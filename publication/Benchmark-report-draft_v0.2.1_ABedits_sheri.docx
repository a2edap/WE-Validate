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val="0"/>
          <w:sz w:val="2"/>
        </w:rPr>
        <w:id w:val="-1587909809"/>
        <w:docPartObj>
          <w:docPartGallery w:val="Cover Pages"/>
          <w:docPartUnique/>
        </w:docPartObj>
      </w:sdtPr>
      <w:sdtEndPr>
        <w:rPr>
          <w:sz w:val="22"/>
        </w:rPr>
      </w:sdtEndPr>
      <w:sdtContent>
        <w:sdt>
          <w:sdtPr>
            <w:rPr>
              <w:noProof w:val="0"/>
              <w:sz w:val="2"/>
            </w:rPr>
            <w:id w:val="-1642033454"/>
            <w:lock w:val="contentLocked"/>
            <w:placeholder>
              <w:docPart w:val="D8B51CB37298844D8A21E46DC63DD030"/>
            </w:placeholder>
            <w:group/>
          </w:sdtPr>
          <w:sdtEndPr/>
          <w:sdtContent>
            <w:p w14:paraId="70BE59C7" w14:textId="77777777" w:rsidR="00750CEA" w:rsidRDefault="00750CEA" w:rsidP="005B4310">
              <w:pPr>
                <w:pStyle w:val="CoverImage"/>
              </w:pPr>
              <w:r>
                <w:rPr>
                  <w:sz w:val="2"/>
                </w:rPr>
                <w:drawing>
                  <wp:anchor distT="0" distB="0" distL="114300" distR="114300" simplePos="0" relativeHeight="251658241" behindDoc="0" locked="0" layoutInCell="1" allowOverlap="1" wp14:anchorId="5DD60229" wp14:editId="761DB762">
                    <wp:simplePos x="0" y="0"/>
                    <wp:positionH relativeFrom="column">
                      <wp:posOffset>-404037</wp:posOffset>
                    </wp:positionH>
                    <wp:positionV relativeFrom="paragraph">
                      <wp:posOffset>-202019</wp:posOffset>
                    </wp:positionV>
                    <wp:extent cx="1358264" cy="1325136"/>
                    <wp:effectExtent l="0" t="0" r="0" b="8890"/>
                    <wp:wrapNone/>
                    <wp:docPr id="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bwMode="auto">
                            <a:xfrm>
                              <a:off x="0" y="0"/>
                              <a:ext cx="1358264" cy="1325136"/>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
                </w:rPr>
                <mc:AlternateContent>
                  <mc:Choice Requires="wps">
                    <w:drawing>
                      <wp:anchor distT="0" distB="0" distL="114300" distR="114300" simplePos="0" relativeHeight="251658240" behindDoc="0" locked="0" layoutInCell="1" allowOverlap="1" wp14:anchorId="6D11184B" wp14:editId="43DDF274">
                        <wp:simplePos x="0" y="0"/>
                        <wp:positionH relativeFrom="column">
                          <wp:posOffset>-914400</wp:posOffset>
                        </wp:positionH>
                        <wp:positionV relativeFrom="paragraph">
                          <wp:posOffset>-457200</wp:posOffset>
                        </wp:positionV>
                        <wp:extent cx="9966960" cy="2286000"/>
                        <wp:effectExtent l="0" t="0" r="0" b="0"/>
                        <wp:wrapNone/>
                        <wp:docPr id="2" name="Right Triangle 2"/>
                        <wp:cNvGraphicFramePr/>
                        <a:graphic xmlns:a="http://schemas.openxmlformats.org/drawingml/2006/main">
                          <a:graphicData uri="http://schemas.microsoft.com/office/word/2010/wordprocessingShape">
                            <wps:wsp>
                              <wps:cNvSpPr/>
                              <wps:spPr>
                                <a:xfrm flipV="1">
                                  <a:off x="0" y="0"/>
                                  <a:ext cx="9966960" cy="2286000"/>
                                </a:xfrm>
                                <a:prstGeom prst="rtTriangle">
                                  <a:avLst/>
                                </a:prstGeom>
                                <a:solidFill>
                                  <a:srgbClr val="E8E8E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svg="http://schemas.microsoft.com/office/drawing/2016/SVG/main" xmlns:a14="http://schemas.microsoft.com/office/drawing/2010/main" xmlns:arto="http://schemas.microsoft.com/office/word/2006/arto">
                    <w:pict w14:anchorId="73F9CD08">
                      <v:shapetype id="_x0000_t6" coordsize="21600,21600" o:spt="6" path="m,l,21600r21600,xe" w14:anchorId="2B704AC1">
                        <v:stroke joinstyle="miter"/>
                        <v:path textboxrect="1800,12600,12600,19800" gradientshapeok="t" o:connecttype="custom" o:connectlocs="0,0;0,10800;0,21600;10800,21600;21600,21600;10800,10800"/>
                      </v:shapetype>
                      <v:shape id="Right Triangle 2" style="position:absolute;margin-left:-1in;margin-top:-36pt;width:784.8pt;height:180pt;flip:y;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8e8e8" stroked="f"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"/>
                    </w:pict>
                  </mc:Fallback>
                </mc:AlternateContent>
              </w:r>
            </w:p>
          </w:sdtContent>
        </w:sdt>
        <w:p w14:paraId="5187125D" w14:textId="77777777" w:rsidR="00750CEA" w:rsidRPr="00E65B38" w:rsidRDefault="00750CEA" w:rsidP="005B4310">
          <w:pPr>
            <w:spacing w:before="3840"/>
            <w:rPr>
              <w:sz w:val="4"/>
            </w:rPr>
          </w:pPr>
        </w:p>
        <w:tbl>
          <w:tblPr>
            <w:tblW w:w="10800" w:type="dxa"/>
            <w:jc w:val="center"/>
            <w:tblBorders>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2700"/>
            <w:gridCol w:w="2340"/>
            <w:gridCol w:w="5760"/>
          </w:tblGrid>
          <w:tr w:rsidR="00750CEA" w14:paraId="528F49CA" w14:textId="77777777" w:rsidTr="00242D07">
            <w:trPr>
              <w:trHeight w:val="17"/>
              <w:jc w:val="center"/>
            </w:trPr>
            <w:tc>
              <w:tcPr>
                <w:tcW w:w="2700" w:type="dxa"/>
                <w:tcBorders>
                  <w:top w:val="nil"/>
                  <w:bottom w:val="single" w:sz="4" w:space="0" w:color="auto"/>
                  <w:right w:val="single" w:sz="4" w:space="0" w:color="auto"/>
                </w:tcBorders>
              </w:tcPr>
              <w:p w14:paraId="45D8695A" w14:textId="77777777" w:rsidR="00750CEA" w:rsidRDefault="00CE2030" w:rsidP="0091430F">
                <w:pPr>
                  <w:pStyle w:val="PNNLCoverNumber"/>
                  <w:rPr>
                    <w:rFonts w:eastAsiaTheme="minorEastAsia" w:cstheme="minorBidi"/>
                  </w:rPr>
                </w:pPr>
                <w:sdt>
                  <w:sdtPr>
                    <w:alias w:val="PNNL_Number"/>
                    <w:tag w:val="PNNL_Number"/>
                    <w:id w:val="1508168343"/>
                    <w:dataBinding w:prefixMappings="xmlns:ns0='PNNL_Template' " w:xpath="/ns0:projectDoc[1]/ns0:PNNL_Template[1]/ns0:PNNL_Content_Controls[1]/ns0:PNNL_Number[1]" w:storeItemID="{02D18313-9A4D-4C49-BBB5-7012767DE606}"/>
                    <w:text/>
                  </w:sdtPr>
                  <w:sdtEndPr/>
                  <w:sdtContent>
                    <w:r w:rsidR="00750CEA" w:rsidRPr="001F1D25">
                      <w:t>PNNL-XXXXX</w:t>
                    </w:r>
                  </w:sdtContent>
                </w:sdt>
              </w:p>
            </w:tc>
            <w:tc>
              <w:tcPr>
                <w:tcW w:w="8100" w:type="dxa"/>
                <w:gridSpan w:val="2"/>
                <w:tcBorders>
                  <w:top w:val="nil"/>
                  <w:left w:val="single" w:sz="4" w:space="0" w:color="auto"/>
                  <w:bottom w:val="single" w:sz="4" w:space="0" w:color="auto"/>
                </w:tcBorders>
              </w:tcPr>
              <w:p w14:paraId="1A4E8D4C" w14:textId="77777777" w:rsidR="00750CEA" w:rsidRDefault="00750CEA" w:rsidP="00C56C82"/>
            </w:tc>
          </w:tr>
          <w:tr w:rsidR="00750CEA" w14:paraId="48E94B3E" w14:textId="77777777" w:rsidTr="00242D07">
            <w:trPr>
              <w:trHeight w:hRule="exact" w:val="8136"/>
              <w:jc w:val="center"/>
            </w:trPr>
            <w:tc>
              <w:tcPr>
                <w:tcW w:w="2700" w:type="dxa"/>
                <w:tcBorders>
                  <w:top w:val="single" w:sz="4" w:space="0" w:color="auto"/>
                  <w:bottom w:val="nil"/>
                  <w:right w:val="single" w:sz="4" w:space="0" w:color="auto"/>
                </w:tcBorders>
              </w:tcPr>
              <w:p w14:paraId="5E0EB887" w14:textId="77777777" w:rsidR="00750CEA" w:rsidRDefault="00750CEA" w:rsidP="00C56C82"/>
            </w:tc>
            <w:tc>
              <w:tcPr>
                <w:tcW w:w="8100" w:type="dxa"/>
                <w:gridSpan w:val="2"/>
                <w:tcBorders>
                  <w:top w:val="single" w:sz="4" w:space="0" w:color="auto"/>
                  <w:left w:val="single" w:sz="4" w:space="0" w:color="auto"/>
                  <w:bottom w:val="nil"/>
                </w:tcBorders>
                <w:tcMar>
                  <w:top w:w="576" w:type="dxa"/>
                  <w:left w:w="576" w:type="dxa"/>
                  <w:bottom w:w="576" w:type="dxa"/>
                  <w:right w:w="576" w:type="dxa"/>
                </w:tcMar>
              </w:tcPr>
              <w:p w14:paraId="75C9ED54" w14:textId="77777777" w:rsidR="00750CEA" w:rsidRPr="00BD7716" w:rsidRDefault="00750CEA" w:rsidP="00C56C82">
                <w:pPr>
                  <w:pStyle w:val="CoverImage"/>
                  <w:rPr>
                    <w:sz w:val="2"/>
                  </w:rPr>
                </w:pPr>
              </w:p>
              <w:p w14:paraId="5EA2AAFF" w14:textId="5B0D28C7" w:rsidR="00750CEA" w:rsidRPr="00AC5025" w:rsidRDefault="00CE2030" w:rsidP="00040136">
                <w:pPr>
                  <w:pStyle w:val="PNNLCoverTitle"/>
                  <w:rPr>
                    <w:sz w:val="52"/>
                    <w:szCs w:val="52"/>
                  </w:rPr>
                </w:pPr>
                <w:sdt>
                  <w:sdtPr>
                    <w:rPr>
                      <w:sz w:val="52"/>
                      <w:szCs w:val="52"/>
                    </w:rPr>
                    <w:alias w:val="PNNL_Title"/>
                    <w:tag w:val="PNNL_Title"/>
                    <w:id w:val="1555582524"/>
                    <w:placeholder>
                      <w:docPart w:val="5A00132906ACA041AE2D4512A51A2810"/>
                    </w:placeholder>
                    <w:dataBinding w:prefixMappings="xmlns:ns0='PNNL_Template' " w:xpath="/ns0:projectDoc[1]/ns0:PNNL_Template[1]/ns0:PNNL_Content_Controls[1]/ns0:PNNL_Title[1]" w:storeItemID="{02D18313-9A4D-4C49-BBB5-7012767DE606}"/>
                    <w:text/>
                  </w:sdtPr>
                  <w:sdtEndPr/>
                  <w:sdtContent>
                    <w:del w:id="0" w:author="Brice, Amy" w:date="2022-01-25T12:44:00Z">
                      <w:r w:rsidR="00195FEB" w:rsidRPr="00AC5025" w:rsidDel="00195FEB">
                        <w:rPr>
                          <w:sz w:val="52"/>
                          <w:szCs w:val="52"/>
                        </w:rPr>
                        <w:delText>Evaluating wind speed and power forecasts for wind</w:delText>
                      </w:r>
                      <w:r w:rsidR="00195FEB" w:rsidDel="00195FEB">
                        <w:rPr>
                          <w:sz w:val="52"/>
                          <w:szCs w:val="52"/>
                        </w:rPr>
                        <w:delText>-</w:delText>
                      </w:r>
                      <w:r w:rsidR="00195FEB" w:rsidRPr="00AC5025" w:rsidDel="00195FEB">
                        <w:rPr>
                          <w:sz w:val="52"/>
                          <w:szCs w:val="52"/>
                        </w:rPr>
                        <w:delText>energy applications using an open-source</w:delText>
                      </w:r>
                      <w:r w:rsidR="00195FEB" w:rsidDel="00195FEB">
                        <w:rPr>
                          <w:sz w:val="52"/>
                          <w:szCs w:val="52"/>
                        </w:rPr>
                        <w:delText xml:space="preserve"> and</w:delText>
                      </w:r>
                      <w:r w:rsidR="00195FEB" w:rsidRPr="00AC5025" w:rsidDel="00195FEB">
                        <w:rPr>
                          <w:sz w:val="52"/>
                          <w:szCs w:val="52"/>
                        </w:rPr>
                        <w:delText xml:space="preserve"> systematic validation framework</w:delText>
                      </w:r>
                    </w:del>
                    <w:ins w:id="1" w:author="Brice, Amy" w:date="2022-01-25T12:44:00Z">
                      <w:r w:rsidR="00195FEB" w:rsidRPr="00AC5025">
                        <w:rPr>
                          <w:sz w:val="52"/>
                          <w:szCs w:val="52"/>
                        </w:rPr>
                        <w:t>Evaluating wind speed and power forecasts for wind</w:t>
                      </w:r>
                      <w:r w:rsidR="00195FEB">
                        <w:rPr>
                          <w:sz w:val="52"/>
                          <w:szCs w:val="52"/>
                        </w:rPr>
                        <w:t xml:space="preserve"> </w:t>
                      </w:r>
                      <w:r w:rsidR="00195FEB" w:rsidRPr="00AC5025">
                        <w:rPr>
                          <w:sz w:val="52"/>
                          <w:szCs w:val="52"/>
                        </w:rPr>
                        <w:t>energy applications using an open-source</w:t>
                      </w:r>
                      <w:r w:rsidR="00195FEB">
                        <w:rPr>
                          <w:sz w:val="52"/>
                          <w:szCs w:val="52"/>
                        </w:rPr>
                        <w:t xml:space="preserve"> and</w:t>
                      </w:r>
                      <w:r w:rsidR="00195FEB" w:rsidRPr="00AC5025">
                        <w:rPr>
                          <w:sz w:val="52"/>
                          <w:szCs w:val="52"/>
                        </w:rPr>
                        <w:t xml:space="preserve"> systematic validation framework</w:t>
                      </w:r>
                    </w:ins>
                  </w:sdtContent>
                </w:sdt>
              </w:p>
              <w:p w14:paraId="2186DFAA" w14:textId="15722E66" w:rsidR="00750CEA" w:rsidRPr="001F1D25" w:rsidRDefault="00750CEA" w:rsidP="0091430F">
                <w:pPr>
                  <w:pStyle w:val="PNNLCoverSubtitle"/>
                </w:pPr>
              </w:p>
              <w:p w14:paraId="6D82AD6B" w14:textId="723C6197" w:rsidR="00750CEA" w:rsidRPr="00622760" w:rsidRDefault="00CE2030" w:rsidP="00622760">
                <w:pPr>
                  <w:pStyle w:val="PNNLCoverDate"/>
                </w:pPr>
                <w:sdt>
                  <w:sdtPr>
                    <w:alias w:val="PNNL_Publish Date"/>
                    <w:tag w:val="PNNL_Publish Date"/>
                    <w:id w:val="292489357"/>
                    <w:placeholder>
                      <w:docPart w:val="97B4DD12669ED84EB9C0ACBFA4D91FB8"/>
                    </w:placeholder>
                    <w:dataBinding w:prefixMappings="xmlns:ns0='PNNL_Template' " w:xpath="/ns0:projectDoc[1]/ns0:PNNL_Template[1]/ns0:PNNL_Content_Controls[1]/ns0:PNNL_Date[1]" w:storeItemID="{02D18313-9A4D-4C49-BBB5-7012767DE606}"/>
                    <w:date w:fullDate="2022-01-01T00:00:00Z">
                      <w:dateFormat w:val="MMMM yyyy"/>
                      <w:lid w:val="en-US"/>
                      <w:storeMappedDataAs w:val="dateTime"/>
                      <w:calendar w:val="gregorian"/>
                    </w:date>
                  </w:sdtPr>
                  <w:sdtEndPr/>
                  <w:sdtContent>
                    <w:r w:rsidR="00713211">
                      <w:t>January</w:t>
                    </w:r>
                    <w:r w:rsidR="006961E0">
                      <w:t xml:space="preserve"> 202</w:t>
                    </w:r>
                    <w:r w:rsidR="00713211">
                      <w:t>2</w:t>
                    </w:r>
                  </w:sdtContent>
                </w:sdt>
              </w:p>
              <w:p w14:paraId="1FFCBAC4" w14:textId="079BDE3D" w:rsidR="00622760" w:rsidRDefault="00622760" w:rsidP="0091430F">
                <w:pPr>
                  <w:pStyle w:val="PNNLCoverAuthors"/>
                </w:pPr>
                <w:r>
                  <w:t>Joseph C Y Lee</w:t>
                </w:r>
                <w:r w:rsidRPr="00622760">
                  <w:rPr>
                    <w:vertAlign w:val="superscript"/>
                  </w:rPr>
                  <w:t>1</w:t>
                </w:r>
              </w:p>
              <w:p w14:paraId="57BF0947" w14:textId="77777777" w:rsidR="00AC5025" w:rsidRDefault="00AC5025" w:rsidP="00AC5025">
                <w:pPr>
                  <w:pStyle w:val="PNNLCoverAuthors"/>
                </w:pPr>
                <w:r>
                  <w:t>Caroline Draxl</w:t>
                </w:r>
                <w:r w:rsidRPr="00622760">
                  <w:rPr>
                    <w:vertAlign w:val="superscript"/>
                  </w:rPr>
                  <w:t>2</w:t>
                </w:r>
              </w:p>
              <w:p w14:paraId="2F5A5F69" w14:textId="0F651271" w:rsidR="00622760" w:rsidRDefault="00622760" w:rsidP="0091430F">
                <w:pPr>
                  <w:pStyle w:val="PNNLCoverAuthors"/>
                </w:pPr>
                <w:r>
                  <w:t>Larry K Berg</w:t>
                </w:r>
                <w:r w:rsidRPr="00622760">
                  <w:rPr>
                    <w:vertAlign w:val="superscript"/>
                  </w:rPr>
                  <w:t>1</w:t>
                </w:r>
              </w:p>
              <w:p w14:paraId="086EC3E1" w14:textId="1C0EEC90" w:rsidR="00622760" w:rsidRDefault="00622760" w:rsidP="0091430F">
                <w:pPr>
                  <w:pStyle w:val="PNNLCoverAuthors"/>
                </w:pPr>
                <w:r>
                  <w:t>Will</w:t>
                </w:r>
                <w:r w:rsidR="00C16DDE">
                  <w:t>iam</w:t>
                </w:r>
                <w:r>
                  <w:t xml:space="preserve"> </w:t>
                </w:r>
                <w:r w:rsidR="00797221">
                  <w:t xml:space="preserve">J </w:t>
                </w:r>
                <w:r>
                  <w:t>Shaw</w:t>
                </w:r>
                <w:r w:rsidRPr="00622760">
                  <w:rPr>
                    <w:vertAlign w:val="superscript"/>
                  </w:rPr>
                  <w:t>1</w:t>
                </w:r>
              </w:p>
              <w:p w14:paraId="1C3AD6D9" w14:textId="5F315D48" w:rsidR="00750CEA" w:rsidRPr="007B6517" w:rsidRDefault="00750CEA" w:rsidP="00C56C82">
                <w:pPr>
                  <w:rPr>
                    <w:rFonts w:cstheme="minorHAnsi"/>
                  </w:rPr>
                </w:pPr>
              </w:p>
              <w:p w14:paraId="66AACB20" w14:textId="77777777" w:rsidR="007B6517" w:rsidRPr="007B6517" w:rsidRDefault="007B6517" w:rsidP="00C56C82">
                <w:pPr>
                  <w:rPr>
                    <w:rFonts w:cstheme="minorHAnsi"/>
                    <w:sz w:val="18"/>
                    <w:szCs w:val="18"/>
                  </w:rPr>
                </w:pPr>
                <w:r w:rsidRPr="007B6517">
                  <w:rPr>
                    <w:rFonts w:cstheme="minorHAnsi"/>
                    <w:sz w:val="18"/>
                    <w:szCs w:val="18"/>
                  </w:rPr>
                  <w:t>1 Pacific Northwest National Laboratory</w:t>
                </w:r>
              </w:p>
              <w:p w14:paraId="4943CBAB" w14:textId="66643D26" w:rsidR="007B6517" w:rsidRDefault="007B6517" w:rsidP="00C56C82">
                <w:r w:rsidRPr="007B6517">
                  <w:rPr>
                    <w:rFonts w:cstheme="minorHAnsi"/>
                    <w:sz w:val="18"/>
                    <w:szCs w:val="18"/>
                  </w:rPr>
                  <w:t>2 National Renewable Energy Laboratory</w:t>
                </w:r>
              </w:p>
            </w:tc>
          </w:tr>
          <w:tr w:rsidR="00750CEA" w14:paraId="77B40F91" w14:textId="77777777" w:rsidTr="00471ED6">
            <w:trPr>
              <w:trHeight w:val="50"/>
              <w:jc w:val="center"/>
            </w:trPr>
            <w:tc>
              <w:tcPr>
                <w:tcW w:w="2700" w:type="dxa"/>
                <w:vMerge w:val="restart"/>
                <w:tcBorders>
                  <w:top w:val="nil"/>
                  <w:bottom w:val="nil"/>
                  <w:right w:val="single" w:sz="4" w:space="0" w:color="auto"/>
                </w:tcBorders>
                <w:vAlign w:val="bottom"/>
              </w:tcPr>
              <w:p w14:paraId="38F8677C" w14:textId="77777777" w:rsidR="00750CEA" w:rsidRDefault="00750CEA" w:rsidP="00C56C82"/>
            </w:tc>
            <w:tc>
              <w:tcPr>
                <w:tcW w:w="2340" w:type="dxa"/>
                <w:vMerge w:val="restart"/>
                <w:tcBorders>
                  <w:top w:val="nil"/>
                  <w:left w:val="single" w:sz="4" w:space="0" w:color="auto"/>
                  <w:bottom w:val="nil"/>
                  <w:right w:val="nil"/>
                </w:tcBorders>
                <w:tcMar>
                  <w:left w:w="576" w:type="dxa"/>
                </w:tcMar>
                <w:vAlign w:val="bottom"/>
              </w:tcPr>
              <w:p w14:paraId="0B71550A" w14:textId="77777777" w:rsidR="007B6517" w:rsidRDefault="007B6517" w:rsidP="00C56C82">
                <w:pPr>
                  <w:pStyle w:val="CoverImage"/>
                  <w:ind w:left="0" w:right="0"/>
                  <w:jc w:val="center"/>
                  <w:rPr>
                    <w:sz w:val="2"/>
                  </w:rPr>
                </w:pPr>
              </w:p>
              <w:p w14:paraId="2CA6D158" w14:textId="55507A51" w:rsidR="00750CEA" w:rsidRPr="00BD7716" w:rsidRDefault="00750CEA" w:rsidP="00C56C82">
                <w:pPr>
                  <w:pStyle w:val="CoverImage"/>
                  <w:ind w:left="0" w:right="0"/>
                  <w:jc w:val="center"/>
                  <w:rPr>
                    <w:sz w:val="2"/>
                  </w:rPr>
                </w:pPr>
                <w:r w:rsidRPr="001F1D25">
                  <w:rPr>
                    <w:b/>
                  </w:rPr>
                  <w:drawing>
                    <wp:inline distT="0" distB="0" distL="0" distR="0" wp14:anchorId="34AB13B3" wp14:editId="221F7F6A">
                      <wp:extent cx="1022350" cy="29171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E Logo.png"/>
                              <pic:cNvPicPr/>
                            </pic:nvPicPr>
                            <pic:blipFill rotWithShape="1">
                              <a:blip r:embed="rId16"/>
                              <a:srcRect b="8832"/>
                              <a:stretch/>
                            </pic:blipFill>
                            <pic:spPr bwMode="auto">
                              <a:xfrm>
                                <a:off x="0" y="0"/>
                                <a:ext cx="1022565" cy="291772"/>
                              </a:xfrm>
                              <a:prstGeom prst="rect">
                                <a:avLst/>
                              </a:prstGeom>
                              <a:ln>
                                <a:noFill/>
                              </a:ln>
                              <a:extLst>
                                <a:ext uri="{53640926-AAD7-44D8-BBD7-CCE9431645EC}">
                                  <a14:shadowObscured xmlns:a14="http://schemas.microsoft.com/office/drawing/2010/main"/>
                                </a:ext>
                              </a:extLst>
                            </pic:spPr>
                          </pic:pic>
                        </a:graphicData>
                      </a:graphic>
                    </wp:inline>
                  </w:drawing>
                </w:r>
              </w:p>
            </w:tc>
            <w:tc>
              <w:tcPr>
                <w:tcW w:w="5760" w:type="dxa"/>
                <w:tcBorders>
                  <w:top w:val="nil"/>
                  <w:left w:val="nil"/>
                  <w:bottom w:val="nil"/>
                </w:tcBorders>
              </w:tcPr>
              <w:p w14:paraId="16B9F9E2" w14:textId="77777777" w:rsidR="00750CEA" w:rsidRPr="00BD7716" w:rsidRDefault="00750CEA" w:rsidP="00C56C82">
                <w:pPr>
                  <w:pStyle w:val="CoverImage"/>
                  <w:rPr>
                    <w:sz w:val="2"/>
                  </w:rPr>
                </w:pPr>
              </w:p>
            </w:tc>
          </w:tr>
          <w:tr w:rsidR="00750CEA" w14:paraId="3D650196" w14:textId="77777777" w:rsidTr="00471ED6">
            <w:trPr>
              <w:trHeight w:val="220"/>
              <w:jc w:val="center"/>
            </w:trPr>
            <w:tc>
              <w:tcPr>
                <w:tcW w:w="2700" w:type="dxa"/>
                <w:vMerge/>
                <w:tcBorders>
                  <w:top w:val="single" w:sz="4" w:space="0" w:color="auto"/>
                  <w:bottom w:val="nil"/>
                  <w:right w:val="single" w:sz="4" w:space="0" w:color="auto"/>
                </w:tcBorders>
              </w:tcPr>
              <w:p w14:paraId="51C61DEB" w14:textId="77777777" w:rsidR="00750CEA" w:rsidRDefault="00750CEA" w:rsidP="00C56C82"/>
            </w:tc>
            <w:tc>
              <w:tcPr>
                <w:tcW w:w="2340" w:type="dxa"/>
                <w:vMerge/>
                <w:tcBorders>
                  <w:top w:val="single" w:sz="4" w:space="0" w:color="auto"/>
                  <w:left w:val="single" w:sz="4" w:space="0" w:color="auto"/>
                  <w:bottom w:val="nil"/>
                  <w:right w:val="single" w:sz="4" w:space="0" w:color="auto"/>
                </w:tcBorders>
                <w:vAlign w:val="bottom"/>
              </w:tcPr>
              <w:p w14:paraId="38769E1B" w14:textId="77777777" w:rsidR="00750CEA" w:rsidRPr="00E65B38" w:rsidRDefault="00750CEA" w:rsidP="00C56C82">
                <w:pPr>
                  <w:pStyle w:val="CoverImage"/>
                  <w:ind w:left="0" w:right="0"/>
                  <w:rPr>
                    <w:sz w:val="14"/>
                    <w:szCs w:val="14"/>
                  </w:rPr>
                </w:pPr>
              </w:p>
            </w:tc>
            <w:tc>
              <w:tcPr>
                <w:tcW w:w="5760" w:type="dxa"/>
                <w:tcBorders>
                  <w:top w:val="nil"/>
                  <w:left w:val="single" w:sz="4" w:space="0" w:color="auto"/>
                  <w:bottom w:val="nil"/>
                </w:tcBorders>
                <w:vAlign w:val="bottom"/>
              </w:tcPr>
              <w:p w14:paraId="399C5491" w14:textId="77777777" w:rsidR="00750CEA" w:rsidRPr="0091430F" w:rsidRDefault="00750CEA" w:rsidP="0091430F">
                <w:pPr>
                  <w:pStyle w:val="PNNLCoverContract"/>
                </w:pPr>
                <w:r w:rsidRPr="0091430F">
                  <w:t xml:space="preserve">Prepared for the U.S. Department of Energy </w:t>
                </w:r>
                <w:r w:rsidRPr="0091430F">
                  <w:br/>
                  <w:t>under Contract DE-AC05-76RL01830</w:t>
                </w:r>
              </w:p>
            </w:tc>
          </w:tr>
        </w:tbl>
        <w:p w14:paraId="66FAB932" w14:textId="77777777" w:rsidR="00750CEA" w:rsidRDefault="00750CEA">
          <w:r>
            <w:br w:type="page"/>
          </w:r>
        </w:p>
      </w:sdtContent>
    </w:sdt>
    <w:sdt>
      <w:sdtPr>
        <w:rPr>
          <w:rFonts w:asciiTheme="minorHAnsi" w:hAnsiTheme="minorHAnsi"/>
          <w:b/>
          <w:bCs/>
          <w:color w:val="auto"/>
          <w:sz w:val="16"/>
          <w:szCs w:val="16"/>
        </w:rPr>
        <w:alias w:val="Disclaimer"/>
        <w:tag w:val="Disclaimer"/>
        <w:id w:val="-1669090927"/>
        <w:docPartList>
          <w:docPartGallery w:val="Custom 2"/>
          <w:docPartCategory w:val="PNNL_Disclaimer"/>
        </w:docPartList>
      </w:sdtPr>
      <w:sdtEndPr/>
      <w:sdtContent>
        <w:p w14:paraId="3B9FADF9" w14:textId="77777777" w:rsidR="009D1747" w:rsidRDefault="009D1747" w:rsidP="006022C1">
          <w:pPr>
            <w:pStyle w:val="disclaimer"/>
            <w:spacing w:before="2400"/>
            <w:jc w:val="center"/>
            <w:rPr>
              <w:b/>
              <w:bCs/>
              <w:sz w:val="16"/>
              <w:szCs w:val="16"/>
            </w:rPr>
          </w:pPr>
        </w:p>
        <w:sdt>
          <w:sdtPr>
            <w:rPr>
              <w:rFonts w:asciiTheme="minorHAnsi" w:eastAsiaTheme="minorEastAsia" w:hAnsiTheme="minorHAnsi" w:cstheme="minorBidi"/>
              <w:b/>
              <w:color w:val="auto"/>
              <w:sz w:val="22"/>
              <w:szCs w:val="22"/>
            </w:rPr>
            <w:id w:val="2140141419"/>
            <w:lock w:val="contentLocked"/>
            <w:placeholder>
              <w:docPart w:val="56E8659D5828144A9F2A286D65B37A58"/>
            </w:placeholder>
            <w:group/>
          </w:sdtPr>
          <w:sdtEndPr>
            <w:rPr>
              <w:rFonts w:eastAsia="Times New Roman" w:cs="Times New Roman"/>
              <w:b w:val="0"/>
              <w:szCs w:val="24"/>
            </w:rPr>
          </w:sdtEndPr>
          <w:sdtContent>
            <w:p w14:paraId="77E1F821" w14:textId="77777777" w:rsidR="009D1747" w:rsidRPr="006022C1" w:rsidRDefault="009D1747" w:rsidP="006022C1">
              <w:pPr>
                <w:pStyle w:val="disclaimer"/>
                <w:spacing w:before="2400"/>
                <w:jc w:val="center"/>
                <w:rPr>
                  <w:b/>
                </w:rPr>
              </w:pPr>
              <w:r w:rsidRPr="006022C1">
                <w:rPr>
                  <w:b/>
                </w:rPr>
                <w:t>DISCLAIMER</w:t>
              </w:r>
            </w:p>
            <w:p w14:paraId="32F8FF8D" w14:textId="77777777" w:rsidR="009D1747" w:rsidRDefault="009D1747" w:rsidP="006022C1">
              <w:pPr>
                <w:pStyle w:val="disclaimer"/>
              </w:pPr>
              <w:r>
                <w:t xml:space="preserve">This report was prepared as an account of work sponsored by an agency of the United States Government. Neither the United States Government nor any agency thereof, nor Battelle Memorial Institute, nor any of their employees, makes </w:t>
              </w:r>
              <w:r>
                <w:rPr>
                  <w:b/>
                  <w:bCs/>
                </w:rPr>
                <w:t>any warranty, express or implied, or assumes any legal liability or responsibility for the accuracy, completeness, or usefulness of any information, apparatus, product, or process disclosed, or represents that its use would not infringe privately owned rights</w:t>
              </w:r>
              <w:r>
                <w:t>. Reference herein to any specific commercial product, process, or service by trade name, trademark, 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w:t>
              </w:r>
            </w:p>
            <w:p w14:paraId="15709DEA" w14:textId="77777777" w:rsidR="009D1747" w:rsidRPr="006022C1" w:rsidRDefault="009D1747" w:rsidP="006022C1">
              <w:pPr>
                <w:pStyle w:val="disclaimer"/>
                <w:jc w:val="center"/>
                <w:rPr>
                  <w:b/>
                  <w:sz w:val="16"/>
                </w:rPr>
              </w:pPr>
            </w:p>
            <w:p w14:paraId="1C66DDBF" w14:textId="77777777" w:rsidR="009D1747" w:rsidRDefault="009D1747" w:rsidP="006022C1">
              <w:pPr>
                <w:pStyle w:val="disclaimer"/>
                <w:jc w:val="center"/>
              </w:pPr>
              <w:r>
                <w:t>PACIFIC NORTHWEST NATIONAL LABORATORY</w:t>
              </w:r>
            </w:p>
            <w:p w14:paraId="3155A3A8" w14:textId="77777777" w:rsidR="009D1747" w:rsidRPr="006022C1" w:rsidRDefault="009D1747" w:rsidP="006022C1">
              <w:pPr>
                <w:pStyle w:val="disclaimer"/>
                <w:spacing w:before="0"/>
                <w:jc w:val="center"/>
                <w:rPr>
                  <w:i/>
                </w:rPr>
              </w:pPr>
              <w:r w:rsidRPr="006022C1">
                <w:rPr>
                  <w:i/>
                </w:rPr>
                <w:t>operated by</w:t>
              </w:r>
            </w:p>
            <w:p w14:paraId="3D743182" w14:textId="77777777" w:rsidR="009D1747" w:rsidRDefault="009D1747" w:rsidP="006022C1">
              <w:pPr>
                <w:pStyle w:val="disclaimer"/>
                <w:spacing w:before="0"/>
                <w:jc w:val="center"/>
              </w:pPr>
              <w:r>
                <w:t>BATTELLE</w:t>
              </w:r>
            </w:p>
            <w:p w14:paraId="2D9C1B06" w14:textId="77777777" w:rsidR="009D1747" w:rsidRPr="006022C1" w:rsidRDefault="009D1747" w:rsidP="006022C1">
              <w:pPr>
                <w:pStyle w:val="disclaimer"/>
                <w:spacing w:before="0"/>
                <w:jc w:val="center"/>
                <w:rPr>
                  <w:i/>
                </w:rPr>
              </w:pPr>
              <w:r w:rsidRPr="006022C1">
                <w:rPr>
                  <w:i/>
                </w:rPr>
                <w:t>for the</w:t>
              </w:r>
            </w:p>
            <w:p w14:paraId="58C58401" w14:textId="77777777" w:rsidR="009D1747" w:rsidRDefault="009D1747" w:rsidP="006022C1">
              <w:pPr>
                <w:pStyle w:val="disclaimer"/>
                <w:spacing w:before="0"/>
                <w:jc w:val="center"/>
              </w:pPr>
              <w:r>
                <w:t>UNITED STATES DEPARTMENT OF ENERGY</w:t>
              </w:r>
            </w:p>
            <w:p w14:paraId="2C65F780" w14:textId="77777777" w:rsidR="009D1747" w:rsidRPr="006022C1" w:rsidRDefault="009D1747" w:rsidP="006022C1">
              <w:pPr>
                <w:pStyle w:val="disclaimer"/>
                <w:spacing w:before="0"/>
                <w:jc w:val="center"/>
                <w:rPr>
                  <w:i/>
                </w:rPr>
              </w:pPr>
              <w:r w:rsidRPr="006022C1">
                <w:rPr>
                  <w:i/>
                </w:rPr>
                <w:t>under Contract DE-AC05-76RL01830</w:t>
              </w:r>
            </w:p>
            <w:p w14:paraId="5ED4BADF" w14:textId="77777777" w:rsidR="009D1747" w:rsidRPr="006022C1" w:rsidRDefault="009D1747" w:rsidP="006022C1">
              <w:pPr>
                <w:pStyle w:val="disclaimer"/>
                <w:jc w:val="center"/>
                <w:rPr>
                  <w:b/>
                  <w:sz w:val="16"/>
                </w:rPr>
              </w:pPr>
            </w:p>
            <w:p w14:paraId="2211E0E5" w14:textId="77777777" w:rsidR="009D1747" w:rsidRPr="006022C1" w:rsidRDefault="009D1747" w:rsidP="006022C1">
              <w:pPr>
                <w:pStyle w:val="disclaimer"/>
                <w:jc w:val="center"/>
                <w:rPr>
                  <w:b/>
                  <w:sz w:val="16"/>
                </w:rPr>
              </w:pPr>
              <w:r w:rsidRPr="006022C1">
                <w:rPr>
                  <w:b/>
                  <w:sz w:val="16"/>
                </w:rPr>
                <w:t>Printed in the United States of America</w:t>
              </w:r>
            </w:p>
            <w:p w14:paraId="22ED698A" w14:textId="77777777" w:rsidR="009D1747" w:rsidRPr="006022C1" w:rsidRDefault="009D1747" w:rsidP="006022C1">
              <w:pPr>
                <w:pStyle w:val="disclaimer"/>
                <w:jc w:val="center"/>
                <w:rPr>
                  <w:b/>
                  <w:sz w:val="16"/>
                </w:rPr>
              </w:pPr>
              <w:r w:rsidRPr="006022C1">
                <w:rPr>
                  <w:b/>
                  <w:sz w:val="16"/>
                </w:rPr>
                <w:t>Available to DOE and DOE contractors from the</w:t>
              </w:r>
            </w:p>
            <w:p w14:paraId="08F69D64" w14:textId="77777777" w:rsidR="009D1747" w:rsidRPr="006022C1" w:rsidRDefault="009D1747" w:rsidP="006022C1">
              <w:pPr>
                <w:pStyle w:val="disclaimer"/>
                <w:spacing w:before="0"/>
                <w:jc w:val="center"/>
                <w:rPr>
                  <w:b/>
                  <w:sz w:val="16"/>
                </w:rPr>
              </w:pPr>
              <w:r w:rsidRPr="006022C1">
                <w:rPr>
                  <w:b/>
                  <w:sz w:val="16"/>
                </w:rPr>
                <w:t>Office of Scientific and Technical Information,</w:t>
              </w:r>
            </w:p>
            <w:p w14:paraId="7800B907" w14:textId="77777777" w:rsidR="009D1747" w:rsidRPr="006022C1" w:rsidRDefault="009D1747" w:rsidP="006022C1">
              <w:pPr>
                <w:pStyle w:val="disclaimer"/>
                <w:spacing w:before="0"/>
                <w:jc w:val="center"/>
                <w:rPr>
                  <w:b/>
                  <w:sz w:val="16"/>
                </w:rPr>
              </w:pPr>
              <w:r w:rsidRPr="006022C1">
                <w:rPr>
                  <w:b/>
                  <w:sz w:val="16"/>
                </w:rPr>
                <w:t>P.O. Box 62, Oak Ridge, TN 37831-0062;</w:t>
              </w:r>
            </w:p>
            <w:p w14:paraId="4EC7281F" w14:textId="77777777" w:rsidR="009D1747" w:rsidRPr="006022C1" w:rsidRDefault="009D1747" w:rsidP="006022C1">
              <w:pPr>
                <w:pStyle w:val="disclaimer"/>
                <w:spacing w:before="0"/>
                <w:jc w:val="center"/>
                <w:rPr>
                  <w:b/>
                  <w:sz w:val="16"/>
                </w:rPr>
              </w:pPr>
              <w:r w:rsidRPr="006022C1">
                <w:rPr>
                  <w:b/>
                  <w:sz w:val="16"/>
                </w:rPr>
                <w:t>ph: (865) 576-8401</w:t>
              </w:r>
            </w:p>
            <w:p w14:paraId="495AFA5D" w14:textId="77777777" w:rsidR="009D1747" w:rsidRPr="006022C1" w:rsidRDefault="009D1747" w:rsidP="006022C1">
              <w:pPr>
                <w:pStyle w:val="disclaimer"/>
                <w:spacing w:before="0"/>
                <w:jc w:val="center"/>
                <w:rPr>
                  <w:b/>
                  <w:color w:val="auto"/>
                  <w:sz w:val="16"/>
                </w:rPr>
              </w:pPr>
              <w:r w:rsidRPr="006022C1">
                <w:rPr>
                  <w:b/>
                  <w:color w:val="auto"/>
                  <w:sz w:val="16"/>
                </w:rPr>
                <w:t>fax: (865) 576-5728</w:t>
              </w:r>
            </w:p>
            <w:p w14:paraId="4243981A" w14:textId="77777777" w:rsidR="009D1747" w:rsidRPr="006022C1" w:rsidRDefault="009D1747" w:rsidP="006022C1">
              <w:pPr>
                <w:pStyle w:val="disclaimer"/>
                <w:spacing w:before="0"/>
                <w:jc w:val="center"/>
                <w:rPr>
                  <w:b/>
                  <w:color w:val="auto"/>
                  <w:sz w:val="16"/>
                </w:rPr>
              </w:pPr>
              <w:r w:rsidRPr="006022C1">
                <w:rPr>
                  <w:b/>
                  <w:color w:val="auto"/>
                  <w:sz w:val="16"/>
                </w:rPr>
                <w:t xml:space="preserve">email: </w:t>
              </w:r>
              <w:hyperlink r:id="rId17" w:history="1">
                <w:r w:rsidRPr="006022C1">
                  <w:rPr>
                    <w:rStyle w:val="Hyperlink"/>
                    <w:b/>
                    <w:color w:val="auto"/>
                    <w:sz w:val="16"/>
                  </w:rPr>
                  <w:t>reports@adonis.osti.gov</w:t>
                </w:r>
              </w:hyperlink>
              <w:r w:rsidRPr="006022C1">
                <w:rPr>
                  <w:b/>
                  <w:color w:val="auto"/>
                  <w:sz w:val="16"/>
                </w:rPr>
                <w:t xml:space="preserve">  </w:t>
              </w:r>
            </w:p>
            <w:p w14:paraId="362F00E0" w14:textId="77777777" w:rsidR="009D1747" w:rsidRPr="006022C1" w:rsidRDefault="009D1747" w:rsidP="006022C1">
              <w:pPr>
                <w:pStyle w:val="disclaimer"/>
                <w:jc w:val="center"/>
                <w:rPr>
                  <w:b/>
                  <w:color w:val="auto"/>
                  <w:sz w:val="16"/>
                </w:rPr>
              </w:pPr>
              <w:r w:rsidRPr="006022C1">
                <w:rPr>
                  <w:b/>
                  <w:color w:val="auto"/>
                  <w:sz w:val="16"/>
                </w:rPr>
                <w:t>Available to the public from the National Technical Information Service</w:t>
              </w:r>
            </w:p>
            <w:p w14:paraId="44416CA3" w14:textId="77777777" w:rsidR="009D1747" w:rsidRPr="006022C1" w:rsidRDefault="009D1747" w:rsidP="006022C1">
              <w:pPr>
                <w:pStyle w:val="disclaimer"/>
                <w:spacing w:before="0"/>
                <w:jc w:val="center"/>
                <w:rPr>
                  <w:b/>
                  <w:color w:val="auto"/>
                  <w:sz w:val="16"/>
                </w:rPr>
              </w:pPr>
              <w:r w:rsidRPr="006022C1">
                <w:rPr>
                  <w:b/>
                  <w:color w:val="auto"/>
                  <w:sz w:val="16"/>
                </w:rPr>
                <w:t>5301 Shawnee Rd., Alexandria, VA 22312</w:t>
              </w:r>
            </w:p>
            <w:p w14:paraId="1CF18C33" w14:textId="77777777" w:rsidR="009D1747" w:rsidRPr="006022C1" w:rsidRDefault="009D1747" w:rsidP="006022C1">
              <w:pPr>
                <w:pStyle w:val="disclaimer"/>
                <w:spacing w:before="0"/>
                <w:jc w:val="center"/>
                <w:rPr>
                  <w:b/>
                  <w:color w:val="auto"/>
                  <w:sz w:val="16"/>
                </w:rPr>
              </w:pPr>
              <w:r w:rsidRPr="006022C1">
                <w:rPr>
                  <w:b/>
                  <w:color w:val="auto"/>
                  <w:sz w:val="16"/>
                </w:rPr>
                <w:t>ph: (800) 553-NTIS (6847)</w:t>
              </w:r>
            </w:p>
            <w:p w14:paraId="799C31FA" w14:textId="77777777" w:rsidR="009D1747" w:rsidRPr="006022C1" w:rsidRDefault="009D1747" w:rsidP="006022C1">
              <w:pPr>
                <w:pStyle w:val="disclaimer"/>
                <w:spacing w:before="0"/>
                <w:jc w:val="center"/>
                <w:rPr>
                  <w:b/>
                  <w:color w:val="auto"/>
                  <w:sz w:val="16"/>
                </w:rPr>
              </w:pPr>
              <w:r w:rsidRPr="006022C1">
                <w:rPr>
                  <w:b/>
                  <w:color w:val="auto"/>
                  <w:sz w:val="16"/>
                </w:rPr>
                <w:t>email: orders@ntis.gov &lt;</w:t>
              </w:r>
              <w:hyperlink r:id="rId18" w:history="1">
                <w:r w:rsidRPr="006022C1">
                  <w:rPr>
                    <w:rStyle w:val="Hyperlink"/>
                    <w:b/>
                    <w:color w:val="auto"/>
                    <w:sz w:val="16"/>
                  </w:rPr>
                  <w:t>https://www.ntis.gov/about</w:t>
                </w:r>
              </w:hyperlink>
              <w:r w:rsidRPr="006022C1">
                <w:rPr>
                  <w:b/>
                  <w:color w:val="auto"/>
                  <w:sz w:val="16"/>
                </w:rPr>
                <w:t>&gt;</w:t>
              </w:r>
            </w:p>
            <w:p w14:paraId="78363F86" w14:textId="77777777" w:rsidR="009D1747" w:rsidRPr="00865BB6" w:rsidRDefault="009D1747" w:rsidP="00865BB6">
              <w:pPr>
                <w:pStyle w:val="disclaimer"/>
                <w:spacing w:before="0"/>
                <w:jc w:val="center"/>
                <w:rPr>
                  <w:b/>
                  <w:color w:val="auto"/>
                  <w:sz w:val="16"/>
                </w:rPr>
              </w:pPr>
              <w:r w:rsidRPr="00865BB6">
                <w:rPr>
                  <w:b/>
                  <w:color w:val="auto"/>
                  <w:sz w:val="16"/>
                </w:rPr>
                <w:t xml:space="preserve">Online ordering: </w:t>
              </w:r>
              <w:hyperlink r:id="rId19" w:history="1">
                <w:r w:rsidRPr="00865BB6">
                  <w:rPr>
                    <w:rStyle w:val="Hyperlink"/>
                    <w:b/>
                    <w:color w:val="auto"/>
                    <w:sz w:val="16"/>
                  </w:rPr>
                  <w:t>http://www.ntis.gov</w:t>
                </w:r>
              </w:hyperlink>
            </w:p>
            <w:p w14:paraId="542FF3AF" w14:textId="77777777" w:rsidR="009D1747" w:rsidRDefault="00CE2030" w:rsidP="00073F64">
              <w:pPr>
                <w:spacing w:before="240"/>
                <w:jc w:val="center"/>
              </w:pPr>
            </w:p>
          </w:sdtContent>
        </w:sdt>
        <w:p w14:paraId="4EA47217" w14:textId="77777777" w:rsidR="009D1747" w:rsidRDefault="009D1747" w:rsidP="00073F64">
          <w:pPr>
            <w:autoSpaceDE w:val="0"/>
            <w:autoSpaceDN w:val="0"/>
            <w:adjustRightInd w:val="0"/>
            <w:spacing w:before="240"/>
            <w:jc w:val="center"/>
            <w:rPr>
              <w:rFonts w:ascii="Times New Roman" w:hAnsi="Times New Roman"/>
              <w:b/>
              <w:bCs/>
              <w:color w:val="000000"/>
              <w:sz w:val="16"/>
              <w:szCs w:val="16"/>
            </w:rPr>
          </w:pPr>
        </w:p>
        <w:p w14:paraId="15B9BD51" w14:textId="77777777" w:rsidR="00073F64" w:rsidRDefault="00CE2030" w:rsidP="00073F64">
          <w:pPr>
            <w:autoSpaceDE w:val="0"/>
            <w:autoSpaceDN w:val="0"/>
            <w:adjustRightInd w:val="0"/>
            <w:spacing w:before="240"/>
            <w:jc w:val="center"/>
            <w:rPr>
              <w:rFonts w:ascii="Times New Roman" w:hAnsi="Times New Roman"/>
              <w:b/>
              <w:bCs/>
              <w:color w:val="000000"/>
              <w:sz w:val="16"/>
              <w:szCs w:val="16"/>
            </w:rPr>
          </w:pPr>
        </w:p>
      </w:sdtContent>
    </w:sdt>
    <w:p w14:paraId="11A0818E" w14:textId="77777777" w:rsidR="001259E8" w:rsidRPr="009D1747" w:rsidRDefault="001259E8" w:rsidP="009D1747"/>
    <w:p w14:paraId="5596CFBE" w14:textId="77777777" w:rsidR="00073F64" w:rsidRPr="009D1747" w:rsidRDefault="00073F64" w:rsidP="009D1747">
      <w:pPr>
        <w:sectPr w:rsidR="00073F64" w:rsidRPr="009D1747" w:rsidSect="00CE0BF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2240" w:h="15840" w:code="1"/>
          <w:pgMar w:top="720" w:right="1440" w:bottom="720" w:left="1440" w:header="360" w:footer="360" w:gutter="0"/>
          <w:pgNumType w:start="0" w:chapStyle="1" w:chapSep="period"/>
          <w:cols w:space="720"/>
          <w:titlePg/>
          <w:docGrid w:linePitch="299"/>
        </w:sectPr>
      </w:pPr>
    </w:p>
    <w:p w14:paraId="15AC9DD8" w14:textId="77777777" w:rsidR="00E12AF4" w:rsidRPr="00A14454" w:rsidRDefault="00E12AF4" w:rsidP="00C4461B">
      <w:pPr>
        <w:pStyle w:val="PNNLTitle-PageText"/>
        <w:rPr>
          <w:rFonts w:cs="Arial"/>
        </w:rPr>
      </w:pPr>
    </w:p>
    <w:p w14:paraId="1A301793" w14:textId="77777777" w:rsidR="00E12AF4" w:rsidRPr="00A14454" w:rsidRDefault="00E12AF4" w:rsidP="00C4461B">
      <w:pPr>
        <w:pStyle w:val="PNNLTitle-PageText"/>
        <w:rPr>
          <w:rFonts w:cs="Arial"/>
        </w:rPr>
      </w:pPr>
    </w:p>
    <w:p w14:paraId="42052D68" w14:textId="77777777" w:rsidR="00E12AF4" w:rsidRPr="00A14454" w:rsidRDefault="00E12AF4" w:rsidP="00C4461B">
      <w:pPr>
        <w:pStyle w:val="PNNLTitle-PageText"/>
        <w:rPr>
          <w:rFonts w:cs="Arial"/>
        </w:rPr>
      </w:pPr>
    </w:p>
    <w:p w14:paraId="5BABC1CD" w14:textId="77777777" w:rsidR="00E12AF4" w:rsidRPr="00A14454" w:rsidRDefault="00E12AF4" w:rsidP="00C4461B">
      <w:pPr>
        <w:pStyle w:val="PNNLTitle-PageText"/>
        <w:rPr>
          <w:rFonts w:cs="Arial"/>
        </w:rPr>
      </w:pPr>
    </w:p>
    <w:p w14:paraId="6736B933" w14:textId="77777777" w:rsidR="00E12AF4" w:rsidRPr="00A14454" w:rsidRDefault="00E12AF4" w:rsidP="00C4461B">
      <w:pPr>
        <w:pStyle w:val="PNNLTitle-PageText"/>
        <w:rPr>
          <w:rFonts w:cs="Arial"/>
        </w:rPr>
      </w:pPr>
    </w:p>
    <w:p w14:paraId="396BD0AA" w14:textId="77777777" w:rsidR="00E12AF4" w:rsidRPr="00A14454" w:rsidRDefault="00E12AF4" w:rsidP="00C4461B">
      <w:pPr>
        <w:pStyle w:val="PNNLTitle-PageText"/>
        <w:rPr>
          <w:rFonts w:cs="Arial"/>
        </w:rPr>
      </w:pPr>
    </w:p>
    <w:p w14:paraId="6171ABB7" w14:textId="77777777" w:rsidR="00E12AF4" w:rsidRPr="00A14454" w:rsidRDefault="00E12AF4" w:rsidP="00C4461B">
      <w:pPr>
        <w:pStyle w:val="PNNLTitle-PageText"/>
        <w:rPr>
          <w:rFonts w:cs="Arial"/>
        </w:rPr>
      </w:pPr>
    </w:p>
    <w:p w14:paraId="60D581B7" w14:textId="77777777" w:rsidR="00E12AF4" w:rsidRPr="00A14454" w:rsidRDefault="00E12AF4" w:rsidP="00C4461B">
      <w:pPr>
        <w:pStyle w:val="PNNLTitle-PageText"/>
        <w:rPr>
          <w:rFonts w:cs="Arial"/>
        </w:rPr>
      </w:pPr>
    </w:p>
    <w:sdt>
      <w:sdtPr>
        <w:alias w:val="PNNL_Title"/>
        <w:tag w:val="PNNL_Title"/>
        <w:id w:val="714007189"/>
        <w:placeholder>
          <w:docPart w:val="42054226DC864945888740CB742AEB51"/>
        </w:placeholder>
        <w:dataBinding w:prefixMappings="xmlns:ns0='PNNL_Template' " w:xpath="/ns0:projectDoc[1]/ns0:PNNL_Template[1]/ns0:PNNL_Content_Controls[1]/ns0:PNNL_Title[1]" w:storeItemID="{02D18313-9A4D-4C49-BBB5-7012767DE606}"/>
        <w:text/>
      </w:sdtPr>
      <w:sdtEndPr/>
      <w:sdtContent>
        <w:p w14:paraId="79DE3B71" w14:textId="4F1C3050" w:rsidR="00211E4C" w:rsidRPr="00604F91" w:rsidRDefault="00CA5989" w:rsidP="00211E4C">
          <w:pPr>
            <w:pStyle w:val="PNNLTitlePageTitle"/>
          </w:pPr>
          <w:del w:id="2" w:author="Brice, Amy" w:date="2022-01-25T12:44:00Z">
            <w:r w:rsidDel="00195FEB">
              <w:delText>Evaluating wind speed and power forecasts for wind-energy applications using an open-source and systematic validation framework</w:delText>
            </w:r>
          </w:del>
          <w:ins w:id="3" w:author="Brice, Amy" w:date="2022-01-25T12:44:00Z">
            <w:r w:rsidR="00195FEB">
              <w:t>Evaluating wind speed and power forecasts for wind energy applications using an open-source and systematic validation framework</w:t>
            </w:r>
          </w:ins>
        </w:p>
      </w:sdtContent>
    </w:sdt>
    <w:p w14:paraId="5D9B68D1" w14:textId="1194C92B" w:rsidR="00211E4C" w:rsidRPr="00604F91" w:rsidRDefault="00211E4C" w:rsidP="00211E4C">
      <w:pPr>
        <w:pStyle w:val="PNNLTitlePageSubtitle"/>
      </w:pPr>
    </w:p>
    <w:p w14:paraId="2E11030D" w14:textId="77777777" w:rsidR="00211E4C" w:rsidRDefault="00211E4C" w:rsidP="00211E4C">
      <w:pPr>
        <w:pStyle w:val="PNNLTitle-PageText"/>
      </w:pPr>
    </w:p>
    <w:p w14:paraId="5DAEDD7E" w14:textId="77777777" w:rsidR="00211E4C" w:rsidRDefault="00211E4C" w:rsidP="00211E4C">
      <w:pPr>
        <w:pStyle w:val="PNNLTitle-PageText"/>
      </w:pPr>
    </w:p>
    <w:p w14:paraId="18740776" w14:textId="77777777" w:rsidR="00211E4C" w:rsidRDefault="00211E4C" w:rsidP="00211E4C">
      <w:pPr>
        <w:pStyle w:val="PNNLTitle-PageText"/>
      </w:pPr>
    </w:p>
    <w:p w14:paraId="364F07CB" w14:textId="77777777" w:rsidR="00211E4C" w:rsidRDefault="00211E4C" w:rsidP="00211E4C">
      <w:pPr>
        <w:pStyle w:val="PNNLTitle-PageText"/>
      </w:pPr>
    </w:p>
    <w:sdt>
      <w:sdtPr>
        <w:alias w:val="PNNL_Publish Date"/>
        <w:tag w:val="PNNL_Publish Date"/>
        <w:id w:val="1246773380"/>
        <w:placeholder>
          <w:docPart w:val="B7765ADA193B954DB5BCDF30F5CE2A5B"/>
        </w:placeholder>
        <w:dataBinding w:prefixMappings="xmlns:ns0='PNNL_Template' " w:xpath="/ns0:projectDoc[1]/ns0:PNNL_Template[1]/ns0:PNNL_Content_Controls[1]/ns0:PNNL_Date[1]" w:storeItemID="{02D18313-9A4D-4C49-BBB5-7012767DE606}"/>
        <w:date w:fullDate="2022-01-01T00:00:00Z">
          <w:dateFormat w:val="MMMM yyyy"/>
          <w:lid w:val="en-US"/>
          <w:storeMappedDataAs w:val="dateTime"/>
          <w:calendar w:val="gregorian"/>
        </w:date>
      </w:sdtPr>
      <w:sdtEndPr/>
      <w:sdtContent>
        <w:p w14:paraId="10EACCFE" w14:textId="38F3E7E2" w:rsidR="00211E4C" w:rsidRPr="00604F91" w:rsidRDefault="00713211" w:rsidP="00211E4C">
          <w:pPr>
            <w:pStyle w:val="PNNLTitle-PageText"/>
          </w:pPr>
          <w:r>
            <w:t>January 2022</w:t>
          </w:r>
        </w:p>
      </w:sdtContent>
    </w:sdt>
    <w:p w14:paraId="1AC6E260" w14:textId="77777777" w:rsidR="00211E4C" w:rsidRDefault="00211E4C" w:rsidP="00211E4C">
      <w:pPr>
        <w:pStyle w:val="PNNLTitle-PageText"/>
      </w:pPr>
    </w:p>
    <w:p w14:paraId="5AE735E5" w14:textId="77777777" w:rsidR="00211E4C" w:rsidRDefault="00211E4C" w:rsidP="00211E4C">
      <w:pPr>
        <w:pStyle w:val="PNNLTitle-PageText"/>
      </w:pPr>
    </w:p>
    <w:p w14:paraId="730B74CB" w14:textId="77777777" w:rsidR="00211E4C" w:rsidRDefault="00211E4C" w:rsidP="00211E4C">
      <w:pPr>
        <w:pStyle w:val="PNNLTitle-PageText"/>
      </w:pPr>
    </w:p>
    <w:p w14:paraId="529D3581" w14:textId="77777777" w:rsidR="00324C5A" w:rsidRDefault="00324C5A" w:rsidP="00324C5A">
      <w:pPr>
        <w:pStyle w:val="PNNLCoverAuthors"/>
      </w:pPr>
      <w:r>
        <w:t>Joseph C Y Lee</w:t>
      </w:r>
      <w:r w:rsidRPr="00622760">
        <w:rPr>
          <w:vertAlign w:val="superscript"/>
        </w:rPr>
        <w:t>1</w:t>
      </w:r>
    </w:p>
    <w:p w14:paraId="741A87C0" w14:textId="77777777" w:rsidR="00324C5A" w:rsidRDefault="00324C5A" w:rsidP="00324C5A">
      <w:pPr>
        <w:pStyle w:val="PNNLCoverAuthors"/>
      </w:pPr>
      <w:r>
        <w:t>Larry K Berg</w:t>
      </w:r>
      <w:r w:rsidRPr="00622760">
        <w:rPr>
          <w:vertAlign w:val="superscript"/>
        </w:rPr>
        <w:t>1</w:t>
      </w:r>
    </w:p>
    <w:p w14:paraId="38D6D48D" w14:textId="77777777" w:rsidR="00324C5A" w:rsidRDefault="00324C5A" w:rsidP="00324C5A">
      <w:pPr>
        <w:pStyle w:val="PNNLCoverAuthors"/>
      </w:pPr>
      <w:r>
        <w:t>Caroline Draxl</w:t>
      </w:r>
      <w:r w:rsidRPr="00622760">
        <w:rPr>
          <w:vertAlign w:val="superscript"/>
        </w:rPr>
        <w:t>2</w:t>
      </w:r>
    </w:p>
    <w:p w14:paraId="24A4EC2F" w14:textId="767CABEF" w:rsidR="00324C5A" w:rsidRDefault="00324C5A" w:rsidP="00324C5A">
      <w:pPr>
        <w:pStyle w:val="PNNLCoverAuthors"/>
      </w:pPr>
      <w:r>
        <w:t>Will</w:t>
      </w:r>
      <w:r w:rsidR="00C16DDE">
        <w:t>iam</w:t>
      </w:r>
      <w:r>
        <w:t xml:space="preserve"> </w:t>
      </w:r>
      <w:r w:rsidR="00797221">
        <w:t xml:space="preserve">J </w:t>
      </w:r>
      <w:r>
        <w:t>Shaw</w:t>
      </w:r>
      <w:r w:rsidRPr="00622760">
        <w:rPr>
          <w:vertAlign w:val="superscript"/>
        </w:rPr>
        <w:t>1</w:t>
      </w:r>
    </w:p>
    <w:p w14:paraId="66057B13" w14:textId="77777777" w:rsidR="00324C5A" w:rsidRPr="007B6517" w:rsidRDefault="00324C5A" w:rsidP="00324C5A">
      <w:pPr>
        <w:rPr>
          <w:rFonts w:cstheme="minorHAnsi"/>
        </w:rPr>
      </w:pPr>
    </w:p>
    <w:p w14:paraId="7B4F63FC" w14:textId="77777777" w:rsidR="00324C5A" w:rsidRPr="007B6517" w:rsidRDefault="00324C5A" w:rsidP="00324C5A">
      <w:pPr>
        <w:rPr>
          <w:rFonts w:cstheme="minorHAnsi"/>
          <w:sz w:val="18"/>
          <w:szCs w:val="18"/>
        </w:rPr>
      </w:pPr>
      <w:r w:rsidRPr="007B6517">
        <w:rPr>
          <w:rFonts w:cstheme="minorHAnsi"/>
          <w:sz w:val="18"/>
          <w:szCs w:val="18"/>
        </w:rPr>
        <w:t>1 Pacific Northwest National Laboratory</w:t>
      </w:r>
    </w:p>
    <w:p w14:paraId="198C9173" w14:textId="2FBBC3D1" w:rsidR="00B93E1C" w:rsidRPr="00C4461B" w:rsidRDefault="00324C5A" w:rsidP="00324C5A">
      <w:pPr>
        <w:pStyle w:val="PNNLTitle-PageText"/>
      </w:pPr>
      <w:r w:rsidRPr="007B6517">
        <w:rPr>
          <w:rFonts w:asciiTheme="minorHAnsi" w:hAnsiTheme="minorHAnsi" w:cstheme="minorHAnsi"/>
          <w:sz w:val="18"/>
          <w:szCs w:val="18"/>
        </w:rPr>
        <w:t>2 National Renewable Energy Laboratory</w:t>
      </w:r>
    </w:p>
    <w:p w14:paraId="40B4AC70" w14:textId="77777777" w:rsidR="00E12AF4" w:rsidRPr="00C4461B" w:rsidRDefault="00E12AF4" w:rsidP="00C4461B">
      <w:pPr>
        <w:pStyle w:val="PNNLTitle-PageText"/>
      </w:pPr>
    </w:p>
    <w:p w14:paraId="6E481F59" w14:textId="77777777" w:rsidR="00E12AF4" w:rsidRPr="00C4461B" w:rsidRDefault="00E12AF4" w:rsidP="00C4461B">
      <w:pPr>
        <w:pStyle w:val="PNNLTitle-PageText"/>
      </w:pPr>
    </w:p>
    <w:p w14:paraId="5FE7914A" w14:textId="77777777" w:rsidR="00E12AF4" w:rsidRPr="00C4461B" w:rsidRDefault="00E12AF4" w:rsidP="00C4461B">
      <w:pPr>
        <w:pStyle w:val="PNNLTitle-PageText"/>
      </w:pPr>
    </w:p>
    <w:p w14:paraId="51BDBCBE" w14:textId="77777777" w:rsidR="00E12AF4" w:rsidRPr="004D41A2" w:rsidRDefault="00E12AF4" w:rsidP="00C4461B">
      <w:pPr>
        <w:pStyle w:val="PNNLTitle-PageText"/>
      </w:pPr>
      <w:r w:rsidRPr="004D41A2">
        <w:t>Prepared for</w:t>
      </w:r>
      <w:r w:rsidR="00DE4B5F">
        <w:br/>
      </w:r>
      <w:r w:rsidRPr="004D41A2">
        <w:t>the U.S. Department of Energy</w:t>
      </w:r>
      <w:r w:rsidR="00DE4B5F">
        <w:br/>
      </w:r>
      <w:r w:rsidRPr="004D41A2">
        <w:t>under Contract DE</w:t>
      </w:r>
      <w:r w:rsidRPr="004D41A2">
        <w:noBreakHyphen/>
        <w:t>AC05</w:t>
      </w:r>
      <w:r w:rsidRPr="004D41A2">
        <w:noBreakHyphen/>
        <w:t>76RL01830</w:t>
      </w:r>
    </w:p>
    <w:p w14:paraId="76FE9E56" w14:textId="77777777" w:rsidR="00E12AF4" w:rsidRPr="00C4461B" w:rsidRDefault="00E12AF4" w:rsidP="00C4461B">
      <w:pPr>
        <w:pStyle w:val="PNNLTitle-PageText"/>
      </w:pPr>
    </w:p>
    <w:p w14:paraId="210D36DD" w14:textId="77777777" w:rsidR="00E12AF4" w:rsidRPr="00C4461B" w:rsidRDefault="00E12AF4" w:rsidP="00C4461B">
      <w:pPr>
        <w:pStyle w:val="PNNLTitle-PageText"/>
      </w:pPr>
    </w:p>
    <w:p w14:paraId="12FE8C3D" w14:textId="77777777" w:rsidR="00E12AF4" w:rsidRPr="00C4461B" w:rsidRDefault="00E12AF4" w:rsidP="00C4461B">
      <w:pPr>
        <w:pStyle w:val="PNNLTitle-PageText"/>
      </w:pPr>
    </w:p>
    <w:p w14:paraId="4A56AC5E" w14:textId="77777777" w:rsidR="00E12AF4" w:rsidRPr="00C4461B" w:rsidRDefault="00E12AF4" w:rsidP="00C4461B">
      <w:pPr>
        <w:pStyle w:val="PNNLTitle-PageText"/>
      </w:pPr>
    </w:p>
    <w:p w14:paraId="7A1F726E" w14:textId="77777777" w:rsidR="00E12AF4" w:rsidRPr="00C4461B" w:rsidRDefault="00E12AF4" w:rsidP="00C4461B">
      <w:pPr>
        <w:pStyle w:val="PNNLTitle-PageText"/>
      </w:pPr>
    </w:p>
    <w:p w14:paraId="2375CF76" w14:textId="77777777" w:rsidR="00E12AF4" w:rsidRPr="00C4461B" w:rsidRDefault="00E12AF4" w:rsidP="00C4461B">
      <w:pPr>
        <w:pStyle w:val="PNNLTitle-PageText"/>
      </w:pPr>
    </w:p>
    <w:p w14:paraId="79A4B21D" w14:textId="77777777" w:rsidR="00E12AF4" w:rsidRPr="00C4461B" w:rsidRDefault="00E12AF4" w:rsidP="00C4461B">
      <w:pPr>
        <w:pStyle w:val="PNNLTitle-PageText"/>
      </w:pPr>
    </w:p>
    <w:p w14:paraId="3E51F0FB" w14:textId="77777777" w:rsidR="00E12AF4" w:rsidRPr="00C4461B" w:rsidRDefault="00E12AF4" w:rsidP="00C4461B">
      <w:pPr>
        <w:pStyle w:val="PNNLTitle-PageText"/>
      </w:pPr>
      <w:r w:rsidRPr="00C4461B">
        <w:t>Pacific Northwest National Laboratory</w:t>
      </w:r>
    </w:p>
    <w:p w14:paraId="68969D21" w14:textId="77777777" w:rsidR="00E12AF4" w:rsidRDefault="00E12AF4" w:rsidP="00C4461B">
      <w:pPr>
        <w:pStyle w:val="PNNLTitle-PageText"/>
      </w:pPr>
      <w:r w:rsidRPr="00C4461B">
        <w:t>Richland, Washington</w:t>
      </w:r>
      <w:r w:rsidR="008E742D">
        <w:t xml:space="preserve"> </w:t>
      </w:r>
      <w:r w:rsidRPr="00C4461B">
        <w:t>9935</w:t>
      </w:r>
      <w:r w:rsidR="00437AB6">
        <w:t>4</w:t>
      </w:r>
    </w:p>
    <w:p w14:paraId="7516F3EB" w14:textId="77777777" w:rsidR="00FE2072" w:rsidRPr="00C4461B" w:rsidRDefault="00FE2072" w:rsidP="00C4461B">
      <w:pPr>
        <w:pStyle w:val="PNNLTitle-PageText"/>
      </w:pPr>
    </w:p>
    <w:p w14:paraId="0C988505" w14:textId="77777777" w:rsidR="00E12AF4" w:rsidRPr="00C4461B" w:rsidRDefault="00E12AF4" w:rsidP="00C4461B">
      <w:pPr>
        <w:pStyle w:val="PNNLTitle-PageText"/>
        <w:sectPr w:rsidR="00E12AF4" w:rsidRPr="00C4461B" w:rsidSect="00FF35CF">
          <w:headerReference w:type="default" r:id="rId26"/>
          <w:footerReference w:type="even" r:id="rId27"/>
          <w:footerReference w:type="default" r:id="rId28"/>
          <w:footnotePr>
            <w:numRestart w:val="eachPage"/>
          </w:footnotePr>
          <w:pgSz w:w="12240" w:h="15840" w:code="1"/>
          <w:pgMar w:top="1440" w:right="1440" w:bottom="1440" w:left="1440" w:header="720" w:footer="720" w:gutter="0"/>
          <w:pgNumType w:fmt="lowerRoman"/>
          <w:cols w:space="720"/>
        </w:sectPr>
      </w:pPr>
    </w:p>
    <w:p w14:paraId="5F619C0D" w14:textId="489998C1" w:rsidR="00C33B6A" w:rsidRDefault="00E12AF4" w:rsidP="00877E72">
      <w:pPr>
        <w:pStyle w:val="Heading-FrontTOC"/>
      </w:pPr>
      <w:bookmarkStart w:id="4" w:name="_Toc195079663"/>
      <w:bookmarkStart w:id="5" w:name="_Toc94021863"/>
      <w:r>
        <w:lastRenderedPageBreak/>
        <w:t>Abstract</w:t>
      </w:r>
      <w:bookmarkEnd w:id="4"/>
      <w:bookmarkEnd w:id="5"/>
    </w:p>
    <w:p w14:paraId="13DBF868" w14:textId="3D6EFFDC" w:rsidR="00C44236" w:rsidRDefault="00E35224" w:rsidP="00861EB8">
      <w:pPr>
        <w:pStyle w:val="BodyText"/>
      </w:pPr>
      <w:r>
        <w:t xml:space="preserve">Building on the verification and validation work developed under the Second </w:t>
      </w:r>
      <w:r w:rsidRPr="00110948">
        <w:t>Wind Forecast Improvement Project</w:t>
      </w:r>
      <w:r>
        <w:t xml:space="preserve">, this work exhibits the value of a consistent procedure to evaluate </w:t>
      </w:r>
      <w:commentRangeStart w:id="6"/>
      <w:r>
        <w:t>wind</w:t>
      </w:r>
      <w:del w:id="7" w:author="Brice, Amy" w:date="2022-01-25T12:45:00Z">
        <w:r w:rsidDel="00195FEB">
          <w:delText>-</w:delText>
        </w:r>
      </w:del>
      <w:ins w:id="8" w:author="Brice, Amy" w:date="2022-01-25T12:45:00Z">
        <w:r w:rsidR="00195FEB">
          <w:t xml:space="preserve"> </w:t>
        </w:r>
      </w:ins>
      <w:r w:rsidR="0073654D">
        <w:t>power</w:t>
      </w:r>
      <w:r>
        <w:t xml:space="preserve"> </w:t>
      </w:r>
      <w:commentRangeEnd w:id="6"/>
      <w:r w:rsidR="00195FEB">
        <w:rPr>
          <w:rStyle w:val="CommentReference"/>
        </w:rPr>
        <w:commentReference w:id="6"/>
      </w:r>
      <w:r>
        <w:t xml:space="preserve">forecasts. </w:t>
      </w:r>
      <w:r w:rsidR="6EB6C366">
        <w:t xml:space="preserve">We </w:t>
      </w:r>
      <w:r w:rsidR="0072677B">
        <w:t>established</w:t>
      </w:r>
      <w:r w:rsidR="6AA5A932">
        <w:t xml:space="preserve"> </w:t>
      </w:r>
      <w:r w:rsidR="03B1BF08">
        <w:t>a</w:t>
      </w:r>
      <w:r w:rsidR="6EB6C366">
        <w:t>n open-source</w:t>
      </w:r>
      <w:r w:rsidR="03B1BF08">
        <w:t xml:space="preserve"> </w:t>
      </w:r>
      <w:r w:rsidR="6EB6C366">
        <w:t>Python code base</w:t>
      </w:r>
      <w:r w:rsidR="00166F59">
        <w:t xml:space="preserve"> tailored for </w:t>
      </w:r>
      <w:commentRangeStart w:id="9"/>
      <w:r w:rsidR="00166F59">
        <w:t>wind</w:t>
      </w:r>
      <w:ins w:id="10" w:author="Anstedt, Sheri" w:date="2022-01-26T12:24:00Z">
        <w:r w:rsidR="00C86DAC">
          <w:t xml:space="preserve"> </w:t>
        </w:r>
      </w:ins>
      <w:del w:id="11" w:author="Anstedt, Sheri" w:date="2022-01-26T12:24:00Z">
        <w:r w:rsidR="00166F59" w:rsidDel="00C86DAC">
          <w:delText>-</w:delText>
        </w:r>
      </w:del>
      <w:r w:rsidR="009B4D6A">
        <w:t xml:space="preserve">speed </w:t>
      </w:r>
      <w:commentRangeEnd w:id="9"/>
      <w:r w:rsidR="00C86DAC">
        <w:rPr>
          <w:rStyle w:val="CommentReference"/>
        </w:rPr>
        <w:commentReference w:id="9"/>
      </w:r>
      <w:r w:rsidR="009B4D6A">
        <w:t>and wind</w:t>
      </w:r>
      <w:ins w:id="12" w:author="Brice, Amy" w:date="2022-01-25T12:45:00Z">
        <w:r w:rsidR="00195FEB">
          <w:t xml:space="preserve"> </w:t>
        </w:r>
      </w:ins>
      <w:del w:id="13" w:author="Brice, Amy" w:date="2022-01-25T12:45:00Z">
        <w:r w:rsidR="009B4D6A" w:rsidDel="00195FEB">
          <w:delText>-</w:delText>
        </w:r>
      </w:del>
      <w:r w:rsidR="009B4D6A">
        <w:t>power</w:t>
      </w:r>
      <w:r w:rsidR="00166F59">
        <w:t xml:space="preserve"> forecast validation</w:t>
      </w:r>
      <w:r w:rsidR="270C93A5">
        <w:t>, WE-Validate</w:t>
      </w:r>
      <w:r w:rsidR="00166F59">
        <w:t>. The code base</w:t>
      </w:r>
      <w:r w:rsidR="6EB6C366">
        <w:t xml:space="preserve"> </w:t>
      </w:r>
      <w:r w:rsidR="2B5B5DA9">
        <w:t xml:space="preserve">can </w:t>
      </w:r>
      <w:r w:rsidR="03B1BF08">
        <w:t>evaluat</w:t>
      </w:r>
      <w:r w:rsidR="6EB6C366">
        <w:t xml:space="preserve">e </w:t>
      </w:r>
      <w:r w:rsidR="2B5B5DA9">
        <w:t>model forecasts with observations</w:t>
      </w:r>
      <w:r w:rsidR="002A16F5">
        <w:t xml:space="preserve"> in a coherent manner</w:t>
      </w:r>
      <w:r w:rsidR="2B5B5DA9">
        <w:t xml:space="preserve">. </w:t>
      </w:r>
      <w:r w:rsidR="1ED47983">
        <w:t xml:space="preserve">To demonstrate the </w:t>
      </w:r>
      <w:r w:rsidR="517141ED">
        <w:t>systematic validation framework</w:t>
      </w:r>
      <w:r w:rsidR="53E11D64">
        <w:t xml:space="preserve"> of WE-Validate, we </w:t>
      </w:r>
      <w:r w:rsidR="4E7A8909">
        <w:t>design</w:t>
      </w:r>
      <w:r w:rsidR="00166F59">
        <w:t>ed</w:t>
      </w:r>
      <w:r w:rsidR="4E7A8909">
        <w:t xml:space="preserve"> and </w:t>
      </w:r>
      <w:r w:rsidR="53E11D64">
        <w:t>host</w:t>
      </w:r>
      <w:r w:rsidR="00166F59">
        <w:t>ed</w:t>
      </w:r>
      <w:r w:rsidR="53E11D64">
        <w:t xml:space="preserve"> a</w:t>
      </w:r>
      <w:r w:rsidR="1ED47983">
        <w:t xml:space="preserve"> forecast</w:t>
      </w:r>
      <w:ins w:id="14" w:author="Brice, Amy" w:date="2022-01-25T12:07:00Z">
        <w:r w:rsidR="008D40D4">
          <w:t xml:space="preserve"> </w:t>
        </w:r>
      </w:ins>
      <w:del w:id="15" w:author="Brice, Amy" w:date="2022-01-25T12:07:00Z">
        <w:r w:rsidR="00555E1E" w:rsidDel="008D40D4">
          <w:delText>-</w:delText>
        </w:r>
      </w:del>
      <w:r w:rsidR="1ED47983">
        <w:t>evaluation benchmark exercise</w:t>
      </w:r>
      <w:r w:rsidR="00166F59">
        <w:t xml:space="preserve">. We </w:t>
      </w:r>
      <w:r w:rsidR="53E11D64">
        <w:t>invite</w:t>
      </w:r>
      <w:r w:rsidR="00166F59">
        <w:t>d</w:t>
      </w:r>
      <w:r w:rsidR="53E11D64">
        <w:t xml:space="preserve"> </w:t>
      </w:r>
      <w:r w:rsidR="005A0D0F">
        <w:t>forecast providers</w:t>
      </w:r>
      <w:r w:rsidR="4E86B98B">
        <w:t xml:space="preserve"> in </w:t>
      </w:r>
      <w:del w:id="16" w:author="Brice, Amy" w:date="2022-01-25T12:07:00Z">
        <w:r w:rsidR="4E86B98B" w:rsidDel="008D40D4">
          <w:delText xml:space="preserve">the </w:delText>
        </w:r>
      </w:del>
      <w:r w:rsidR="4E86B98B">
        <w:t>industry and academia to participate</w:t>
      </w:r>
      <w:r w:rsidR="00166F59">
        <w:t xml:space="preserve"> and submit forecasts for two case studies</w:t>
      </w:r>
      <w:r w:rsidR="4E86B98B">
        <w:t xml:space="preserve">. </w:t>
      </w:r>
      <w:r w:rsidR="00166F59">
        <w:t xml:space="preserve">We then evaluated the submissions with WE-Validate. </w:t>
      </w:r>
      <w:r w:rsidR="43AA1502">
        <w:t xml:space="preserve">Our </w:t>
      </w:r>
      <w:r w:rsidR="5A7CC704">
        <w:t>finding</w:t>
      </w:r>
      <w:r w:rsidR="00166F59">
        <w:t>s</w:t>
      </w:r>
      <w:r w:rsidR="5A7CC704">
        <w:t xml:space="preserve"> suggest that</w:t>
      </w:r>
      <w:r w:rsidR="74CEA416">
        <w:t xml:space="preserve"> </w:t>
      </w:r>
      <w:r w:rsidR="62E7A887">
        <w:t xml:space="preserve">ensemble means have </w:t>
      </w:r>
      <w:r w:rsidR="5A7CC704">
        <w:t>reasonable skills in time</w:t>
      </w:r>
      <w:r w:rsidR="09F7247D">
        <w:t>-</w:t>
      </w:r>
      <w:r w:rsidR="5A7CC704">
        <w:t xml:space="preserve">series forecasting, whereas they </w:t>
      </w:r>
      <w:r w:rsidR="1B3F1F5C">
        <w:t xml:space="preserve">are often inferior to </w:t>
      </w:r>
      <w:r w:rsidR="005A0D0F">
        <w:t>single</w:t>
      </w:r>
      <w:r w:rsidR="1B3F1F5C">
        <w:t xml:space="preserve"> ensemble members in wind</w:t>
      </w:r>
      <w:del w:id="17" w:author="Brice, Amy" w:date="2022-01-25T12:09:00Z">
        <w:r w:rsidR="09F7247D" w:rsidDel="008D40D4">
          <w:delText>-</w:delText>
        </w:r>
      </w:del>
      <w:ins w:id="18" w:author="Brice, Amy" w:date="2022-01-25T12:09:00Z">
        <w:r w:rsidR="008D40D4">
          <w:t xml:space="preserve"> </w:t>
        </w:r>
      </w:ins>
      <w:r w:rsidR="1B3F1F5C">
        <w:t xml:space="preserve">ramp forecasting. </w:t>
      </w:r>
      <w:r w:rsidR="005A0D0F">
        <w:t>A</w:t>
      </w:r>
      <w:r w:rsidR="68EB009D">
        <w:t>dopting a voting scheme</w:t>
      </w:r>
      <w:r w:rsidR="005A0D0F">
        <w:t xml:space="preserve"> in ramp forecasting</w:t>
      </w:r>
      <w:r w:rsidR="68EB009D">
        <w:t xml:space="preserve"> </w:t>
      </w:r>
      <w:r w:rsidR="4DC541CD">
        <w:t>that</w:t>
      </w:r>
      <w:r w:rsidR="68EB009D">
        <w:t xml:space="preserve"> allow</w:t>
      </w:r>
      <w:r w:rsidR="4DC541CD">
        <w:t>s</w:t>
      </w:r>
      <w:r w:rsidR="68EB009D">
        <w:t xml:space="preserve"> </w:t>
      </w:r>
      <w:r w:rsidR="4DC541CD">
        <w:t xml:space="preserve">ensemble members to detect ramps </w:t>
      </w:r>
      <w:r w:rsidR="10B27FB0">
        <w:t xml:space="preserve">independently leads to satisfactory </w:t>
      </w:r>
      <w:r w:rsidR="09F7247D">
        <w:t>skill</w:t>
      </w:r>
      <w:r w:rsidR="0091EAD8">
        <w:t xml:space="preserve"> </w:t>
      </w:r>
      <w:r w:rsidR="003607B6">
        <w:t>scores.</w:t>
      </w:r>
      <w:r w:rsidR="10B27FB0">
        <w:t xml:space="preserve"> </w:t>
      </w:r>
      <w:r w:rsidR="221D3EB6">
        <w:t xml:space="preserve">Throughout this </w:t>
      </w:r>
      <w:r w:rsidR="005A0D0F">
        <w:t>document</w:t>
      </w:r>
      <w:r w:rsidR="221D3EB6">
        <w:t>, w</w:t>
      </w:r>
      <w:r w:rsidR="74CEA416">
        <w:t>e also e</w:t>
      </w:r>
      <w:r w:rsidR="1B3F1F5C">
        <w:t>mphasize</w:t>
      </w:r>
      <w:r w:rsidR="74CEA416">
        <w:t xml:space="preserve"> the importance of using statistically robust and resistant metrics as well as equitable skill scores in forecast evaluation. </w:t>
      </w:r>
    </w:p>
    <w:p w14:paraId="0C1449C3" w14:textId="77777777" w:rsidR="00623A18" w:rsidRDefault="00623A18" w:rsidP="008817B2">
      <w:pPr>
        <w:pStyle w:val="BodyText"/>
      </w:pPr>
    </w:p>
    <w:p w14:paraId="55526488" w14:textId="230E70A8" w:rsidR="007A033A" w:rsidRDefault="00E12AF4" w:rsidP="00431838">
      <w:pPr>
        <w:pStyle w:val="Heading-FrontTOC"/>
      </w:pPr>
      <w:bookmarkStart w:id="19" w:name="_Toc195079665"/>
      <w:bookmarkStart w:id="20" w:name="_Toc512508455"/>
      <w:bookmarkStart w:id="21" w:name="_Toc94021864"/>
      <w:r>
        <w:lastRenderedPageBreak/>
        <w:t>Acknowledgments</w:t>
      </w:r>
      <w:bookmarkEnd w:id="19"/>
      <w:bookmarkEnd w:id="20"/>
      <w:bookmarkEnd w:id="21"/>
    </w:p>
    <w:p w14:paraId="0D9C01DA" w14:textId="189FD828" w:rsidR="000D7FFD" w:rsidRPr="00431838" w:rsidRDefault="002403D6" w:rsidP="0024442C">
      <w:pPr>
        <w:pStyle w:val="BodyText"/>
        <w:rPr>
          <w:rFonts w:ascii="Times New Roman" w:hAnsi="Times New Roman"/>
          <w:sz w:val="24"/>
        </w:rPr>
      </w:pPr>
      <w:r>
        <w:t xml:space="preserve">We thank </w:t>
      </w:r>
      <w:r w:rsidRPr="002403D6">
        <w:t xml:space="preserve">Markus Kreklau </w:t>
      </w:r>
      <w:r>
        <w:t>and his colleagues</w:t>
      </w:r>
      <w:r w:rsidR="00D21FC2">
        <w:t xml:space="preserve"> </w:t>
      </w:r>
      <w:r w:rsidR="00401302">
        <w:t xml:space="preserve">at the </w:t>
      </w:r>
      <w:r w:rsidR="00401302" w:rsidRPr="00401302">
        <w:t>Bundesamt</w:t>
      </w:r>
      <w:del w:id="22" w:author="Brice, Amy" w:date="2022-01-25T10:29:00Z">
        <w:r w:rsidR="00401302" w:rsidRPr="00401302" w:rsidDel="007B3E4E">
          <w:delText>s</w:delText>
        </w:r>
      </w:del>
      <w:r w:rsidR="00401302" w:rsidRPr="00401302">
        <w:t xml:space="preserve"> für Seeschifffahrt und </w:t>
      </w:r>
      <w:commentRangeStart w:id="23"/>
      <w:r w:rsidR="00401302" w:rsidRPr="00401302">
        <w:t>Hydrographie</w:t>
      </w:r>
      <w:commentRangeEnd w:id="23"/>
      <w:r w:rsidR="00C86DAC">
        <w:rPr>
          <w:rStyle w:val="CommentReference"/>
        </w:rPr>
        <w:commentReference w:id="23"/>
      </w:r>
      <w:del w:id="24" w:author="Anstedt, Sheri" w:date="2022-01-26T12:27:00Z">
        <w:r w:rsidR="00401302" w:rsidRPr="00401302" w:rsidDel="00C86DAC">
          <w:delText xml:space="preserve"> (BSH)</w:delText>
        </w:r>
      </w:del>
      <w:r w:rsidR="00401302" w:rsidRPr="00401302">
        <w:t xml:space="preserve"> </w:t>
      </w:r>
      <w:r w:rsidR="00D21FC2">
        <w:t>for providing the meteorological tower observations for the</w:t>
      </w:r>
      <w:r>
        <w:t xml:space="preserve"> </w:t>
      </w:r>
      <w:r w:rsidR="00431838" w:rsidRPr="00431838">
        <w:t xml:space="preserve">FINO2 </w:t>
      </w:r>
      <w:r w:rsidR="00D21FC2">
        <w:t>case study</w:t>
      </w:r>
      <w:r w:rsidR="0024442C">
        <w:t xml:space="preserve">. We thank </w:t>
      </w:r>
      <w:r w:rsidR="00DA1E7D" w:rsidRPr="00DA1E7D">
        <w:t xml:space="preserve">Wagner Uwe </w:t>
      </w:r>
      <w:r w:rsidR="00DA1E7D">
        <w:t xml:space="preserve">and his colleagues </w:t>
      </w:r>
      <w:r w:rsidR="00DA1E7D" w:rsidRPr="00DA1E7D">
        <w:t xml:space="preserve">at </w:t>
      </w:r>
      <w:r w:rsidR="000B63F8" w:rsidRPr="00DA1E7D">
        <w:t>Energie Baden-Württemberg AG</w:t>
      </w:r>
      <w:del w:id="25" w:author="Anstedt, Sheri" w:date="2022-01-26T12:28:00Z">
        <w:r w:rsidR="000B63F8" w:rsidRPr="00DA1E7D" w:rsidDel="00C86DAC">
          <w:delText xml:space="preserve"> </w:delText>
        </w:r>
        <w:r w:rsidR="00DA1E7D" w:rsidRPr="00DA1E7D" w:rsidDel="00C86DAC">
          <w:delText>(EnBW)</w:delText>
        </w:r>
      </w:del>
      <w:r w:rsidR="00DA1E7D" w:rsidRPr="00DA1E7D">
        <w:t xml:space="preserve"> </w:t>
      </w:r>
      <w:r w:rsidR="002217BD">
        <w:t>for providing the</w:t>
      </w:r>
      <w:r w:rsidR="008B1003" w:rsidRPr="00DA1E7D">
        <w:t xml:space="preserve"> </w:t>
      </w:r>
      <w:r w:rsidR="000D7FFD" w:rsidRPr="00DA1E7D">
        <w:t xml:space="preserve">Baltic-2 </w:t>
      </w:r>
      <w:r w:rsidR="002217BD">
        <w:t xml:space="preserve">wind farm </w:t>
      </w:r>
      <w:r w:rsidR="00184666">
        <w:t>measurements</w:t>
      </w:r>
      <w:r w:rsidR="0024442C">
        <w:t xml:space="preserve">. </w:t>
      </w:r>
      <w:r w:rsidR="00D81CA3">
        <w:t>We</w:t>
      </w:r>
      <w:r w:rsidR="00713F68">
        <w:t xml:space="preserve"> also thank </w:t>
      </w:r>
      <w:r w:rsidR="00713F68" w:rsidRPr="00D81CA3">
        <w:t>Vaisala</w:t>
      </w:r>
      <w:r w:rsidR="00713F68">
        <w:t xml:space="preserve"> for providing</w:t>
      </w:r>
      <w:r w:rsidR="00B82310">
        <w:t xml:space="preserve"> the data of the</w:t>
      </w:r>
      <w:r w:rsidR="00D81CA3">
        <w:t xml:space="preserve"> </w:t>
      </w:r>
      <w:r w:rsidR="00D81CA3" w:rsidRPr="00D81CA3">
        <w:t>Vaisala Triton</w:t>
      </w:r>
      <w:r w:rsidR="00D81CA3">
        <w:t xml:space="preserve"> </w:t>
      </w:r>
      <w:r w:rsidR="007C618B">
        <w:t>S</w:t>
      </w:r>
      <w:r w:rsidR="00D81CA3">
        <w:t>odar</w:t>
      </w:r>
      <w:r w:rsidR="00D81CA3" w:rsidRPr="00D81CA3">
        <w:t xml:space="preserve"> Wind Profiler</w:t>
      </w:r>
      <w:del w:id="26" w:author="Anstedt, Sheri" w:date="2022-01-26T12:28:00Z">
        <w:r w:rsidR="00A07754" w:rsidDel="00C86DAC">
          <w:delText xml:space="preserve"> (AON5)</w:delText>
        </w:r>
      </w:del>
      <w:r w:rsidR="00D81CA3" w:rsidRPr="00D81CA3">
        <w:t xml:space="preserve"> </w:t>
      </w:r>
      <w:r w:rsidR="00D81CA3">
        <w:t xml:space="preserve">for the </w:t>
      </w:r>
      <w:r w:rsidR="00FF4137">
        <w:t>S</w:t>
      </w:r>
      <w:r w:rsidR="00FF4137" w:rsidRPr="00110948">
        <w:t>econd Wind Forecast Improvement Project</w:t>
      </w:r>
      <w:del w:id="27" w:author="Anstedt, Sheri" w:date="2022-01-26T12:28:00Z">
        <w:r w:rsidR="00FF4137" w:rsidDel="00C86DAC">
          <w:delText xml:space="preserve"> (</w:delText>
        </w:r>
        <w:r w:rsidR="000D7FFD" w:rsidDel="00C86DAC">
          <w:delText>WFIP2</w:delText>
        </w:r>
        <w:r w:rsidR="00FF4137" w:rsidDel="00C86DAC">
          <w:delText>)</w:delText>
        </w:r>
      </w:del>
      <w:r w:rsidR="00D81CA3">
        <w:t xml:space="preserve"> case study, </w:t>
      </w:r>
      <w:r w:rsidR="007C0185">
        <w:t>and the data</w:t>
      </w:r>
      <w:r w:rsidR="00D81CA3">
        <w:t xml:space="preserve"> are publicly available at </w:t>
      </w:r>
      <w:r w:rsidR="004303B1">
        <w:t xml:space="preserve">the </w:t>
      </w:r>
      <w:r w:rsidR="006757CA" w:rsidRPr="006757CA">
        <w:t xml:space="preserve">Atmosphere to Electrons </w:t>
      </w:r>
      <w:r w:rsidR="004303B1" w:rsidRPr="004303B1">
        <w:t>Data Archive and Porta</w:t>
      </w:r>
      <w:r w:rsidR="004303B1">
        <w:t>l</w:t>
      </w:r>
      <w:r w:rsidR="006757CA">
        <w:t xml:space="preserve"> (</w:t>
      </w:r>
      <w:hyperlink r:id="rId33" w:history="1">
        <w:r w:rsidR="0033650A" w:rsidRPr="009C0CFF">
          <w:rPr>
            <w:rStyle w:val="Hyperlink"/>
          </w:rPr>
          <w:t>https://a2e.energy.gov/data</w:t>
        </w:r>
      </w:hyperlink>
      <w:r w:rsidR="006757CA">
        <w:t>)</w:t>
      </w:r>
      <w:r w:rsidR="004303B1">
        <w:t xml:space="preserve">. </w:t>
      </w:r>
    </w:p>
    <w:p w14:paraId="05E8E94D" w14:textId="1894DF36" w:rsidR="00E62988" w:rsidRDefault="00E62988" w:rsidP="00E62988">
      <w:pPr>
        <w:pStyle w:val="BodyText"/>
      </w:pPr>
      <w:r>
        <w:rPr>
          <w:rFonts w:ascii="Arial" w:hAnsi="Arial" w:cs="Arial"/>
          <w:color w:val="000000"/>
        </w:rPr>
        <w:t xml:space="preserve">We are grateful to </w:t>
      </w:r>
      <w:r w:rsidR="003576E3">
        <w:rPr>
          <w:rFonts w:ascii="Arial" w:hAnsi="Arial" w:cs="Arial"/>
          <w:color w:val="000000"/>
        </w:rPr>
        <w:t>our collaborators</w:t>
      </w:r>
      <w:r>
        <w:rPr>
          <w:rFonts w:ascii="Arial" w:hAnsi="Arial" w:cs="Arial"/>
          <w:color w:val="000000"/>
        </w:rPr>
        <w:t xml:space="preserve"> who submitted data for the benchmark exercise. We thank the members of</w:t>
      </w:r>
      <w:r w:rsidR="00FF4137">
        <w:rPr>
          <w:rFonts w:ascii="Arial" w:hAnsi="Arial" w:cs="Arial"/>
          <w:color w:val="000000"/>
        </w:rPr>
        <w:t xml:space="preserve"> the</w:t>
      </w:r>
      <w:r>
        <w:rPr>
          <w:rFonts w:ascii="Arial" w:hAnsi="Arial" w:cs="Arial"/>
          <w:color w:val="000000"/>
        </w:rPr>
        <w:t xml:space="preserve"> </w:t>
      </w:r>
      <w:r w:rsidR="00FF4137" w:rsidRPr="00A4299C">
        <w:t>International Energy Agency</w:t>
      </w:r>
      <w:del w:id="28" w:author="Anstedt, Sheri" w:date="2022-01-26T12:28:00Z">
        <w:r w:rsidR="00FF4137" w:rsidRPr="00A4299C" w:rsidDel="007C1943">
          <w:delText xml:space="preserve"> </w:delText>
        </w:r>
        <w:r w:rsidR="00FF4137" w:rsidDel="007C1943">
          <w:delText>(</w:delText>
        </w:r>
        <w:r w:rsidDel="007C1943">
          <w:rPr>
            <w:rFonts w:ascii="Arial" w:hAnsi="Arial" w:cs="Arial"/>
            <w:color w:val="000000"/>
          </w:rPr>
          <w:delText>IEA</w:delText>
        </w:r>
        <w:r w:rsidR="00FF4137" w:rsidDel="007C1943">
          <w:rPr>
            <w:rFonts w:ascii="Arial" w:hAnsi="Arial" w:cs="Arial"/>
            <w:color w:val="000000"/>
          </w:rPr>
          <w:delText>)</w:delText>
        </w:r>
      </w:del>
      <w:r>
        <w:rPr>
          <w:rFonts w:ascii="Arial" w:hAnsi="Arial" w:cs="Arial"/>
          <w:color w:val="000000"/>
        </w:rPr>
        <w:t xml:space="preserve"> </w:t>
      </w:r>
      <w:r w:rsidR="003576E3">
        <w:rPr>
          <w:rFonts w:ascii="Arial" w:hAnsi="Arial" w:cs="Arial"/>
          <w:color w:val="000000"/>
        </w:rPr>
        <w:t>W</w:t>
      </w:r>
      <w:r>
        <w:rPr>
          <w:rFonts w:ascii="Arial" w:hAnsi="Arial" w:cs="Arial"/>
          <w:color w:val="000000"/>
        </w:rPr>
        <w:t xml:space="preserve">ind </w:t>
      </w:r>
      <w:r w:rsidR="003576E3">
        <w:rPr>
          <w:rFonts w:ascii="Arial" w:hAnsi="Arial" w:cs="Arial"/>
          <w:color w:val="000000"/>
        </w:rPr>
        <w:t>T</w:t>
      </w:r>
      <w:r>
        <w:rPr>
          <w:rFonts w:ascii="Arial" w:hAnsi="Arial" w:cs="Arial"/>
          <w:color w:val="000000"/>
        </w:rPr>
        <w:t xml:space="preserve">ask 36 for their valuable input during the conception phase of the benchmark exercise and </w:t>
      </w:r>
      <w:r w:rsidR="003576E3">
        <w:rPr>
          <w:rFonts w:ascii="Arial" w:hAnsi="Arial" w:cs="Arial"/>
          <w:color w:val="000000"/>
        </w:rPr>
        <w:t>WE-Validate</w:t>
      </w:r>
      <w:r>
        <w:rPr>
          <w:rFonts w:ascii="Arial" w:hAnsi="Arial" w:cs="Arial"/>
          <w:color w:val="000000"/>
        </w:rPr>
        <w:t xml:space="preserve">. Special thanks go to </w:t>
      </w:r>
      <w:r>
        <w:t xml:space="preserve">Helmut Frank and his colleagues at </w:t>
      </w:r>
      <w:r w:rsidRPr="007460CD">
        <w:t>Deutscher Wetterdienst</w:t>
      </w:r>
      <w:r>
        <w:t xml:space="preserve">; John Zack and his colleagues at MESO, Inc.; Jana Fishereit, Gregor Giebel, Marc Imberger, </w:t>
      </w:r>
      <w:r w:rsidRPr="00BD1946">
        <w:t>Xiaoli Guo Larsén</w:t>
      </w:r>
      <w:r>
        <w:t xml:space="preserve">, and Andrea </w:t>
      </w:r>
      <w:r w:rsidR="003576E3">
        <w:t>H</w:t>
      </w:r>
      <w:r>
        <w:t xml:space="preserve">ahmann at the Department of Wind Energy at the </w:t>
      </w:r>
      <w:r w:rsidRPr="000C0BC6">
        <w:t>Technical University of Denmark</w:t>
      </w:r>
      <w:r>
        <w:t xml:space="preserve">; and </w:t>
      </w:r>
      <w:r w:rsidRPr="00866BEE">
        <w:t>Corinna Möhrlen</w:t>
      </w:r>
      <w:r>
        <w:t xml:space="preserve"> and her colleagues at WEPROG. </w:t>
      </w:r>
    </w:p>
    <w:p w14:paraId="52505EC0" w14:textId="77777777" w:rsidR="007B3E4E" w:rsidRDefault="00926AF1" w:rsidP="00D36315">
      <w:pPr>
        <w:pStyle w:val="BodyText"/>
        <w:rPr>
          <w:ins w:id="29" w:author="Brice, Amy" w:date="2022-01-25T10:28:00Z"/>
        </w:rPr>
      </w:pPr>
      <w:r w:rsidRPr="00926AF1">
        <w:t>This work was authored by Pacific Northwest National Laboratory, operated for the U.S. Department of Energy by Battelle under contract DE-AC05-76RL01830</w:t>
      </w:r>
      <w:r>
        <w:t xml:space="preserve">. </w:t>
      </w:r>
    </w:p>
    <w:p w14:paraId="1F0AA807" w14:textId="67CA9C37" w:rsidR="000B4C3B" w:rsidRDefault="00E62988" w:rsidP="00D36315">
      <w:pPr>
        <w:pStyle w:val="BodyText"/>
      </w:pPr>
      <w:r w:rsidRPr="00C1231F">
        <w:t>This work was</w:t>
      </w:r>
      <w:r w:rsidR="00926AF1">
        <w:t xml:space="preserve"> </w:t>
      </w:r>
      <w:del w:id="30" w:author="Brice, Amy" w:date="2022-01-25T10:28:00Z">
        <w:r w:rsidR="00926AF1" w:rsidDel="007B3E4E">
          <w:delText>also</w:delText>
        </w:r>
        <w:r w:rsidRPr="00C1231F" w:rsidDel="007B3E4E">
          <w:delText xml:space="preserve"> </w:delText>
        </w:r>
      </w:del>
      <w:r w:rsidRPr="00C1231F">
        <w:t xml:space="preserve">authored </w:t>
      </w:r>
      <w:ins w:id="31" w:author="Anstedt, Sheri" w:date="2022-01-26T12:25:00Z">
        <w:r w:rsidR="00C86DAC">
          <w:t>[</w:t>
        </w:r>
      </w:ins>
      <w:del w:id="32" w:author="Brice, Amy" w:date="2022-01-25T10:25:00Z">
        <w:r w:rsidRPr="00C1231F" w:rsidDel="007B3E4E">
          <w:delText>(</w:delText>
        </w:r>
      </w:del>
      <w:r w:rsidRPr="00C1231F">
        <w:t>in part</w:t>
      </w:r>
      <w:ins w:id="33" w:author="Anstedt, Sheri" w:date="2022-01-26T12:25:00Z">
        <w:r w:rsidR="00C86DAC">
          <w:t>]</w:t>
        </w:r>
      </w:ins>
      <w:del w:id="34" w:author="Brice, Amy" w:date="2022-01-25T10:25:00Z">
        <w:r w:rsidRPr="00C1231F" w:rsidDel="007B3E4E">
          <w:delText>)</w:delText>
        </w:r>
      </w:del>
      <w:r w:rsidRPr="00C1231F">
        <w:t xml:space="preserve"> by </w:t>
      </w:r>
      <w:del w:id="35" w:author="Brice, Amy" w:date="2022-01-25T10:25:00Z">
        <w:r w:rsidRPr="00C1231F" w:rsidDel="007B3E4E">
          <w:delText>NREL</w:delText>
        </w:r>
      </w:del>
      <w:ins w:id="36" w:author="Brice, Amy" w:date="2022-01-25T10:25:00Z">
        <w:r w:rsidR="007B3E4E">
          <w:t>the National Renewable Energy Laboratory</w:t>
        </w:r>
      </w:ins>
      <w:r w:rsidRPr="00C1231F">
        <w:t xml:space="preserve">, operated by </w:t>
      </w:r>
      <w:del w:id="37" w:author="Brice, Amy" w:date="2022-01-25T10:26:00Z">
        <w:r w:rsidRPr="00C1231F" w:rsidDel="007B3E4E">
          <w:delText xml:space="preserve">the </w:delText>
        </w:r>
      </w:del>
      <w:r w:rsidRPr="00C1231F">
        <w:t xml:space="preserve">Alliance for Sustainable Energy, LLC, for the </w:t>
      </w:r>
      <w:ins w:id="38" w:author="Brice, Amy" w:date="2022-01-25T10:26:00Z">
        <w:r w:rsidR="007B3E4E">
          <w:t>U.S. Department of Energy (</w:t>
        </w:r>
      </w:ins>
      <w:r w:rsidRPr="00C1231F">
        <w:t>DOE</w:t>
      </w:r>
      <w:ins w:id="39" w:author="Brice, Amy" w:date="2022-01-25T10:26:00Z">
        <w:r w:rsidR="007B3E4E">
          <w:t>)</w:t>
        </w:r>
      </w:ins>
      <w:del w:id="40" w:author="Brice, Amy" w:date="2022-01-25T10:26:00Z">
        <w:r w:rsidRPr="00C1231F" w:rsidDel="007B3E4E">
          <w:delText>,</w:delText>
        </w:r>
      </w:del>
      <w:r w:rsidRPr="00C1231F">
        <w:t xml:space="preserve"> under Contract </w:t>
      </w:r>
      <w:ins w:id="41" w:author="Brice, Amy" w:date="2022-01-25T10:26:00Z">
        <w:r w:rsidR="007B3E4E">
          <w:t xml:space="preserve">No. </w:t>
        </w:r>
      </w:ins>
      <w:r w:rsidRPr="00C1231F">
        <w:t xml:space="preserve">DE-AC36-08GO28308. </w:t>
      </w:r>
      <w:r w:rsidR="00926AF1" w:rsidRPr="00926AF1">
        <w:t xml:space="preserve">Funding </w:t>
      </w:r>
      <w:del w:id="42" w:author="Brice, Amy" w:date="2022-01-25T10:26:00Z">
        <w:r w:rsidR="00926AF1" w:rsidRPr="00926AF1" w:rsidDel="007B3E4E">
          <w:delText xml:space="preserve">was </w:delText>
        </w:r>
      </w:del>
      <w:r w:rsidR="00926AF1" w:rsidRPr="00926AF1">
        <w:t xml:space="preserve">provided by </w:t>
      </w:r>
      <w:del w:id="43" w:author="Brice, Amy" w:date="2022-01-25T10:26:00Z">
        <w:r w:rsidR="00926AF1" w:rsidRPr="00926AF1" w:rsidDel="007B3E4E">
          <w:delText xml:space="preserve">the </w:delText>
        </w:r>
      </w:del>
      <w:r w:rsidR="00926AF1" w:rsidRPr="00926AF1">
        <w:t>U.S. Department of Energy Office of Energy Efficiency and Renewable Energy Wind Energy Technologies Office.</w:t>
      </w:r>
      <w:r w:rsidR="00926AF1">
        <w:t xml:space="preserve"> </w:t>
      </w:r>
      <w:r w:rsidRPr="00C1231F">
        <w:t xml:space="preserve">The views expressed in the article do not necessarily represent the views of the DOE or the U.S. </w:t>
      </w:r>
      <w:del w:id="44" w:author="Brice, Amy" w:date="2022-01-25T10:27:00Z">
        <w:r w:rsidRPr="00C1231F" w:rsidDel="007B3E4E">
          <w:delText>g</w:delText>
        </w:r>
      </w:del>
      <w:ins w:id="45" w:author="Brice, Amy" w:date="2022-01-25T10:27:00Z">
        <w:r w:rsidR="007B3E4E">
          <w:t>G</w:t>
        </w:r>
      </w:ins>
      <w:r w:rsidRPr="00C1231F">
        <w:t xml:space="preserve">overnment. The U.S. </w:t>
      </w:r>
      <w:del w:id="46" w:author="Brice, Amy" w:date="2022-01-25T10:27:00Z">
        <w:r w:rsidRPr="00C1231F" w:rsidDel="007B3E4E">
          <w:delText>g</w:delText>
        </w:r>
      </w:del>
      <w:ins w:id="47" w:author="Brice, Amy" w:date="2022-01-25T10:27:00Z">
        <w:r w:rsidR="007B3E4E">
          <w:t>G</w:t>
        </w:r>
      </w:ins>
      <w:r w:rsidRPr="00C1231F">
        <w:t xml:space="preserve">overnment retains, and the publisher, by accepting the article for publication, acknowledges that the U.S. </w:t>
      </w:r>
      <w:del w:id="48" w:author="Brice, Amy" w:date="2022-01-25T10:27:00Z">
        <w:r w:rsidRPr="00C1231F" w:rsidDel="007B3E4E">
          <w:delText>g</w:delText>
        </w:r>
      </w:del>
      <w:ins w:id="49" w:author="Brice, Amy" w:date="2022-01-25T10:27:00Z">
        <w:r w:rsidR="007B3E4E">
          <w:t>G</w:t>
        </w:r>
      </w:ins>
      <w:r w:rsidRPr="00C1231F">
        <w:t xml:space="preserve">overnment retains a nonexclusive, paid-up, irrevocable, worldwide license to publish or reproduce the published form of this work, or allow others to do so, for U.S. </w:t>
      </w:r>
      <w:del w:id="50" w:author="Brice, Amy" w:date="2022-01-25T10:27:00Z">
        <w:r w:rsidRPr="00C1231F" w:rsidDel="007B3E4E">
          <w:delText>g</w:delText>
        </w:r>
      </w:del>
      <w:ins w:id="51" w:author="Brice, Amy" w:date="2022-01-25T10:27:00Z">
        <w:r w:rsidR="007B3E4E">
          <w:t>G</w:t>
        </w:r>
      </w:ins>
      <w:r w:rsidRPr="00C1231F">
        <w:t>overnment purposes.</w:t>
      </w:r>
    </w:p>
    <w:p w14:paraId="18E1CDF5" w14:textId="77777777" w:rsidR="00E62988" w:rsidRPr="007A033A" w:rsidRDefault="00E62988" w:rsidP="007A033A">
      <w:pPr>
        <w:pStyle w:val="BodyText"/>
      </w:pPr>
    </w:p>
    <w:p w14:paraId="14703F8A" w14:textId="3C7B212E" w:rsidR="007E4DDE" w:rsidRDefault="00E12AF4" w:rsidP="00D41EFC">
      <w:pPr>
        <w:pStyle w:val="Heading-FrontTOC"/>
      </w:pPr>
      <w:bookmarkStart w:id="52" w:name="_Toc195079666"/>
      <w:bookmarkStart w:id="53" w:name="_Toc512508456"/>
      <w:bookmarkStart w:id="54" w:name="_Toc94021865"/>
      <w:r>
        <w:lastRenderedPageBreak/>
        <w:t>Acronyms and Abbreviations</w:t>
      </w:r>
      <w:bookmarkEnd w:id="52"/>
      <w:bookmarkEnd w:id="53"/>
      <w:bookmarkEnd w:id="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745"/>
      </w:tblGrid>
      <w:tr w:rsidR="009711B1" w:rsidRPr="004B4DD5" w14:paraId="2334FB15" w14:textId="77777777" w:rsidTr="007B3863">
        <w:tc>
          <w:tcPr>
            <w:tcW w:w="2605" w:type="dxa"/>
          </w:tcPr>
          <w:p w14:paraId="67D666EF" w14:textId="2B4DBBDC" w:rsidR="009711B1" w:rsidRPr="004B4DD5" w:rsidRDefault="009711B1" w:rsidP="004B4DD5">
            <w:pPr>
              <w:pStyle w:val="BodyText"/>
            </w:pPr>
            <w:r>
              <w:t>API</w:t>
            </w:r>
          </w:p>
        </w:tc>
        <w:tc>
          <w:tcPr>
            <w:tcW w:w="6745" w:type="dxa"/>
          </w:tcPr>
          <w:p w14:paraId="2737D00B" w14:textId="5DC5C381" w:rsidR="009711B1" w:rsidRPr="004B4DD5" w:rsidRDefault="007C1943" w:rsidP="004B4DD5">
            <w:pPr>
              <w:pStyle w:val="BodyText"/>
            </w:pPr>
            <w:ins w:id="55" w:author="Anstedt, Sheri" w:date="2022-01-26T12:29:00Z">
              <w:r>
                <w:rPr>
                  <w:color w:val="000000"/>
                </w:rPr>
                <w:t>a</w:t>
              </w:r>
            </w:ins>
            <w:del w:id="56" w:author="Anstedt, Sheri" w:date="2022-01-26T12:29:00Z">
              <w:r w:rsidR="009711B1" w:rsidRPr="001F7B4B" w:rsidDel="007C1943">
                <w:rPr>
                  <w:color w:val="000000"/>
                </w:rPr>
                <w:delText>A</w:delText>
              </w:r>
            </w:del>
            <w:r w:rsidR="009711B1" w:rsidRPr="001F7B4B">
              <w:rPr>
                <w:color w:val="000000"/>
              </w:rPr>
              <w:t xml:space="preserve">pplication </w:t>
            </w:r>
            <w:ins w:id="57" w:author="Anstedt, Sheri" w:date="2022-01-26T12:29:00Z">
              <w:r>
                <w:rPr>
                  <w:color w:val="000000"/>
                </w:rPr>
                <w:t>p</w:t>
              </w:r>
            </w:ins>
            <w:del w:id="58" w:author="Anstedt, Sheri" w:date="2022-01-26T12:29:00Z">
              <w:r w:rsidR="009711B1" w:rsidRPr="001F7B4B" w:rsidDel="007C1943">
                <w:rPr>
                  <w:color w:val="000000"/>
                </w:rPr>
                <w:delText>P</w:delText>
              </w:r>
            </w:del>
            <w:r w:rsidR="009711B1" w:rsidRPr="001F7B4B">
              <w:rPr>
                <w:color w:val="000000"/>
              </w:rPr>
              <w:t xml:space="preserve">rogramming </w:t>
            </w:r>
            <w:ins w:id="59" w:author="Anstedt, Sheri" w:date="2022-01-26T12:29:00Z">
              <w:r>
                <w:rPr>
                  <w:color w:val="000000"/>
                </w:rPr>
                <w:t>i</w:t>
              </w:r>
            </w:ins>
            <w:del w:id="60" w:author="Anstedt, Sheri" w:date="2022-01-26T12:29:00Z">
              <w:r w:rsidR="009711B1" w:rsidRPr="001F7B4B" w:rsidDel="007C1943">
                <w:rPr>
                  <w:color w:val="000000"/>
                </w:rPr>
                <w:delText>I</w:delText>
              </w:r>
            </w:del>
            <w:r w:rsidR="009711B1" w:rsidRPr="001F7B4B">
              <w:rPr>
                <w:color w:val="000000"/>
              </w:rPr>
              <w:t>nterface</w:t>
            </w:r>
          </w:p>
        </w:tc>
      </w:tr>
      <w:tr w:rsidR="007E4DDE" w:rsidRPr="004B4DD5" w14:paraId="0B6584D6" w14:textId="77777777" w:rsidTr="007B3863">
        <w:tc>
          <w:tcPr>
            <w:tcW w:w="2605" w:type="dxa"/>
          </w:tcPr>
          <w:p w14:paraId="00EE56EF" w14:textId="100E3E65" w:rsidR="007E4DDE" w:rsidRPr="004B4DD5" w:rsidRDefault="00277B38" w:rsidP="004B4DD5">
            <w:pPr>
              <w:pStyle w:val="BodyText"/>
            </w:pPr>
            <w:r w:rsidRPr="004B4DD5">
              <w:t>CSI</w:t>
            </w:r>
          </w:p>
        </w:tc>
        <w:tc>
          <w:tcPr>
            <w:tcW w:w="6745" w:type="dxa"/>
          </w:tcPr>
          <w:p w14:paraId="5289CC0A" w14:textId="7EBB7855" w:rsidR="007E4DDE" w:rsidRPr="004B4DD5" w:rsidRDefault="007C1943" w:rsidP="004B4DD5">
            <w:pPr>
              <w:pStyle w:val="BodyText"/>
            </w:pPr>
            <w:ins w:id="61" w:author="Anstedt, Sheri" w:date="2022-01-26T12:29:00Z">
              <w:r>
                <w:t>c</w:t>
              </w:r>
            </w:ins>
            <w:del w:id="62" w:author="Anstedt, Sheri" w:date="2022-01-26T12:28:00Z">
              <w:r w:rsidR="008C424F" w:rsidRPr="004B4DD5" w:rsidDel="007C1943">
                <w:delText>C</w:delText>
              </w:r>
            </w:del>
            <w:r w:rsidR="008C424F" w:rsidRPr="004B4DD5">
              <w:t>ritical success index</w:t>
            </w:r>
          </w:p>
        </w:tc>
      </w:tr>
      <w:tr w:rsidR="00B65998" w:rsidRPr="004B4DD5" w14:paraId="3C11F1C3" w14:textId="77777777" w:rsidTr="007B3863">
        <w:tc>
          <w:tcPr>
            <w:tcW w:w="2605" w:type="dxa"/>
          </w:tcPr>
          <w:p w14:paraId="3D30E7DA" w14:textId="581C53D5" w:rsidR="00B65998" w:rsidRPr="004B4DD5" w:rsidRDefault="00B65998" w:rsidP="004B4DD5">
            <w:pPr>
              <w:pStyle w:val="BodyText"/>
            </w:pPr>
            <w:r>
              <w:t>DOE</w:t>
            </w:r>
          </w:p>
        </w:tc>
        <w:tc>
          <w:tcPr>
            <w:tcW w:w="6745" w:type="dxa"/>
          </w:tcPr>
          <w:p w14:paraId="183B755B" w14:textId="23D7467F" w:rsidR="00B65998" w:rsidRPr="004B4DD5" w:rsidRDefault="003B40DB" w:rsidP="004B4DD5">
            <w:pPr>
              <w:pStyle w:val="BodyText"/>
            </w:pPr>
            <w:ins w:id="63" w:author="Brice, Amy" w:date="2022-01-25T16:36:00Z">
              <w:r>
                <w:t xml:space="preserve">U.S. </w:t>
              </w:r>
            </w:ins>
            <w:r w:rsidR="00B65998">
              <w:t>Department of Energy</w:t>
            </w:r>
            <w:del w:id="64" w:author="Brice, Amy" w:date="2022-01-25T16:36:00Z">
              <w:r w:rsidR="00F2207B" w:rsidDel="003B40DB">
                <w:delText xml:space="preserve"> of the United States</w:delText>
              </w:r>
            </w:del>
          </w:p>
        </w:tc>
      </w:tr>
      <w:tr w:rsidR="007E4DDE" w:rsidRPr="00B1192B" w14:paraId="5DDB91CD" w14:textId="77777777" w:rsidTr="007B3863">
        <w:tc>
          <w:tcPr>
            <w:tcW w:w="2605" w:type="dxa"/>
          </w:tcPr>
          <w:p w14:paraId="50A5C595" w14:textId="29283DD2" w:rsidR="007E4DDE" w:rsidRPr="004B4DD5" w:rsidRDefault="00EB4355" w:rsidP="004B4DD5">
            <w:pPr>
              <w:pStyle w:val="BodyText"/>
            </w:pPr>
            <w:r w:rsidRPr="004B4DD5">
              <w:t>FINO2</w:t>
            </w:r>
          </w:p>
        </w:tc>
        <w:tc>
          <w:tcPr>
            <w:tcW w:w="6745" w:type="dxa"/>
          </w:tcPr>
          <w:p w14:paraId="0299B5AE" w14:textId="3C713A9E" w:rsidR="007E4DDE" w:rsidRPr="00C62A65" w:rsidRDefault="00EB4355" w:rsidP="004B4DD5">
            <w:pPr>
              <w:pStyle w:val="BodyText"/>
              <w:rPr>
                <w:lang w:val="de-DE"/>
              </w:rPr>
            </w:pPr>
            <w:r w:rsidRPr="00C62A65">
              <w:rPr>
                <w:lang w:val="de-DE"/>
              </w:rPr>
              <w:t>Forschungsplattformen in Nord- und Ostsee Nr. 2</w:t>
            </w:r>
          </w:p>
        </w:tc>
      </w:tr>
      <w:tr w:rsidR="004165F1" w:rsidRPr="004B4DD5" w14:paraId="70C9D200" w14:textId="77777777" w:rsidTr="007B3863">
        <w:tc>
          <w:tcPr>
            <w:tcW w:w="2605" w:type="dxa"/>
          </w:tcPr>
          <w:p w14:paraId="0073AC02" w14:textId="4AE88DDC" w:rsidR="004165F1" w:rsidRPr="004B4DD5" w:rsidRDefault="004165F1" w:rsidP="004B4DD5">
            <w:pPr>
              <w:pStyle w:val="BodyText"/>
            </w:pPr>
            <w:r>
              <w:t>FN</w:t>
            </w:r>
          </w:p>
        </w:tc>
        <w:tc>
          <w:tcPr>
            <w:tcW w:w="6745" w:type="dxa"/>
          </w:tcPr>
          <w:p w14:paraId="709A76BB" w14:textId="0AD3C139" w:rsidR="004165F1" w:rsidRPr="004B4DD5" w:rsidRDefault="007C1943" w:rsidP="004B4DD5">
            <w:pPr>
              <w:pStyle w:val="BodyText"/>
            </w:pPr>
            <w:ins w:id="65" w:author="Anstedt, Sheri" w:date="2022-01-26T12:29:00Z">
              <w:r>
                <w:t>f</w:t>
              </w:r>
            </w:ins>
            <w:del w:id="66" w:author="Anstedt, Sheri" w:date="2022-01-26T12:29:00Z">
              <w:r w:rsidR="004165F1" w:rsidDel="007C1943">
                <w:delText>F</w:delText>
              </w:r>
            </w:del>
            <w:r w:rsidR="004165F1">
              <w:t>alse negative</w:t>
            </w:r>
          </w:p>
        </w:tc>
      </w:tr>
      <w:tr w:rsidR="004165F1" w:rsidRPr="004B4DD5" w14:paraId="32251759" w14:textId="77777777" w:rsidTr="007B3863">
        <w:tc>
          <w:tcPr>
            <w:tcW w:w="2605" w:type="dxa"/>
          </w:tcPr>
          <w:p w14:paraId="7A74F266" w14:textId="6CD5123C" w:rsidR="004165F1" w:rsidRDefault="004165F1" w:rsidP="004B4DD5">
            <w:pPr>
              <w:pStyle w:val="BodyText"/>
            </w:pPr>
            <w:r>
              <w:t>FP</w:t>
            </w:r>
          </w:p>
        </w:tc>
        <w:tc>
          <w:tcPr>
            <w:tcW w:w="6745" w:type="dxa"/>
          </w:tcPr>
          <w:p w14:paraId="73843654" w14:textId="64C4850D" w:rsidR="004165F1" w:rsidRDefault="007C1943" w:rsidP="004B4DD5">
            <w:pPr>
              <w:pStyle w:val="BodyText"/>
            </w:pPr>
            <w:ins w:id="67" w:author="Anstedt, Sheri" w:date="2022-01-26T12:29:00Z">
              <w:r>
                <w:t>f</w:t>
              </w:r>
            </w:ins>
            <w:del w:id="68" w:author="Anstedt, Sheri" w:date="2022-01-26T12:29:00Z">
              <w:r w:rsidR="004165F1" w:rsidDel="007C1943">
                <w:delText>F</w:delText>
              </w:r>
            </w:del>
            <w:r w:rsidR="004165F1">
              <w:t>alse positive</w:t>
            </w:r>
          </w:p>
        </w:tc>
      </w:tr>
      <w:tr w:rsidR="00946EA7" w:rsidRPr="004B4DD5" w14:paraId="5778AD94" w14:textId="77777777" w:rsidTr="007B3863">
        <w:tc>
          <w:tcPr>
            <w:tcW w:w="2605" w:type="dxa"/>
          </w:tcPr>
          <w:p w14:paraId="6900013A" w14:textId="3A829A13" w:rsidR="00946EA7" w:rsidRDefault="00946EA7" w:rsidP="004B4DD5">
            <w:pPr>
              <w:pStyle w:val="BodyText"/>
            </w:pPr>
            <w:r>
              <w:t>IEA</w:t>
            </w:r>
          </w:p>
        </w:tc>
        <w:tc>
          <w:tcPr>
            <w:tcW w:w="6745" w:type="dxa"/>
          </w:tcPr>
          <w:p w14:paraId="403BF6D2" w14:textId="095EDFFF" w:rsidR="00946EA7" w:rsidRDefault="00B446C0" w:rsidP="004B4DD5">
            <w:pPr>
              <w:pStyle w:val="BodyText"/>
            </w:pPr>
            <w:r w:rsidRPr="00B446C0">
              <w:t>International Energy Agency</w:t>
            </w:r>
          </w:p>
        </w:tc>
      </w:tr>
      <w:tr w:rsidR="007E4DDE" w:rsidRPr="004B4DD5" w14:paraId="043925B6" w14:textId="77777777" w:rsidTr="007B3863">
        <w:tc>
          <w:tcPr>
            <w:tcW w:w="2605" w:type="dxa"/>
          </w:tcPr>
          <w:p w14:paraId="4B754B27" w14:textId="0F5A190A" w:rsidR="007E4DDE" w:rsidRPr="004B4DD5" w:rsidRDefault="00277B38" w:rsidP="004B4DD5">
            <w:pPr>
              <w:pStyle w:val="BodyText"/>
            </w:pPr>
            <w:r w:rsidRPr="004B4DD5">
              <w:t>POD</w:t>
            </w:r>
          </w:p>
        </w:tc>
        <w:tc>
          <w:tcPr>
            <w:tcW w:w="6745" w:type="dxa"/>
          </w:tcPr>
          <w:p w14:paraId="6DD0F44D" w14:textId="7C31A460" w:rsidR="005842FE" w:rsidRPr="004B4DD5" w:rsidRDefault="007C1943" w:rsidP="004B4DD5">
            <w:pPr>
              <w:pStyle w:val="BodyText"/>
            </w:pPr>
            <w:ins w:id="69" w:author="Anstedt, Sheri" w:date="2022-01-26T12:29:00Z">
              <w:r>
                <w:t>p</w:t>
              </w:r>
            </w:ins>
            <w:del w:id="70" w:author="Anstedt, Sheri" w:date="2022-01-26T12:29:00Z">
              <w:r w:rsidR="008C424F" w:rsidRPr="004B4DD5" w:rsidDel="007C1943">
                <w:delText>P</w:delText>
              </w:r>
            </w:del>
            <w:r w:rsidR="008C424F" w:rsidRPr="004B4DD5">
              <w:t>robability of detection</w:t>
            </w:r>
          </w:p>
        </w:tc>
      </w:tr>
      <w:tr w:rsidR="004B4DD5" w:rsidRPr="004B4DD5" w14:paraId="6B6E3364" w14:textId="77777777" w:rsidTr="007B3863">
        <w:tc>
          <w:tcPr>
            <w:tcW w:w="2605" w:type="dxa"/>
          </w:tcPr>
          <w:p w14:paraId="2295B45E" w14:textId="562EB4D7" w:rsidR="004B4DD5" w:rsidRPr="004B4DD5" w:rsidRDefault="004B4DD5" w:rsidP="004B4DD5">
            <w:pPr>
              <w:pStyle w:val="BodyText"/>
            </w:pPr>
            <w:r w:rsidRPr="004B4DD5">
              <w:t>PSS</w:t>
            </w:r>
          </w:p>
        </w:tc>
        <w:tc>
          <w:tcPr>
            <w:tcW w:w="6745" w:type="dxa"/>
          </w:tcPr>
          <w:p w14:paraId="64354A3F" w14:textId="778AC533" w:rsidR="004B4DD5" w:rsidRPr="004B4DD5" w:rsidRDefault="007C1943" w:rsidP="004B4DD5">
            <w:pPr>
              <w:pStyle w:val="BodyText"/>
            </w:pPr>
            <w:commentRangeStart w:id="71"/>
            <w:ins w:id="72" w:author="Anstedt, Sheri" w:date="2022-01-26T12:29:00Z">
              <w:r>
                <w:t>p</w:t>
              </w:r>
            </w:ins>
            <w:del w:id="73" w:author="Anstedt, Sheri" w:date="2022-01-26T12:29:00Z">
              <w:r w:rsidR="004B4DD5" w:rsidRPr="004B4DD5" w:rsidDel="007C1943">
                <w:delText>P</w:delText>
              </w:r>
            </w:del>
            <w:r w:rsidR="004B4DD5" w:rsidRPr="004B4DD5">
              <w:t>eirce</w:t>
            </w:r>
            <w:commentRangeEnd w:id="71"/>
            <w:r>
              <w:rPr>
                <w:rStyle w:val="CommentReference"/>
              </w:rPr>
              <w:commentReference w:id="71"/>
            </w:r>
            <w:r w:rsidR="004B4DD5" w:rsidRPr="004B4DD5">
              <w:t xml:space="preserve"> skill score</w:t>
            </w:r>
          </w:p>
        </w:tc>
      </w:tr>
      <w:tr w:rsidR="000952C8" w:rsidRPr="004B4DD5" w14:paraId="3734B9CA" w14:textId="77777777" w:rsidTr="007B3863">
        <w:tc>
          <w:tcPr>
            <w:tcW w:w="2605" w:type="dxa"/>
          </w:tcPr>
          <w:p w14:paraId="6A9203FC" w14:textId="5E48645E" w:rsidR="000952C8" w:rsidRPr="004B4DD5" w:rsidRDefault="000952C8" w:rsidP="004B4DD5">
            <w:pPr>
              <w:pStyle w:val="BodyText"/>
            </w:pPr>
            <w:r>
              <w:t>RMSE</w:t>
            </w:r>
          </w:p>
        </w:tc>
        <w:tc>
          <w:tcPr>
            <w:tcW w:w="6745" w:type="dxa"/>
          </w:tcPr>
          <w:p w14:paraId="7EAFBEB9" w14:textId="77512B16" w:rsidR="000952C8" w:rsidRPr="004B4DD5" w:rsidRDefault="007C1943" w:rsidP="004B4DD5">
            <w:pPr>
              <w:pStyle w:val="BodyText"/>
            </w:pPr>
            <w:ins w:id="74" w:author="Anstedt, Sheri" w:date="2022-01-26T12:29:00Z">
              <w:r>
                <w:t>r</w:t>
              </w:r>
            </w:ins>
            <w:del w:id="75" w:author="Anstedt, Sheri" w:date="2022-01-26T12:29:00Z">
              <w:r w:rsidR="000952C8" w:rsidDel="007C1943">
                <w:delText>R</w:delText>
              </w:r>
            </w:del>
            <w:r w:rsidR="000952C8">
              <w:t>oo</w:t>
            </w:r>
            <w:r w:rsidR="005C49F4">
              <w:t>t-</w:t>
            </w:r>
            <w:r w:rsidR="000952C8">
              <w:t>mean</w:t>
            </w:r>
            <w:r w:rsidR="005C49F4">
              <w:t>-</w:t>
            </w:r>
            <w:r w:rsidR="000952C8">
              <w:t>square error</w:t>
            </w:r>
          </w:p>
        </w:tc>
      </w:tr>
      <w:tr w:rsidR="005842FE" w:rsidRPr="004B4DD5" w14:paraId="35407E7D" w14:textId="77777777" w:rsidTr="007B3863">
        <w:tc>
          <w:tcPr>
            <w:tcW w:w="2605" w:type="dxa"/>
          </w:tcPr>
          <w:p w14:paraId="2716E61E" w14:textId="27F35D7B" w:rsidR="005842FE" w:rsidRPr="004B4DD5" w:rsidRDefault="005842FE" w:rsidP="004B4DD5">
            <w:pPr>
              <w:pStyle w:val="BodyText"/>
            </w:pPr>
            <w:r w:rsidRPr="004B4DD5">
              <w:t>SEDS</w:t>
            </w:r>
          </w:p>
        </w:tc>
        <w:tc>
          <w:tcPr>
            <w:tcW w:w="6745" w:type="dxa"/>
          </w:tcPr>
          <w:p w14:paraId="3486DFB2" w14:textId="01CF1547" w:rsidR="005842FE" w:rsidRPr="004B4DD5" w:rsidRDefault="007C1943" w:rsidP="004B4DD5">
            <w:pPr>
              <w:pStyle w:val="BodyText"/>
            </w:pPr>
            <w:ins w:id="76" w:author="Anstedt, Sheri" w:date="2022-01-26T12:30:00Z">
              <w:r>
                <w:t>s</w:t>
              </w:r>
            </w:ins>
            <w:del w:id="77" w:author="Anstedt, Sheri" w:date="2022-01-26T12:30:00Z">
              <w:r w:rsidR="004B4DD5" w:rsidRPr="004B4DD5" w:rsidDel="007C1943">
                <w:delText>S</w:delText>
              </w:r>
            </w:del>
            <w:r w:rsidR="004B4DD5" w:rsidRPr="004B4DD5">
              <w:t>ymmetric extreme dependency score</w:t>
            </w:r>
          </w:p>
        </w:tc>
      </w:tr>
      <w:tr w:rsidR="00277B38" w:rsidRPr="004B4DD5" w14:paraId="3F895546" w14:textId="77777777" w:rsidTr="007B3863">
        <w:tc>
          <w:tcPr>
            <w:tcW w:w="2605" w:type="dxa"/>
          </w:tcPr>
          <w:p w14:paraId="07D366CD" w14:textId="0F0AD9F3" w:rsidR="00277B38" w:rsidRPr="004B4DD5" w:rsidRDefault="00277B38" w:rsidP="004B4DD5">
            <w:pPr>
              <w:pStyle w:val="BodyText"/>
            </w:pPr>
            <w:r w:rsidRPr="004B4DD5">
              <w:t>SR</w:t>
            </w:r>
          </w:p>
        </w:tc>
        <w:tc>
          <w:tcPr>
            <w:tcW w:w="6745" w:type="dxa"/>
          </w:tcPr>
          <w:p w14:paraId="541B89FB" w14:textId="58962A2D" w:rsidR="00277B38" w:rsidRPr="004B4DD5" w:rsidRDefault="007C1943" w:rsidP="004B4DD5">
            <w:pPr>
              <w:pStyle w:val="BodyText"/>
            </w:pPr>
            <w:ins w:id="78" w:author="Anstedt, Sheri" w:date="2022-01-26T12:30:00Z">
              <w:r>
                <w:t>s</w:t>
              </w:r>
            </w:ins>
            <w:del w:id="79" w:author="Anstedt, Sheri" w:date="2022-01-26T12:30:00Z">
              <w:r w:rsidR="008C424F" w:rsidRPr="004B4DD5" w:rsidDel="007C1943">
                <w:delText>S</w:delText>
              </w:r>
            </w:del>
            <w:r w:rsidR="008C424F" w:rsidRPr="004B4DD5">
              <w:t>uccess r</w:t>
            </w:r>
            <w:r w:rsidR="00277B38" w:rsidRPr="004B4DD5">
              <w:t>atio</w:t>
            </w:r>
          </w:p>
        </w:tc>
      </w:tr>
      <w:tr w:rsidR="00F73CE1" w:rsidRPr="004B4DD5" w14:paraId="0EC25D42" w14:textId="77777777" w:rsidTr="007B3863">
        <w:tc>
          <w:tcPr>
            <w:tcW w:w="2605" w:type="dxa"/>
          </w:tcPr>
          <w:p w14:paraId="0792AF83" w14:textId="095C5EE5" w:rsidR="00F73CE1" w:rsidRPr="004B4DD5" w:rsidRDefault="00F73CE1" w:rsidP="004B4DD5">
            <w:pPr>
              <w:pStyle w:val="BodyText"/>
            </w:pPr>
            <w:r>
              <w:t>TCP</w:t>
            </w:r>
          </w:p>
        </w:tc>
        <w:tc>
          <w:tcPr>
            <w:tcW w:w="6745" w:type="dxa"/>
          </w:tcPr>
          <w:p w14:paraId="2163DA81" w14:textId="1012CEF6" w:rsidR="00F73CE1" w:rsidRPr="004B4DD5" w:rsidRDefault="00F73CE1" w:rsidP="004B4DD5">
            <w:pPr>
              <w:pStyle w:val="BodyText"/>
            </w:pPr>
            <w:r w:rsidRPr="00FE53E6">
              <w:t>Technical Collaboration Programme</w:t>
            </w:r>
          </w:p>
        </w:tc>
      </w:tr>
      <w:tr w:rsidR="00B313FE" w:rsidRPr="004B4DD5" w14:paraId="52B4B9E1" w14:textId="77777777" w:rsidTr="007B3863">
        <w:tc>
          <w:tcPr>
            <w:tcW w:w="2605" w:type="dxa"/>
          </w:tcPr>
          <w:p w14:paraId="5B98FCA0" w14:textId="62C39359" w:rsidR="00B313FE" w:rsidRPr="004B4DD5" w:rsidRDefault="00B313FE" w:rsidP="004B4DD5">
            <w:pPr>
              <w:pStyle w:val="BodyText"/>
            </w:pPr>
            <w:r>
              <w:t>TN</w:t>
            </w:r>
          </w:p>
        </w:tc>
        <w:tc>
          <w:tcPr>
            <w:tcW w:w="6745" w:type="dxa"/>
          </w:tcPr>
          <w:p w14:paraId="172071A6" w14:textId="489E800B" w:rsidR="00B313FE" w:rsidRPr="004B4DD5" w:rsidRDefault="007C1943" w:rsidP="004B4DD5">
            <w:pPr>
              <w:pStyle w:val="BodyText"/>
            </w:pPr>
            <w:ins w:id="80" w:author="Anstedt, Sheri" w:date="2022-01-26T12:30:00Z">
              <w:r>
                <w:t>t</w:t>
              </w:r>
            </w:ins>
            <w:del w:id="81" w:author="Anstedt, Sheri" w:date="2022-01-26T12:30:00Z">
              <w:r w:rsidR="00B313FE" w:rsidDel="007C1943">
                <w:delText>T</w:delText>
              </w:r>
            </w:del>
            <w:r w:rsidR="00B313FE">
              <w:t>rue negative</w:t>
            </w:r>
          </w:p>
        </w:tc>
      </w:tr>
      <w:tr w:rsidR="00B313FE" w:rsidRPr="004B4DD5" w14:paraId="7335E694" w14:textId="77777777" w:rsidTr="007B3863">
        <w:tc>
          <w:tcPr>
            <w:tcW w:w="2605" w:type="dxa"/>
          </w:tcPr>
          <w:p w14:paraId="52FBADCB" w14:textId="74AFB5DE" w:rsidR="00B313FE" w:rsidRDefault="00B313FE" w:rsidP="004B4DD5">
            <w:pPr>
              <w:pStyle w:val="BodyText"/>
            </w:pPr>
            <w:r>
              <w:t>TP</w:t>
            </w:r>
          </w:p>
        </w:tc>
        <w:tc>
          <w:tcPr>
            <w:tcW w:w="6745" w:type="dxa"/>
          </w:tcPr>
          <w:p w14:paraId="1C4737D7" w14:textId="359748F8" w:rsidR="00B313FE" w:rsidRDefault="007C1943" w:rsidP="004B4DD5">
            <w:pPr>
              <w:pStyle w:val="BodyText"/>
            </w:pPr>
            <w:ins w:id="82" w:author="Anstedt, Sheri" w:date="2022-01-26T12:30:00Z">
              <w:r>
                <w:t>t</w:t>
              </w:r>
            </w:ins>
            <w:del w:id="83" w:author="Anstedt, Sheri" w:date="2022-01-26T12:30:00Z">
              <w:r w:rsidR="00B313FE" w:rsidDel="007C1943">
                <w:delText>T</w:delText>
              </w:r>
            </w:del>
            <w:r w:rsidR="00B313FE">
              <w:t>rue positive</w:t>
            </w:r>
          </w:p>
        </w:tc>
      </w:tr>
      <w:tr w:rsidR="007B60AE" w:rsidRPr="004B4DD5" w14:paraId="787A8EE9" w14:textId="77777777" w:rsidTr="007B3863">
        <w:tc>
          <w:tcPr>
            <w:tcW w:w="2605" w:type="dxa"/>
          </w:tcPr>
          <w:p w14:paraId="483F3A2A" w14:textId="77D14C4F" w:rsidR="007B60AE" w:rsidRDefault="007B60AE" w:rsidP="004B4DD5">
            <w:pPr>
              <w:pStyle w:val="BodyText"/>
            </w:pPr>
            <w:r>
              <w:t>V&amp;V</w:t>
            </w:r>
          </w:p>
        </w:tc>
        <w:tc>
          <w:tcPr>
            <w:tcW w:w="6745" w:type="dxa"/>
          </w:tcPr>
          <w:p w14:paraId="3CA747CE" w14:textId="786DCA7D" w:rsidR="007B60AE" w:rsidRDefault="007B60AE" w:rsidP="004B4DD5">
            <w:pPr>
              <w:pStyle w:val="BodyText"/>
            </w:pPr>
            <w:r>
              <w:t>verification and validation</w:t>
            </w:r>
          </w:p>
        </w:tc>
      </w:tr>
      <w:tr w:rsidR="007E4DDE" w:rsidRPr="004B4DD5" w14:paraId="2A52B759" w14:textId="77777777" w:rsidTr="007B3863">
        <w:tc>
          <w:tcPr>
            <w:tcW w:w="2605" w:type="dxa"/>
          </w:tcPr>
          <w:p w14:paraId="1F6874C9" w14:textId="26FA058F" w:rsidR="007E4DDE" w:rsidRPr="004B4DD5" w:rsidRDefault="007E4DDE" w:rsidP="004B4DD5">
            <w:pPr>
              <w:pStyle w:val="BodyText"/>
            </w:pPr>
            <w:r w:rsidRPr="004B4DD5">
              <w:t>WFIP2</w:t>
            </w:r>
          </w:p>
        </w:tc>
        <w:tc>
          <w:tcPr>
            <w:tcW w:w="6745" w:type="dxa"/>
          </w:tcPr>
          <w:p w14:paraId="0555094E" w14:textId="3AC4D197" w:rsidR="007E4DDE" w:rsidRPr="004B4DD5" w:rsidRDefault="00110948" w:rsidP="004B4DD5">
            <w:pPr>
              <w:pStyle w:val="BodyText"/>
            </w:pPr>
            <w:r>
              <w:t>T</w:t>
            </w:r>
            <w:r w:rsidRPr="00110948">
              <w:t xml:space="preserve">he </w:t>
            </w:r>
            <w:r w:rsidR="00CF6458">
              <w:t>S</w:t>
            </w:r>
            <w:r w:rsidRPr="00110948">
              <w:t>econd Wind Forecast Improvement Project</w:t>
            </w:r>
          </w:p>
        </w:tc>
      </w:tr>
    </w:tbl>
    <w:p w14:paraId="4E34AA50" w14:textId="5D02765A" w:rsidR="00AA2573" w:rsidRDefault="00AA2573" w:rsidP="00447937">
      <w:pPr>
        <w:pStyle w:val="Acronyms"/>
        <w:ind w:left="0" w:firstLine="0"/>
        <w:rPr>
          <w:lang w:eastAsia="zh-TW"/>
        </w:rPr>
      </w:pPr>
    </w:p>
    <w:p w14:paraId="42833C8D" w14:textId="77777777" w:rsidR="00AA2573" w:rsidRDefault="00AA2573">
      <w:pPr>
        <w:rPr>
          <w:szCs w:val="22"/>
          <w:lang w:eastAsia="zh-TW"/>
        </w:rPr>
      </w:pPr>
      <w:r>
        <w:rPr>
          <w:lang w:eastAsia="zh-TW"/>
        </w:rPr>
        <w:br w:type="page"/>
      </w:r>
    </w:p>
    <w:p w14:paraId="30BF26F5" w14:textId="77777777" w:rsidR="007A7CCD" w:rsidRPr="005A1303" w:rsidRDefault="007A7CCD" w:rsidP="005A1303">
      <w:pPr>
        <w:pStyle w:val="HeadingFrontNoTOC"/>
        <w:rPr>
          <w:rStyle w:val="Heading1Char"/>
          <w:b/>
          <w:bCs/>
        </w:rPr>
      </w:pPr>
      <w:bookmarkStart w:id="84" w:name="_Toc512508457"/>
      <w:bookmarkStart w:id="85" w:name="_Toc94021866"/>
      <w:r w:rsidRPr="005A1303">
        <w:rPr>
          <w:rStyle w:val="Heading1Char"/>
          <w:b/>
          <w:bCs/>
        </w:rPr>
        <w:lastRenderedPageBreak/>
        <w:t>Contents</w:t>
      </w:r>
      <w:bookmarkEnd w:id="84"/>
      <w:bookmarkEnd w:id="85"/>
    </w:p>
    <w:sdt>
      <w:sdtPr>
        <w:rPr>
          <w:rFonts w:ascii="Times New Roman" w:hAnsi="Times New Roman"/>
          <w:b/>
        </w:rPr>
        <w:id w:val="479653150"/>
        <w:docPartObj>
          <w:docPartGallery w:val="Table of Contents"/>
          <w:docPartUnique/>
        </w:docPartObj>
      </w:sdtPr>
      <w:sdtEndPr>
        <w:rPr>
          <w:rFonts w:asciiTheme="minorHAnsi" w:hAnsiTheme="minorHAnsi" w:cstheme="minorHAnsi"/>
          <w:b w:val="0"/>
          <w:bCs/>
          <w:szCs w:val="22"/>
        </w:rPr>
      </w:sdtEndPr>
      <w:sdtContent>
        <w:p w14:paraId="216249AC" w14:textId="18230F8C" w:rsidR="008829E9" w:rsidRDefault="00334E8F">
          <w:pPr>
            <w:pStyle w:val="TOC1"/>
            <w:rPr>
              <w:rFonts w:eastAsiaTheme="minorEastAsia" w:cstheme="minorBidi"/>
              <w:szCs w:val="22"/>
              <w:lang w:eastAsia="en-US"/>
            </w:rPr>
          </w:pPr>
          <w:r w:rsidRPr="00D27D7B">
            <w:rPr>
              <w:rFonts w:cstheme="minorHAnsi"/>
              <w:szCs w:val="22"/>
            </w:rPr>
            <w:fldChar w:fldCharType="begin"/>
          </w:r>
          <w:r w:rsidRPr="00D27D7B">
            <w:rPr>
              <w:rFonts w:cstheme="minorHAnsi"/>
              <w:szCs w:val="22"/>
            </w:rPr>
            <w:instrText xml:space="preserve"> TOC \o "2-3" \h \z \t "Heading 1,1,Heading 6,1,Heading-Front (TOC),1" </w:instrText>
          </w:r>
          <w:r w:rsidRPr="00D27D7B">
            <w:rPr>
              <w:rFonts w:cstheme="minorHAnsi"/>
              <w:szCs w:val="22"/>
            </w:rPr>
            <w:fldChar w:fldCharType="separate"/>
          </w:r>
          <w:hyperlink w:anchor="_Toc94021863" w:history="1">
            <w:r w:rsidR="008829E9" w:rsidRPr="00AB4607">
              <w:rPr>
                <w:rStyle w:val="Hyperlink"/>
              </w:rPr>
              <w:t>Abstract</w:t>
            </w:r>
            <w:r w:rsidR="008829E9">
              <w:rPr>
                <w:webHidden/>
              </w:rPr>
              <w:tab/>
            </w:r>
            <w:r w:rsidR="008829E9">
              <w:rPr>
                <w:webHidden/>
              </w:rPr>
              <w:fldChar w:fldCharType="begin"/>
            </w:r>
            <w:r w:rsidR="008829E9">
              <w:rPr>
                <w:webHidden/>
              </w:rPr>
              <w:instrText xml:space="preserve"> PAGEREF _Toc94021863 \h </w:instrText>
            </w:r>
            <w:r w:rsidR="008829E9">
              <w:rPr>
                <w:webHidden/>
              </w:rPr>
            </w:r>
            <w:r w:rsidR="008829E9">
              <w:rPr>
                <w:webHidden/>
              </w:rPr>
              <w:fldChar w:fldCharType="separate"/>
            </w:r>
            <w:r w:rsidR="008829E9">
              <w:rPr>
                <w:webHidden/>
              </w:rPr>
              <w:t>ii</w:t>
            </w:r>
            <w:r w:rsidR="008829E9">
              <w:rPr>
                <w:webHidden/>
              </w:rPr>
              <w:fldChar w:fldCharType="end"/>
            </w:r>
          </w:hyperlink>
        </w:p>
        <w:p w14:paraId="52B10B8C" w14:textId="45F76D49" w:rsidR="008829E9" w:rsidRDefault="00CE2030">
          <w:pPr>
            <w:pStyle w:val="TOC1"/>
            <w:rPr>
              <w:rFonts w:eastAsiaTheme="minorEastAsia" w:cstheme="minorBidi"/>
              <w:szCs w:val="22"/>
              <w:lang w:eastAsia="en-US"/>
            </w:rPr>
          </w:pPr>
          <w:hyperlink w:anchor="_Toc94021864" w:history="1">
            <w:r w:rsidR="008829E9" w:rsidRPr="00AB4607">
              <w:rPr>
                <w:rStyle w:val="Hyperlink"/>
              </w:rPr>
              <w:t>Acknowledgments</w:t>
            </w:r>
            <w:r w:rsidR="008829E9">
              <w:rPr>
                <w:webHidden/>
              </w:rPr>
              <w:tab/>
            </w:r>
            <w:r w:rsidR="008829E9">
              <w:rPr>
                <w:webHidden/>
              </w:rPr>
              <w:fldChar w:fldCharType="begin"/>
            </w:r>
            <w:r w:rsidR="008829E9">
              <w:rPr>
                <w:webHidden/>
              </w:rPr>
              <w:instrText xml:space="preserve"> PAGEREF _Toc94021864 \h </w:instrText>
            </w:r>
            <w:r w:rsidR="008829E9">
              <w:rPr>
                <w:webHidden/>
              </w:rPr>
            </w:r>
            <w:r w:rsidR="008829E9">
              <w:rPr>
                <w:webHidden/>
              </w:rPr>
              <w:fldChar w:fldCharType="separate"/>
            </w:r>
            <w:r w:rsidR="008829E9">
              <w:rPr>
                <w:webHidden/>
              </w:rPr>
              <w:t>iii</w:t>
            </w:r>
            <w:r w:rsidR="008829E9">
              <w:rPr>
                <w:webHidden/>
              </w:rPr>
              <w:fldChar w:fldCharType="end"/>
            </w:r>
          </w:hyperlink>
        </w:p>
        <w:p w14:paraId="6D14DF4F" w14:textId="148D2C81" w:rsidR="008829E9" w:rsidRDefault="00CE2030">
          <w:pPr>
            <w:pStyle w:val="TOC1"/>
            <w:rPr>
              <w:rFonts w:eastAsiaTheme="minorEastAsia" w:cstheme="minorBidi"/>
              <w:szCs w:val="22"/>
              <w:lang w:eastAsia="en-US"/>
            </w:rPr>
          </w:pPr>
          <w:hyperlink w:anchor="_Toc94021865" w:history="1">
            <w:r w:rsidR="008829E9" w:rsidRPr="00AB4607">
              <w:rPr>
                <w:rStyle w:val="Hyperlink"/>
              </w:rPr>
              <w:t>Acronyms and Abbreviations</w:t>
            </w:r>
            <w:r w:rsidR="008829E9">
              <w:rPr>
                <w:webHidden/>
              </w:rPr>
              <w:tab/>
            </w:r>
            <w:r w:rsidR="008829E9">
              <w:rPr>
                <w:webHidden/>
              </w:rPr>
              <w:fldChar w:fldCharType="begin"/>
            </w:r>
            <w:r w:rsidR="008829E9">
              <w:rPr>
                <w:webHidden/>
              </w:rPr>
              <w:instrText xml:space="preserve"> PAGEREF _Toc94021865 \h </w:instrText>
            </w:r>
            <w:r w:rsidR="008829E9">
              <w:rPr>
                <w:webHidden/>
              </w:rPr>
            </w:r>
            <w:r w:rsidR="008829E9">
              <w:rPr>
                <w:webHidden/>
              </w:rPr>
              <w:fldChar w:fldCharType="separate"/>
            </w:r>
            <w:r w:rsidR="008829E9">
              <w:rPr>
                <w:webHidden/>
              </w:rPr>
              <w:t>iv</w:t>
            </w:r>
            <w:r w:rsidR="008829E9">
              <w:rPr>
                <w:webHidden/>
              </w:rPr>
              <w:fldChar w:fldCharType="end"/>
            </w:r>
          </w:hyperlink>
        </w:p>
        <w:p w14:paraId="54C7D7A7" w14:textId="5AEDD241" w:rsidR="008829E9" w:rsidRDefault="00CE2030">
          <w:pPr>
            <w:pStyle w:val="TOC1"/>
            <w:rPr>
              <w:rFonts w:eastAsiaTheme="minorEastAsia" w:cstheme="minorBidi"/>
              <w:szCs w:val="22"/>
              <w:lang w:eastAsia="en-US"/>
            </w:rPr>
          </w:pPr>
          <w:hyperlink w:anchor="_Toc94021866" w:history="1">
            <w:r w:rsidR="008829E9" w:rsidRPr="00AB4607">
              <w:rPr>
                <w:rStyle w:val="Hyperlink"/>
                <w:bCs/>
              </w:rPr>
              <w:t>Contents</w:t>
            </w:r>
            <w:r w:rsidR="008829E9">
              <w:rPr>
                <w:webHidden/>
              </w:rPr>
              <w:tab/>
            </w:r>
            <w:r w:rsidR="008829E9">
              <w:rPr>
                <w:webHidden/>
              </w:rPr>
              <w:fldChar w:fldCharType="begin"/>
            </w:r>
            <w:r w:rsidR="008829E9">
              <w:rPr>
                <w:webHidden/>
              </w:rPr>
              <w:instrText xml:space="preserve"> PAGEREF _Toc94021866 \h </w:instrText>
            </w:r>
            <w:r w:rsidR="008829E9">
              <w:rPr>
                <w:webHidden/>
              </w:rPr>
            </w:r>
            <w:r w:rsidR="008829E9">
              <w:rPr>
                <w:webHidden/>
              </w:rPr>
              <w:fldChar w:fldCharType="separate"/>
            </w:r>
            <w:r w:rsidR="008829E9">
              <w:rPr>
                <w:webHidden/>
              </w:rPr>
              <w:t>v</w:t>
            </w:r>
            <w:r w:rsidR="008829E9">
              <w:rPr>
                <w:webHidden/>
              </w:rPr>
              <w:fldChar w:fldCharType="end"/>
            </w:r>
          </w:hyperlink>
        </w:p>
        <w:p w14:paraId="11A9088C" w14:textId="17191B16" w:rsidR="008829E9" w:rsidRDefault="00CE2030">
          <w:pPr>
            <w:pStyle w:val="TOC1"/>
            <w:rPr>
              <w:rFonts w:eastAsiaTheme="minorEastAsia" w:cstheme="minorBidi"/>
              <w:szCs w:val="22"/>
              <w:lang w:eastAsia="en-US"/>
            </w:rPr>
          </w:pPr>
          <w:hyperlink w:anchor="_Toc94021867" w:history="1">
            <w:r w:rsidR="008829E9" w:rsidRPr="00AB4607">
              <w:rPr>
                <w:rStyle w:val="Hyperlink"/>
                <w:rFonts w:cs="Arial"/>
              </w:rPr>
              <w:t>1.0</w:t>
            </w:r>
            <w:r w:rsidR="008829E9">
              <w:rPr>
                <w:rFonts w:eastAsiaTheme="minorEastAsia" w:cstheme="minorBidi"/>
                <w:szCs w:val="22"/>
                <w:lang w:eastAsia="en-US"/>
              </w:rPr>
              <w:tab/>
            </w:r>
            <w:r w:rsidR="008829E9" w:rsidRPr="00AB4607">
              <w:rPr>
                <w:rStyle w:val="Hyperlink"/>
              </w:rPr>
              <w:t>Motivation</w:t>
            </w:r>
            <w:r w:rsidR="008829E9">
              <w:rPr>
                <w:webHidden/>
              </w:rPr>
              <w:tab/>
            </w:r>
            <w:r w:rsidR="008829E9">
              <w:rPr>
                <w:webHidden/>
              </w:rPr>
              <w:fldChar w:fldCharType="begin"/>
            </w:r>
            <w:r w:rsidR="008829E9">
              <w:rPr>
                <w:webHidden/>
              </w:rPr>
              <w:instrText xml:space="preserve"> PAGEREF _Toc94021867 \h </w:instrText>
            </w:r>
            <w:r w:rsidR="008829E9">
              <w:rPr>
                <w:webHidden/>
              </w:rPr>
            </w:r>
            <w:r w:rsidR="008829E9">
              <w:rPr>
                <w:webHidden/>
              </w:rPr>
              <w:fldChar w:fldCharType="separate"/>
            </w:r>
            <w:r w:rsidR="008829E9">
              <w:rPr>
                <w:webHidden/>
              </w:rPr>
              <w:t>1</w:t>
            </w:r>
            <w:r w:rsidR="008829E9">
              <w:rPr>
                <w:webHidden/>
              </w:rPr>
              <w:fldChar w:fldCharType="end"/>
            </w:r>
          </w:hyperlink>
        </w:p>
        <w:p w14:paraId="1CB9A566" w14:textId="62029419" w:rsidR="008829E9" w:rsidRDefault="00CE2030">
          <w:pPr>
            <w:pStyle w:val="TOC1"/>
            <w:rPr>
              <w:rFonts w:eastAsiaTheme="minorEastAsia" w:cstheme="minorBidi"/>
              <w:szCs w:val="22"/>
              <w:lang w:eastAsia="en-US"/>
            </w:rPr>
          </w:pPr>
          <w:hyperlink w:anchor="_Toc94021868" w:history="1">
            <w:r w:rsidR="008829E9" w:rsidRPr="00AB4607">
              <w:rPr>
                <w:rStyle w:val="Hyperlink"/>
                <w:rFonts w:cs="Arial"/>
              </w:rPr>
              <w:t>2.0</w:t>
            </w:r>
            <w:r w:rsidR="008829E9">
              <w:rPr>
                <w:rFonts w:eastAsiaTheme="minorEastAsia" w:cstheme="minorBidi"/>
                <w:szCs w:val="22"/>
                <w:lang w:eastAsia="en-US"/>
              </w:rPr>
              <w:tab/>
            </w:r>
            <w:r w:rsidR="008829E9" w:rsidRPr="00AB4607">
              <w:rPr>
                <w:rStyle w:val="Hyperlink"/>
              </w:rPr>
              <w:t>WE-Validate</w:t>
            </w:r>
            <w:r w:rsidR="008829E9">
              <w:rPr>
                <w:webHidden/>
              </w:rPr>
              <w:tab/>
            </w:r>
            <w:r w:rsidR="008829E9">
              <w:rPr>
                <w:webHidden/>
              </w:rPr>
              <w:fldChar w:fldCharType="begin"/>
            </w:r>
            <w:r w:rsidR="008829E9">
              <w:rPr>
                <w:webHidden/>
              </w:rPr>
              <w:instrText xml:space="preserve"> PAGEREF _Toc94021868 \h </w:instrText>
            </w:r>
            <w:r w:rsidR="008829E9">
              <w:rPr>
                <w:webHidden/>
              </w:rPr>
            </w:r>
            <w:r w:rsidR="008829E9">
              <w:rPr>
                <w:webHidden/>
              </w:rPr>
              <w:fldChar w:fldCharType="separate"/>
            </w:r>
            <w:r w:rsidR="008829E9">
              <w:rPr>
                <w:webHidden/>
              </w:rPr>
              <w:t>2</w:t>
            </w:r>
            <w:r w:rsidR="008829E9">
              <w:rPr>
                <w:webHidden/>
              </w:rPr>
              <w:fldChar w:fldCharType="end"/>
            </w:r>
          </w:hyperlink>
        </w:p>
        <w:p w14:paraId="190AF8EC" w14:textId="7781BA68" w:rsidR="008829E9" w:rsidRDefault="00CE2030">
          <w:pPr>
            <w:pStyle w:val="TOC1"/>
            <w:rPr>
              <w:rFonts w:eastAsiaTheme="minorEastAsia" w:cstheme="minorBidi"/>
              <w:szCs w:val="22"/>
              <w:lang w:eastAsia="en-US"/>
            </w:rPr>
          </w:pPr>
          <w:hyperlink w:anchor="_Toc94021869" w:history="1">
            <w:r w:rsidR="008829E9" w:rsidRPr="00AB4607">
              <w:rPr>
                <w:rStyle w:val="Hyperlink"/>
                <w:rFonts w:cs="Arial"/>
              </w:rPr>
              <w:t>3.0</w:t>
            </w:r>
            <w:r w:rsidR="008829E9">
              <w:rPr>
                <w:rFonts w:eastAsiaTheme="minorEastAsia" w:cstheme="minorBidi"/>
                <w:szCs w:val="22"/>
                <w:lang w:eastAsia="en-US"/>
              </w:rPr>
              <w:tab/>
            </w:r>
            <w:r w:rsidR="008829E9" w:rsidRPr="00AB4607">
              <w:rPr>
                <w:rStyle w:val="Hyperlink"/>
              </w:rPr>
              <w:t>Metrics evaluation</w:t>
            </w:r>
            <w:r w:rsidR="008829E9">
              <w:rPr>
                <w:webHidden/>
              </w:rPr>
              <w:tab/>
            </w:r>
            <w:r w:rsidR="008829E9">
              <w:rPr>
                <w:webHidden/>
              </w:rPr>
              <w:fldChar w:fldCharType="begin"/>
            </w:r>
            <w:r w:rsidR="008829E9">
              <w:rPr>
                <w:webHidden/>
              </w:rPr>
              <w:instrText xml:space="preserve"> PAGEREF _Toc94021869 \h </w:instrText>
            </w:r>
            <w:r w:rsidR="008829E9">
              <w:rPr>
                <w:webHidden/>
              </w:rPr>
            </w:r>
            <w:r w:rsidR="008829E9">
              <w:rPr>
                <w:webHidden/>
              </w:rPr>
              <w:fldChar w:fldCharType="separate"/>
            </w:r>
            <w:r w:rsidR="008829E9">
              <w:rPr>
                <w:webHidden/>
              </w:rPr>
              <w:t>4</w:t>
            </w:r>
            <w:r w:rsidR="008829E9">
              <w:rPr>
                <w:webHidden/>
              </w:rPr>
              <w:fldChar w:fldCharType="end"/>
            </w:r>
          </w:hyperlink>
        </w:p>
        <w:p w14:paraId="54FC386B" w14:textId="04AC4063" w:rsidR="008829E9" w:rsidRDefault="00CE2030">
          <w:pPr>
            <w:pStyle w:val="TOC2"/>
            <w:rPr>
              <w:rFonts w:eastAsiaTheme="minorEastAsia" w:cstheme="minorBidi"/>
              <w:szCs w:val="22"/>
              <w:lang w:eastAsia="en-US"/>
            </w:rPr>
          </w:pPr>
          <w:hyperlink w:anchor="_Toc94021870" w:history="1">
            <w:r w:rsidR="008829E9" w:rsidRPr="00AB4607">
              <w:rPr>
                <w:rStyle w:val="Hyperlink"/>
                <w:rFonts w:cs="Arial"/>
              </w:rPr>
              <w:t>3.1</w:t>
            </w:r>
            <w:r w:rsidR="008829E9">
              <w:rPr>
                <w:rFonts w:eastAsiaTheme="minorEastAsia" w:cstheme="minorBidi"/>
                <w:szCs w:val="22"/>
                <w:lang w:eastAsia="en-US"/>
              </w:rPr>
              <w:tab/>
            </w:r>
            <w:r w:rsidR="008829E9" w:rsidRPr="00AB4607">
              <w:rPr>
                <w:rStyle w:val="Hyperlink"/>
              </w:rPr>
              <w:t>Single-value metrics for time series forecasts</w:t>
            </w:r>
            <w:r w:rsidR="008829E9">
              <w:rPr>
                <w:webHidden/>
              </w:rPr>
              <w:tab/>
            </w:r>
            <w:r w:rsidR="008829E9">
              <w:rPr>
                <w:webHidden/>
              </w:rPr>
              <w:fldChar w:fldCharType="begin"/>
            </w:r>
            <w:r w:rsidR="008829E9">
              <w:rPr>
                <w:webHidden/>
              </w:rPr>
              <w:instrText xml:space="preserve"> PAGEREF _Toc94021870 \h </w:instrText>
            </w:r>
            <w:r w:rsidR="008829E9">
              <w:rPr>
                <w:webHidden/>
              </w:rPr>
            </w:r>
            <w:r w:rsidR="008829E9">
              <w:rPr>
                <w:webHidden/>
              </w:rPr>
              <w:fldChar w:fldCharType="separate"/>
            </w:r>
            <w:r w:rsidR="008829E9">
              <w:rPr>
                <w:webHidden/>
              </w:rPr>
              <w:t>4</w:t>
            </w:r>
            <w:r w:rsidR="008829E9">
              <w:rPr>
                <w:webHidden/>
              </w:rPr>
              <w:fldChar w:fldCharType="end"/>
            </w:r>
          </w:hyperlink>
        </w:p>
        <w:p w14:paraId="6B0D5409" w14:textId="49151195" w:rsidR="008829E9" w:rsidRDefault="00CE2030">
          <w:pPr>
            <w:pStyle w:val="TOC2"/>
            <w:rPr>
              <w:rFonts w:eastAsiaTheme="minorEastAsia" w:cstheme="minorBidi"/>
              <w:szCs w:val="22"/>
              <w:lang w:eastAsia="en-US"/>
            </w:rPr>
          </w:pPr>
          <w:hyperlink w:anchor="_Toc94021871" w:history="1">
            <w:r w:rsidR="008829E9" w:rsidRPr="00AB4607">
              <w:rPr>
                <w:rStyle w:val="Hyperlink"/>
                <w:rFonts w:cs="Arial"/>
              </w:rPr>
              <w:t>3.2</w:t>
            </w:r>
            <w:r w:rsidR="008829E9">
              <w:rPr>
                <w:rFonts w:eastAsiaTheme="minorEastAsia" w:cstheme="minorBidi"/>
                <w:szCs w:val="22"/>
                <w:lang w:eastAsia="en-US"/>
              </w:rPr>
              <w:tab/>
            </w:r>
            <w:r w:rsidR="008829E9" w:rsidRPr="00AB4607">
              <w:rPr>
                <w:rStyle w:val="Hyperlink"/>
              </w:rPr>
              <w:t>Metrics for ramp forecasts</w:t>
            </w:r>
            <w:r w:rsidR="008829E9">
              <w:rPr>
                <w:webHidden/>
              </w:rPr>
              <w:tab/>
            </w:r>
            <w:r w:rsidR="008829E9">
              <w:rPr>
                <w:webHidden/>
              </w:rPr>
              <w:fldChar w:fldCharType="begin"/>
            </w:r>
            <w:r w:rsidR="008829E9">
              <w:rPr>
                <w:webHidden/>
              </w:rPr>
              <w:instrText xml:space="preserve"> PAGEREF _Toc94021871 \h </w:instrText>
            </w:r>
            <w:r w:rsidR="008829E9">
              <w:rPr>
                <w:webHidden/>
              </w:rPr>
            </w:r>
            <w:r w:rsidR="008829E9">
              <w:rPr>
                <w:webHidden/>
              </w:rPr>
              <w:fldChar w:fldCharType="separate"/>
            </w:r>
            <w:r w:rsidR="008829E9">
              <w:rPr>
                <w:webHidden/>
              </w:rPr>
              <w:t>5</w:t>
            </w:r>
            <w:r w:rsidR="008829E9">
              <w:rPr>
                <w:webHidden/>
              </w:rPr>
              <w:fldChar w:fldCharType="end"/>
            </w:r>
          </w:hyperlink>
        </w:p>
        <w:p w14:paraId="795DBE13" w14:textId="7FC29F79" w:rsidR="008829E9" w:rsidRDefault="00CE2030">
          <w:pPr>
            <w:pStyle w:val="TOC1"/>
            <w:rPr>
              <w:rFonts w:eastAsiaTheme="minorEastAsia" w:cstheme="minorBidi"/>
              <w:szCs w:val="22"/>
              <w:lang w:eastAsia="en-US"/>
            </w:rPr>
          </w:pPr>
          <w:hyperlink w:anchor="_Toc94021872" w:history="1">
            <w:r w:rsidR="008829E9" w:rsidRPr="00AB4607">
              <w:rPr>
                <w:rStyle w:val="Hyperlink"/>
                <w:rFonts w:cs="Arial"/>
              </w:rPr>
              <w:t>4.0</w:t>
            </w:r>
            <w:r w:rsidR="008829E9">
              <w:rPr>
                <w:rFonts w:eastAsiaTheme="minorEastAsia" w:cstheme="minorBidi"/>
                <w:szCs w:val="22"/>
                <w:lang w:eastAsia="en-US"/>
              </w:rPr>
              <w:tab/>
            </w:r>
            <w:r w:rsidR="008829E9" w:rsidRPr="00AB4607">
              <w:rPr>
                <w:rStyle w:val="Hyperlink"/>
              </w:rPr>
              <w:t>Benchmark exercise</w:t>
            </w:r>
            <w:r w:rsidR="008829E9">
              <w:rPr>
                <w:webHidden/>
              </w:rPr>
              <w:tab/>
            </w:r>
            <w:r w:rsidR="008829E9">
              <w:rPr>
                <w:webHidden/>
              </w:rPr>
              <w:fldChar w:fldCharType="begin"/>
            </w:r>
            <w:r w:rsidR="008829E9">
              <w:rPr>
                <w:webHidden/>
              </w:rPr>
              <w:instrText xml:space="preserve"> PAGEREF _Toc94021872 \h </w:instrText>
            </w:r>
            <w:r w:rsidR="008829E9">
              <w:rPr>
                <w:webHidden/>
              </w:rPr>
            </w:r>
            <w:r w:rsidR="008829E9">
              <w:rPr>
                <w:webHidden/>
              </w:rPr>
              <w:fldChar w:fldCharType="separate"/>
            </w:r>
            <w:r w:rsidR="008829E9">
              <w:rPr>
                <w:webHidden/>
              </w:rPr>
              <w:t>8</w:t>
            </w:r>
            <w:r w:rsidR="008829E9">
              <w:rPr>
                <w:webHidden/>
              </w:rPr>
              <w:fldChar w:fldCharType="end"/>
            </w:r>
          </w:hyperlink>
        </w:p>
        <w:p w14:paraId="1C51D2D2" w14:textId="792DF650" w:rsidR="008829E9" w:rsidRDefault="00CE2030">
          <w:pPr>
            <w:pStyle w:val="TOC1"/>
            <w:rPr>
              <w:rFonts w:eastAsiaTheme="minorEastAsia" w:cstheme="minorBidi"/>
              <w:szCs w:val="22"/>
              <w:lang w:eastAsia="en-US"/>
            </w:rPr>
          </w:pPr>
          <w:hyperlink w:anchor="_Toc94021873" w:history="1">
            <w:r w:rsidR="008829E9" w:rsidRPr="00AB4607">
              <w:rPr>
                <w:rStyle w:val="Hyperlink"/>
                <w:rFonts w:cs="Arial"/>
              </w:rPr>
              <w:t>5.0</w:t>
            </w:r>
            <w:r w:rsidR="008829E9">
              <w:rPr>
                <w:rFonts w:eastAsiaTheme="minorEastAsia" w:cstheme="minorBidi"/>
                <w:szCs w:val="22"/>
                <w:lang w:eastAsia="en-US"/>
              </w:rPr>
              <w:tab/>
            </w:r>
            <w:r w:rsidR="008829E9" w:rsidRPr="00AB4607">
              <w:rPr>
                <w:rStyle w:val="Hyperlink"/>
              </w:rPr>
              <w:t>Analysis of benchmark submissions</w:t>
            </w:r>
            <w:r w:rsidR="008829E9">
              <w:rPr>
                <w:webHidden/>
              </w:rPr>
              <w:tab/>
            </w:r>
            <w:r w:rsidR="008829E9">
              <w:rPr>
                <w:webHidden/>
              </w:rPr>
              <w:fldChar w:fldCharType="begin"/>
            </w:r>
            <w:r w:rsidR="008829E9">
              <w:rPr>
                <w:webHidden/>
              </w:rPr>
              <w:instrText xml:space="preserve"> PAGEREF _Toc94021873 \h </w:instrText>
            </w:r>
            <w:r w:rsidR="008829E9">
              <w:rPr>
                <w:webHidden/>
              </w:rPr>
            </w:r>
            <w:r w:rsidR="008829E9">
              <w:rPr>
                <w:webHidden/>
              </w:rPr>
              <w:fldChar w:fldCharType="separate"/>
            </w:r>
            <w:r w:rsidR="008829E9">
              <w:rPr>
                <w:webHidden/>
              </w:rPr>
              <w:t>12</w:t>
            </w:r>
            <w:r w:rsidR="008829E9">
              <w:rPr>
                <w:webHidden/>
              </w:rPr>
              <w:fldChar w:fldCharType="end"/>
            </w:r>
          </w:hyperlink>
        </w:p>
        <w:p w14:paraId="0A1175C5" w14:textId="35ADF386" w:rsidR="008829E9" w:rsidRDefault="00CE2030">
          <w:pPr>
            <w:pStyle w:val="TOC2"/>
            <w:rPr>
              <w:rFonts w:eastAsiaTheme="minorEastAsia" w:cstheme="minorBidi"/>
              <w:szCs w:val="22"/>
              <w:lang w:eastAsia="en-US"/>
            </w:rPr>
          </w:pPr>
          <w:hyperlink w:anchor="_Toc94021874" w:history="1">
            <w:r w:rsidR="008829E9" w:rsidRPr="00AB4607">
              <w:rPr>
                <w:rStyle w:val="Hyperlink"/>
                <w:rFonts w:cs="Arial"/>
              </w:rPr>
              <w:t>5.1</w:t>
            </w:r>
            <w:r w:rsidR="008829E9">
              <w:rPr>
                <w:rFonts w:eastAsiaTheme="minorEastAsia" w:cstheme="minorBidi"/>
                <w:szCs w:val="22"/>
                <w:lang w:eastAsia="en-US"/>
              </w:rPr>
              <w:tab/>
            </w:r>
            <w:r w:rsidR="008829E9" w:rsidRPr="00AB4607">
              <w:rPr>
                <w:rStyle w:val="Hyperlink"/>
              </w:rPr>
              <w:t>Time series forecasts</w:t>
            </w:r>
            <w:r w:rsidR="008829E9">
              <w:rPr>
                <w:webHidden/>
              </w:rPr>
              <w:tab/>
            </w:r>
            <w:r w:rsidR="008829E9">
              <w:rPr>
                <w:webHidden/>
              </w:rPr>
              <w:fldChar w:fldCharType="begin"/>
            </w:r>
            <w:r w:rsidR="008829E9">
              <w:rPr>
                <w:webHidden/>
              </w:rPr>
              <w:instrText xml:space="preserve"> PAGEREF _Toc94021874 \h </w:instrText>
            </w:r>
            <w:r w:rsidR="008829E9">
              <w:rPr>
                <w:webHidden/>
              </w:rPr>
            </w:r>
            <w:r w:rsidR="008829E9">
              <w:rPr>
                <w:webHidden/>
              </w:rPr>
              <w:fldChar w:fldCharType="separate"/>
            </w:r>
            <w:r w:rsidR="008829E9">
              <w:rPr>
                <w:webHidden/>
              </w:rPr>
              <w:t>12</w:t>
            </w:r>
            <w:r w:rsidR="008829E9">
              <w:rPr>
                <w:webHidden/>
              </w:rPr>
              <w:fldChar w:fldCharType="end"/>
            </w:r>
          </w:hyperlink>
        </w:p>
        <w:p w14:paraId="5ADFB1E0" w14:textId="2CB66542" w:rsidR="008829E9" w:rsidRDefault="00CE2030">
          <w:pPr>
            <w:pStyle w:val="TOC2"/>
            <w:rPr>
              <w:rFonts w:eastAsiaTheme="minorEastAsia" w:cstheme="minorBidi"/>
              <w:szCs w:val="22"/>
              <w:lang w:eastAsia="en-US"/>
            </w:rPr>
          </w:pPr>
          <w:hyperlink w:anchor="_Toc94021875" w:history="1">
            <w:r w:rsidR="008829E9" w:rsidRPr="00AB4607">
              <w:rPr>
                <w:rStyle w:val="Hyperlink"/>
                <w:rFonts w:cs="Arial"/>
              </w:rPr>
              <w:t>5.2</w:t>
            </w:r>
            <w:r w:rsidR="008829E9">
              <w:rPr>
                <w:rFonts w:eastAsiaTheme="minorEastAsia" w:cstheme="minorBidi"/>
                <w:szCs w:val="22"/>
                <w:lang w:eastAsia="en-US"/>
              </w:rPr>
              <w:tab/>
            </w:r>
            <w:r w:rsidR="008829E9" w:rsidRPr="00AB4607">
              <w:rPr>
                <w:rStyle w:val="Hyperlink"/>
              </w:rPr>
              <w:t>Ramp forecasts</w:t>
            </w:r>
            <w:r w:rsidR="008829E9">
              <w:rPr>
                <w:webHidden/>
              </w:rPr>
              <w:tab/>
            </w:r>
            <w:r w:rsidR="008829E9">
              <w:rPr>
                <w:webHidden/>
              </w:rPr>
              <w:fldChar w:fldCharType="begin"/>
            </w:r>
            <w:r w:rsidR="008829E9">
              <w:rPr>
                <w:webHidden/>
              </w:rPr>
              <w:instrText xml:space="preserve"> PAGEREF _Toc94021875 \h </w:instrText>
            </w:r>
            <w:r w:rsidR="008829E9">
              <w:rPr>
                <w:webHidden/>
              </w:rPr>
            </w:r>
            <w:r w:rsidR="008829E9">
              <w:rPr>
                <w:webHidden/>
              </w:rPr>
              <w:fldChar w:fldCharType="separate"/>
            </w:r>
            <w:r w:rsidR="008829E9">
              <w:rPr>
                <w:webHidden/>
              </w:rPr>
              <w:t>18</w:t>
            </w:r>
            <w:r w:rsidR="008829E9">
              <w:rPr>
                <w:webHidden/>
              </w:rPr>
              <w:fldChar w:fldCharType="end"/>
            </w:r>
          </w:hyperlink>
        </w:p>
        <w:p w14:paraId="52B7B7C3" w14:textId="75710B40" w:rsidR="008829E9" w:rsidRDefault="00CE2030">
          <w:pPr>
            <w:pStyle w:val="TOC1"/>
            <w:rPr>
              <w:rFonts w:eastAsiaTheme="minorEastAsia" w:cstheme="minorBidi"/>
              <w:szCs w:val="22"/>
              <w:lang w:eastAsia="en-US"/>
            </w:rPr>
          </w:pPr>
          <w:hyperlink w:anchor="_Toc94021876" w:history="1">
            <w:r w:rsidR="008829E9" w:rsidRPr="00AB4607">
              <w:rPr>
                <w:rStyle w:val="Hyperlink"/>
                <w:rFonts w:cs="Arial"/>
              </w:rPr>
              <w:t>6.0</w:t>
            </w:r>
            <w:r w:rsidR="008829E9">
              <w:rPr>
                <w:rFonts w:eastAsiaTheme="minorEastAsia" w:cstheme="minorBidi"/>
                <w:szCs w:val="22"/>
                <w:lang w:eastAsia="en-US"/>
              </w:rPr>
              <w:tab/>
            </w:r>
            <w:r w:rsidR="008829E9" w:rsidRPr="00AB4607">
              <w:rPr>
                <w:rStyle w:val="Hyperlink"/>
              </w:rPr>
              <w:t>Discussions</w:t>
            </w:r>
            <w:r w:rsidR="008829E9">
              <w:rPr>
                <w:webHidden/>
              </w:rPr>
              <w:tab/>
            </w:r>
            <w:r w:rsidR="008829E9">
              <w:rPr>
                <w:webHidden/>
              </w:rPr>
              <w:fldChar w:fldCharType="begin"/>
            </w:r>
            <w:r w:rsidR="008829E9">
              <w:rPr>
                <w:webHidden/>
              </w:rPr>
              <w:instrText xml:space="preserve"> PAGEREF _Toc94021876 \h </w:instrText>
            </w:r>
            <w:r w:rsidR="008829E9">
              <w:rPr>
                <w:webHidden/>
              </w:rPr>
            </w:r>
            <w:r w:rsidR="008829E9">
              <w:rPr>
                <w:webHidden/>
              </w:rPr>
              <w:fldChar w:fldCharType="separate"/>
            </w:r>
            <w:r w:rsidR="008829E9">
              <w:rPr>
                <w:webHidden/>
              </w:rPr>
              <w:t>29</w:t>
            </w:r>
            <w:r w:rsidR="008829E9">
              <w:rPr>
                <w:webHidden/>
              </w:rPr>
              <w:fldChar w:fldCharType="end"/>
            </w:r>
          </w:hyperlink>
        </w:p>
        <w:p w14:paraId="6D11A86D" w14:textId="514DCC8B" w:rsidR="008829E9" w:rsidRDefault="00CE2030">
          <w:pPr>
            <w:pStyle w:val="TOC1"/>
            <w:rPr>
              <w:rFonts w:eastAsiaTheme="minorEastAsia" w:cstheme="minorBidi"/>
              <w:szCs w:val="22"/>
              <w:lang w:eastAsia="en-US"/>
            </w:rPr>
          </w:pPr>
          <w:hyperlink w:anchor="_Toc94021877" w:history="1">
            <w:r w:rsidR="008829E9" w:rsidRPr="00AB4607">
              <w:rPr>
                <w:rStyle w:val="Hyperlink"/>
                <w:rFonts w:cs="Arial"/>
              </w:rPr>
              <w:t>7.0</w:t>
            </w:r>
            <w:r w:rsidR="008829E9">
              <w:rPr>
                <w:rFonts w:eastAsiaTheme="minorEastAsia" w:cstheme="minorBidi"/>
                <w:szCs w:val="22"/>
                <w:lang w:eastAsia="en-US"/>
              </w:rPr>
              <w:tab/>
            </w:r>
            <w:r w:rsidR="008829E9" w:rsidRPr="00AB4607">
              <w:rPr>
                <w:rStyle w:val="Hyperlink"/>
              </w:rPr>
              <w:t>Conclusions</w:t>
            </w:r>
            <w:r w:rsidR="008829E9">
              <w:rPr>
                <w:webHidden/>
              </w:rPr>
              <w:tab/>
            </w:r>
            <w:r w:rsidR="008829E9">
              <w:rPr>
                <w:webHidden/>
              </w:rPr>
              <w:fldChar w:fldCharType="begin"/>
            </w:r>
            <w:r w:rsidR="008829E9">
              <w:rPr>
                <w:webHidden/>
              </w:rPr>
              <w:instrText xml:space="preserve"> PAGEREF _Toc94021877 \h </w:instrText>
            </w:r>
            <w:r w:rsidR="008829E9">
              <w:rPr>
                <w:webHidden/>
              </w:rPr>
            </w:r>
            <w:r w:rsidR="008829E9">
              <w:rPr>
                <w:webHidden/>
              </w:rPr>
              <w:fldChar w:fldCharType="separate"/>
            </w:r>
            <w:r w:rsidR="008829E9">
              <w:rPr>
                <w:webHidden/>
              </w:rPr>
              <w:t>31</w:t>
            </w:r>
            <w:r w:rsidR="008829E9">
              <w:rPr>
                <w:webHidden/>
              </w:rPr>
              <w:fldChar w:fldCharType="end"/>
            </w:r>
          </w:hyperlink>
        </w:p>
        <w:p w14:paraId="59774FB6" w14:textId="06C392D6" w:rsidR="008829E9" w:rsidRDefault="00CE2030">
          <w:pPr>
            <w:pStyle w:val="TOC1"/>
            <w:rPr>
              <w:rFonts w:eastAsiaTheme="minorEastAsia" w:cstheme="minorBidi"/>
              <w:szCs w:val="22"/>
              <w:lang w:eastAsia="en-US"/>
            </w:rPr>
          </w:pPr>
          <w:hyperlink w:anchor="_Toc94021878" w:history="1">
            <w:r w:rsidR="008829E9" w:rsidRPr="00AB4607">
              <w:rPr>
                <w:rStyle w:val="Hyperlink"/>
                <w:rFonts w:cs="Arial"/>
              </w:rPr>
              <w:t>8.0</w:t>
            </w:r>
            <w:r w:rsidR="008829E9">
              <w:rPr>
                <w:rFonts w:eastAsiaTheme="minorEastAsia" w:cstheme="minorBidi"/>
                <w:szCs w:val="22"/>
                <w:lang w:eastAsia="en-US"/>
              </w:rPr>
              <w:tab/>
            </w:r>
            <w:r w:rsidR="008829E9" w:rsidRPr="00AB4607">
              <w:rPr>
                <w:rStyle w:val="Hyperlink"/>
              </w:rPr>
              <w:t>References</w:t>
            </w:r>
            <w:r w:rsidR="008829E9">
              <w:rPr>
                <w:webHidden/>
              </w:rPr>
              <w:tab/>
            </w:r>
            <w:r w:rsidR="008829E9">
              <w:rPr>
                <w:webHidden/>
              </w:rPr>
              <w:fldChar w:fldCharType="begin"/>
            </w:r>
            <w:r w:rsidR="008829E9">
              <w:rPr>
                <w:webHidden/>
              </w:rPr>
              <w:instrText xml:space="preserve"> PAGEREF _Toc94021878 \h </w:instrText>
            </w:r>
            <w:r w:rsidR="008829E9">
              <w:rPr>
                <w:webHidden/>
              </w:rPr>
            </w:r>
            <w:r w:rsidR="008829E9">
              <w:rPr>
                <w:webHidden/>
              </w:rPr>
              <w:fldChar w:fldCharType="separate"/>
            </w:r>
            <w:r w:rsidR="008829E9">
              <w:rPr>
                <w:webHidden/>
              </w:rPr>
              <w:t>32</w:t>
            </w:r>
            <w:r w:rsidR="008829E9">
              <w:rPr>
                <w:webHidden/>
              </w:rPr>
              <w:fldChar w:fldCharType="end"/>
            </w:r>
          </w:hyperlink>
        </w:p>
        <w:p w14:paraId="6384F6F2" w14:textId="5139EB88" w:rsidR="000E2E38" w:rsidRPr="00D27D7B" w:rsidRDefault="00334E8F" w:rsidP="003E6641">
          <w:pPr>
            <w:pStyle w:val="TOC1"/>
            <w:rPr>
              <w:rFonts w:cstheme="minorHAnsi"/>
              <w:szCs w:val="22"/>
            </w:rPr>
          </w:pPr>
          <w:r w:rsidRPr="00D27D7B">
            <w:rPr>
              <w:rFonts w:cstheme="minorHAnsi"/>
              <w:szCs w:val="22"/>
            </w:rPr>
            <w:fldChar w:fldCharType="end"/>
          </w:r>
        </w:p>
      </w:sdtContent>
    </w:sdt>
    <w:p w14:paraId="1E49A1AA" w14:textId="77777777" w:rsidR="00E12AF4" w:rsidRDefault="00E12AF4" w:rsidP="004023E7">
      <w:pPr>
        <w:pStyle w:val="HeadingFrontNoTOC"/>
      </w:pPr>
      <w:r>
        <w:t>Figures</w:t>
      </w:r>
    </w:p>
    <w:p w14:paraId="68CFBA66" w14:textId="1CAFFF7F" w:rsidR="008829E9" w:rsidRDefault="0012308B" w:rsidP="008829E9">
      <w:pPr>
        <w:pStyle w:val="TableofFigures"/>
        <w:rPr>
          <w:rFonts w:eastAsiaTheme="minorEastAsia" w:cstheme="minorBidi"/>
          <w:noProof/>
          <w:szCs w:val="22"/>
          <w:lang w:eastAsia="en-US"/>
        </w:rPr>
      </w:pPr>
      <w:r>
        <w:fldChar w:fldCharType="begin"/>
      </w:r>
      <w:r>
        <w:instrText xml:space="preserve"> TOC \h \z \c "Figure" </w:instrText>
      </w:r>
      <w:r>
        <w:fldChar w:fldCharType="separate"/>
      </w:r>
      <w:hyperlink w:anchor="_Toc94021879" w:history="1">
        <w:r w:rsidR="008829E9" w:rsidRPr="00A81D4F">
          <w:rPr>
            <w:rStyle w:val="Hyperlink"/>
            <w:noProof/>
          </w:rPr>
          <w:t>Figure 1.</w:t>
        </w:r>
        <w:r w:rsidR="008829E9">
          <w:rPr>
            <w:rFonts w:eastAsiaTheme="minorEastAsia" w:cstheme="minorBidi"/>
            <w:noProof/>
            <w:szCs w:val="22"/>
            <w:lang w:eastAsia="en-US"/>
          </w:rPr>
          <w:tab/>
        </w:r>
        <w:r w:rsidR="008829E9" w:rsidRPr="00A81D4F">
          <w:rPr>
            <w:rStyle w:val="Hyperlink"/>
            <w:noProof/>
          </w:rPr>
          <w:t>The geographical location of the WFIP2 sodar in the Pacific Northwest region of the United States.</w:t>
        </w:r>
        <w:r w:rsidR="008829E9">
          <w:rPr>
            <w:noProof/>
            <w:webHidden/>
          </w:rPr>
          <w:tab/>
        </w:r>
        <w:r w:rsidR="008829E9">
          <w:rPr>
            <w:noProof/>
            <w:webHidden/>
          </w:rPr>
          <w:fldChar w:fldCharType="begin"/>
        </w:r>
        <w:r w:rsidR="008829E9">
          <w:rPr>
            <w:noProof/>
            <w:webHidden/>
          </w:rPr>
          <w:instrText xml:space="preserve"> PAGEREF _Toc94021879 \h </w:instrText>
        </w:r>
        <w:r w:rsidR="008829E9">
          <w:rPr>
            <w:noProof/>
            <w:webHidden/>
          </w:rPr>
        </w:r>
        <w:r w:rsidR="008829E9">
          <w:rPr>
            <w:noProof/>
            <w:webHidden/>
          </w:rPr>
          <w:fldChar w:fldCharType="separate"/>
        </w:r>
        <w:r w:rsidR="008829E9">
          <w:rPr>
            <w:noProof/>
            <w:webHidden/>
          </w:rPr>
          <w:t>10</w:t>
        </w:r>
        <w:r w:rsidR="008829E9">
          <w:rPr>
            <w:noProof/>
            <w:webHidden/>
          </w:rPr>
          <w:fldChar w:fldCharType="end"/>
        </w:r>
      </w:hyperlink>
    </w:p>
    <w:p w14:paraId="042EC395" w14:textId="2B414FAA" w:rsidR="008829E9" w:rsidRDefault="00CE2030" w:rsidP="008829E9">
      <w:pPr>
        <w:pStyle w:val="TableofFigures"/>
        <w:rPr>
          <w:rFonts w:eastAsiaTheme="minorEastAsia" w:cstheme="minorBidi"/>
          <w:noProof/>
          <w:szCs w:val="22"/>
          <w:lang w:eastAsia="en-US"/>
        </w:rPr>
      </w:pPr>
      <w:hyperlink w:anchor="_Toc94021880" w:history="1">
        <w:r w:rsidR="008829E9" w:rsidRPr="00A81D4F">
          <w:rPr>
            <w:rStyle w:val="Hyperlink"/>
            <w:noProof/>
          </w:rPr>
          <w:t>Figure 2.</w:t>
        </w:r>
        <w:r w:rsidR="008829E9">
          <w:rPr>
            <w:rFonts w:eastAsiaTheme="minorEastAsia" w:cstheme="minorBidi"/>
            <w:noProof/>
            <w:szCs w:val="22"/>
            <w:lang w:eastAsia="en-US"/>
          </w:rPr>
          <w:tab/>
        </w:r>
        <w:r w:rsidR="008829E9" w:rsidRPr="00A81D4F">
          <w:rPr>
            <w:rStyle w:val="Hyperlink"/>
            <w:noProof/>
          </w:rPr>
          <w:t>The geographical locations of the FINO2 tower and the Baltic-2 wind farm in the North Sea of Europe. Because we could not share the specific turbine locations with the participants, we asked them to submit spatially averaged Baltic-2 forecasts in the area bounded by the black lines.</w:t>
        </w:r>
        <w:r w:rsidR="008829E9">
          <w:rPr>
            <w:noProof/>
            <w:webHidden/>
          </w:rPr>
          <w:tab/>
        </w:r>
        <w:r w:rsidR="008829E9">
          <w:rPr>
            <w:noProof/>
            <w:webHidden/>
          </w:rPr>
          <w:fldChar w:fldCharType="begin"/>
        </w:r>
        <w:r w:rsidR="008829E9">
          <w:rPr>
            <w:noProof/>
            <w:webHidden/>
          </w:rPr>
          <w:instrText xml:space="preserve"> PAGEREF _Toc94021880 \h </w:instrText>
        </w:r>
        <w:r w:rsidR="008829E9">
          <w:rPr>
            <w:noProof/>
            <w:webHidden/>
          </w:rPr>
        </w:r>
        <w:r w:rsidR="008829E9">
          <w:rPr>
            <w:noProof/>
            <w:webHidden/>
          </w:rPr>
          <w:fldChar w:fldCharType="separate"/>
        </w:r>
        <w:r w:rsidR="008829E9">
          <w:rPr>
            <w:noProof/>
            <w:webHidden/>
          </w:rPr>
          <w:t>10</w:t>
        </w:r>
        <w:r w:rsidR="008829E9">
          <w:rPr>
            <w:noProof/>
            <w:webHidden/>
          </w:rPr>
          <w:fldChar w:fldCharType="end"/>
        </w:r>
      </w:hyperlink>
    </w:p>
    <w:p w14:paraId="1111ED85" w14:textId="4C5485A8" w:rsidR="008829E9" w:rsidRDefault="00CE2030" w:rsidP="008829E9">
      <w:pPr>
        <w:pStyle w:val="TableofFigures"/>
        <w:rPr>
          <w:rFonts w:eastAsiaTheme="minorEastAsia" w:cstheme="minorBidi"/>
          <w:noProof/>
          <w:szCs w:val="22"/>
          <w:lang w:eastAsia="en-US"/>
        </w:rPr>
      </w:pPr>
      <w:hyperlink w:anchor="_Toc94021881" w:history="1">
        <w:r w:rsidR="008829E9" w:rsidRPr="00A81D4F">
          <w:rPr>
            <w:rStyle w:val="Hyperlink"/>
            <w:noProof/>
          </w:rPr>
          <w:t>Figure 3.</w:t>
        </w:r>
        <w:r w:rsidR="008829E9">
          <w:rPr>
            <w:rFonts w:eastAsiaTheme="minorEastAsia" w:cstheme="minorBidi"/>
            <w:noProof/>
            <w:szCs w:val="22"/>
            <w:lang w:eastAsia="en-US"/>
          </w:rPr>
          <w:tab/>
        </w:r>
        <w:r w:rsidR="008829E9" w:rsidRPr="00A81D4F">
          <w:rPr>
            <w:rStyle w:val="Hyperlink"/>
            <w:noProof/>
          </w:rPr>
          <w:t>(top) Wind speed time series of the WFIP2 case at 80 m above ground level, where the red line illustrates cup anemometer measurements, the magenta line denotes the p1 forecast, the purple, light blue, and cyan lines, respectively, indicate ensemble mean forecasts from p2, p4, and p5, and the black line is the ensemble average of the four participants. (middle) Similar to (top), but for wind speed of the FINO2 case at 82 m above sea level with submissions from five participants. (bottom) Similar to (middle), but for wind-farm power data at Baltic-2 at 78.25 m above sea level. Across the panels, the shading around the ensemble means of p4 and p5 represents the standard deviation of the ensemble members around the mean. The ensemble means of p2 and p3 are plotted as single lines and no shading is incorporated because the differences between the two ensemble members are mostly trivial.</w:t>
        </w:r>
        <w:r w:rsidR="008829E9">
          <w:rPr>
            <w:noProof/>
            <w:webHidden/>
          </w:rPr>
          <w:tab/>
        </w:r>
        <w:r w:rsidR="008829E9">
          <w:rPr>
            <w:noProof/>
            <w:webHidden/>
          </w:rPr>
          <w:fldChar w:fldCharType="begin"/>
        </w:r>
        <w:r w:rsidR="008829E9">
          <w:rPr>
            <w:noProof/>
            <w:webHidden/>
          </w:rPr>
          <w:instrText xml:space="preserve"> PAGEREF _Toc94021881 \h </w:instrText>
        </w:r>
        <w:r w:rsidR="008829E9">
          <w:rPr>
            <w:noProof/>
            <w:webHidden/>
          </w:rPr>
        </w:r>
        <w:r w:rsidR="008829E9">
          <w:rPr>
            <w:noProof/>
            <w:webHidden/>
          </w:rPr>
          <w:fldChar w:fldCharType="separate"/>
        </w:r>
        <w:r w:rsidR="008829E9">
          <w:rPr>
            <w:noProof/>
            <w:webHidden/>
          </w:rPr>
          <w:t>13</w:t>
        </w:r>
        <w:r w:rsidR="008829E9">
          <w:rPr>
            <w:noProof/>
            <w:webHidden/>
          </w:rPr>
          <w:fldChar w:fldCharType="end"/>
        </w:r>
      </w:hyperlink>
    </w:p>
    <w:p w14:paraId="77D1B83E" w14:textId="11B30195" w:rsidR="008829E9" w:rsidRDefault="00CE2030" w:rsidP="008829E9">
      <w:pPr>
        <w:pStyle w:val="TableofFigures"/>
        <w:rPr>
          <w:rFonts w:eastAsiaTheme="minorEastAsia" w:cstheme="minorBidi"/>
          <w:noProof/>
          <w:szCs w:val="22"/>
          <w:lang w:eastAsia="en-US"/>
        </w:rPr>
      </w:pPr>
      <w:hyperlink w:anchor="_Toc94021882" w:history="1">
        <w:r w:rsidR="008829E9" w:rsidRPr="00A81D4F">
          <w:rPr>
            <w:rStyle w:val="Hyperlink"/>
            <w:noProof/>
          </w:rPr>
          <w:t>Figure 4.</w:t>
        </w:r>
        <w:r w:rsidR="008829E9">
          <w:rPr>
            <w:rFonts w:eastAsiaTheme="minorEastAsia" w:cstheme="minorBidi"/>
            <w:noProof/>
            <w:szCs w:val="22"/>
            <w:lang w:eastAsia="en-US"/>
          </w:rPr>
          <w:tab/>
        </w:r>
        <w:r w:rsidR="008829E9" w:rsidRPr="00A81D4F">
          <w:rPr>
            <w:rStyle w:val="Hyperlink"/>
            <w:noProof/>
          </w:rPr>
          <w:t xml:space="preserve">Swarm plots of root-mean-square error (left) and median absolute error (right) of the p4 ensemble (blue), the p5 ensemble (cyan), and the 5-organization ensemble (gray) on the forecasts of WFIP2 wind speeds at 80 m above ground level (top), FINO2 wind speeds at 82 m above sea </w:t>
        </w:r>
        <w:r w:rsidR="008829E9" w:rsidRPr="00A81D4F">
          <w:rPr>
            <w:rStyle w:val="Hyperlink"/>
            <w:noProof/>
          </w:rPr>
          <w:lastRenderedPageBreak/>
          <w:t>level (middle), and Baltic-2 hub height power (bottom). In each data column, each dot represents an ensemble member, and the cross indicates the respective ensemble average.</w:t>
        </w:r>
        <w:r w:rsidR="008829E9">
          <w:rPr>
            <w:noProof/>
            <w:webHidden/>
          </w:rPr>
          <w:tab/>
        </w:r>
        <w:r w:rsidR="008829E9">
          <w:rPr>
            <w:noProof/>
            <w:webHidden/>
          </w:rPr>
          <w:fldChar w:fldCharType="begin"/>
        </w:r>
        <w:r w:rsidR="008829E9">
          <w:rPr>
            <w:noProof/>
            <w:webHidden/>
          </w:rPr>
          <w:instrText xml:space="preserve"> PAGEREF _Toc94021882 \h </w:instrText>
        </w:r>
        <w:r w:rsidR="008829E9">
          <w:rPr>
            <w:noProof/>
            <w:webHidden/>
          </w:rPr>
        </w:r>
        <w:r w:rsidR="008829E9">
          <w:rPr>
            <w:noProof/>
            <w:webHidden/>
          </w:rPr>
          <w:fldChar w:fldCharType="separate"/>
        </w:r>
        <w:r w:rsidR="008829E9">
          <w:rPr>
            <w:noProof/>
            <w:webHidden/>
          </w:rPr>
          <w:t>14</w:t>
        </w:r>
        <w:r w:rsidR="008829E9">
          <w:rPr>
            <w:noProof/>
            <w:webHidden/>
          </w:rPr>
          <w:fldChar w:fldCharType="end"/>
        </w:r>
      </w:hyperlink>
    </w:p>
    <w:p w14:paraId="439613D1" w14:textId="7F3028BE" w:rsidR="008829E9" w:rsidRDefault="00CE2030" w:rsidP="008829E9">
      <w:pPr>
        <w:pStyle w:val="TableofFigures"/>
        <w:rPr>
          <w:rFonts w:eastAsiaTheme="minorEastAsia" w:cstheme="minorBidi"/>
          <w:noProof/>
          <w:szCs w:val="22"/>
          <w:lang w:eastAsia="en-US"/>
        </w:rPr>
      </w:pPr>
      <w:hyperlink w:anchor="_Toc94021883" w:history="1">
        <w:r w:rsidR="008829E9" w:rsidRPr="00A81D4F">
          <w:rPr>
            <w:rStyle w:val="Hyperlink"/>
            <w:noProof/>
          </w:rPr>
          <w:t>Figure 5.</w:t>
        </w:r>
        <w:r w:rsidR="008829E9">
          <w:rPr>
            <w:rFonts w:eastAsiaTheme="minorEastAsia" w:cstheme="minorBidi"/>
            <w:noProof/>
            <w:szCs w:val="22"/>
            <w:lang w:eastAsia="en-US"/>
          </w:rPr>
          <w:tab/>
        </w:r>
        <w:r w:rsidR="008829E9" w:rsidRPr="00A81D4F">
          <w:rPr>
            <w:rStyle w:val="Hyperlink"/>
            <w:noProof/>
          </w:rPr>
          <w:t>The rank of the absolute error of hourly power forecast among six time series: p1, the four intra-organization ensemble means, and the 5-organization ensemble mean (top left as “avg”) at the Baltic-2 wind farm. A member is ranked 1 for an hour when its power forecast error is the lowest among all members, including the ensemble mean, at that hour. Each pie chart illustrates the portion of the ranks over the 7-day period that each member holds.</w:t>
        </w:r>
        <w:r w:rsidR="008829E9">
          <w:rPr>
            <w:noProof/>
            <w:webHidden/>
          </w:rPr>
          <w:tab/>
        </w:r>
        <w:r w:rsidR="008829E9">
          <w:rPr>
            <w:noProof/>
            <w:webHidden/>
          </w:rPr>
          <w:fldChar w:fldCharType="begin"/>
        </w:r>
        <w:r w:rsidR="008829E9">
          <w:rPr>
            <w:noProof/>
            <w:webHidden/>
          </w:rPr>
          <w:instrText xml:space="preserve"> PAGEREF _Toc94021883 \h </w:instrText>
        </w:r>
        <w:r w:rsidR="008829E9">
          <w:rPr>
            <w:noProof/>
            <w:webHidden/>
          </w:rPr>
        </w:r>
        <w:r w:rsidR="008829E9">
          <w:rPr>
            <w:noProof/>
            <w:webHidden/>
          </w:rPr>
          <w:fldChar w:fldCharType="separate"/>
        </w:r>
        <w:r w:rsidR="008829E9">
          <w:rPr>
            <w:noProof/>
            <w:webHidden/>
          </w:rPr>
          <w:t>15</w:t>
        </w:r>
        <w:r w:rsidR="008829E9">
          <w:rPr>
            <w:noProof/>
            <w:webHidden/>
          </w:rPr>
          <w:fldChar w:fldCharType="end"/>
        </w:r>
      </w:hyperlink>
    </w:p>
    <w:p w14:paraId="6F8304FA" w14:textId="045E870A" w:rsidR="008829E9" w:rsidRDefault="00CE2030" w:rsidP="008829E9">
      <w:pPr>
        <w:pStyle w:val="TableofFigures"/>
        <w:rPr>
          <w:rFonts w:eastAsiaTheme="minorEastAsia" w:cstheme="minorBidi"/>
          <w:noProof/>
          <w:szCs w:val="22"/>
          <w:lang w:eastAsia="en-US"/>
        </w:rPr>
      </w:pPr>
      <w:hyperlink w:anchor="_Toc94021884" w:history="1">
        <w:r w:rsidR="008829E9" w:rsidRPr="00A81D4F">
          <w:rPr>
            <w:rStyle w:val="Hyperlink"/>
            <w:noProof/>
          </w:rPr>
          <w:t>Figure 6.</w:t>
        </w:r>
        <w:r w:rsidR="008829E9">
          <w:rPr>
            <w:rFonts w:eastAsiaTheme="minorEastAsia" w:cstheme="minorBidi"/>
            <w:noProof/>
            <w:szCs w:val="22"/>
            <w:lang w:eastAsia="en-US"/>
          </w:rPr>
          <w:tab/>
        </w:r>
        <w:r w:rsidR="008829E9" w:rsidRPr="00A81D4F">
          <w:rPr>
            <w:rStyle w:val="Hyperlink"/>
            <w:noProof/>
          </w:rPr>
          <w:t>Histograms of absolute errors of hourly power forecast over the 7-day period at the Baltic-2 wind farm. The 5-organization ensemble mean is marked as “avg.”</w:t>
        </w:r>
        <w:r w:rsidR="008829E9">
          <w:rPr>
            <w:noProof/>
            <w:webHidden/>
          </w:rPr>
          <w:tab/>
        </w:r>
        <w:r w:rsidR="008829E9">
          <w:rPr>
            <w:noProof/>
            <w:webHidden/>
          </w:rPr>
          <w:fldChar w:fldCharType="begin"/>
        </w:r>
        <w:r w:rsidR="008829E9">
          <w:rPr>
            <w:noProof/>
            <w:webHidden/>
          </w:rPr>
          <w:instrText xml:space="preserve"> PAGEREF _Toc94021884 \h </w:instrText>
        </w:r>
        <w:r w:rsidR="008829E9">
          <w:rPr>
            <w:noProof/>
            <w:webHidden/>
          </w:rPr>
        </w:r>
        <w:r w:rsidR="008829E9">
          <w:rPr>
            <w:noProof/>
            <w:webHidden/>
          </w:rPr>
          <w:fldChar w:fldCharType="separate"/>
        </w:r>
        <w:r w:rsidR="008829E9">
          <w:rPr>
            <w:noProof/>
            <w:webHidden/>
          </w:rPr>
          <w:t>16</w:t>
        </w:r>
        <w:r w:rsidR="008829E9">
          <w:rPr>
            <w:noProof/>
            <w:webHidden/>
          </w:rPr>
          <w:fldChar w:fldCharType="end"/>
        </w:r>
      </w:hyperlink>
    </w:p>
    <w:p w14:paraId="1062D2AD" w14:textId="035A2E65" w:rsidR="008829E9" w:rsidRDefault="00CE2030" w:rsidP="008829E9">
      <w:pPr>
        <w:pStyle w:val="TableofFigures"/>
        <w:rPr>
          <w:rFonts w:eastAsiaTheme="minorEastAsia" w:cstheme="minorBidi"/>
          <w:noProof/>
          <w:szCs w:val="22"/>
          <w:lang w:eastAsia="en-US"/>
        </w:rPr>
      </w:pPr>
      <w:hyperlink w:anchor="_Toc94021885" w:history="1">
        <w:r w:rsidR="008829E9" w:rsidRPr="00A81D4F">
          <w:rPr>
            <w:rStyle w:val="Hyperlink"/>
            <w:noProof/>
          </w:rPr>
          <w:t>Figure 7.</w:t>
        </w:r>
        <w:r w:rsidR="008829E9">
          <w:rPr>
            <w:rFonts w:eastAsiaTheme="minorEastAsia" w:cstheme="minorBidi"/>
            <w:noProof/>
            <w:szCs w:val="22"/>
            <w:lang w:eastAsia="en-US"/>
          </w:rPr>
          <w:tab/>
        </w:r>
        <w:r w:rsidR="008829E9" w:rsidRPr="00A81D4F">
          <w:rPr>
            <w:rStyle w:val="Hyperlink"/>
            <w:noProof/>
          </w:rPr>
          <w:t>Power spectra of the hourly power forecast error of the Baltic-2 case over the 7-day period for the p4 ensemble (top), the p5 ensemble (bottom), and the 5-organization ensemble (bottom). In each spectrum, the black line indicates the ensemble mean and the other colored lines represent the ensemble members.</w:t>
        </w:r>
        <w:r w:rsidR="008829E9">
          <w:rPr>
            <w:noProof/>
            <w:webHidden/>
          </w:rPr>
          <w:tab/>
        </w:r>
        <w:r w:rsidR="008829E9">
          <w:rPr>
            <w:noProof/>
            <w:webHidden/>
          </w:rPr>
          <w:fldChar w:fldCharType="begin"/>
        </w:r>
        <w:r w:rsidR="008829E9">
          <w:rPr>
            <w:noProof/>
            <w:webHidden/>
          </w:rPr>
          <w:instrText xml:space="preserve"> PAGEREF _Toc94021885 \h </w:instrText>
        </w:r>
        <w:r w:rsidR="008829E9">
          <w:rPr>
            <w:noProof/>
            <w:webHidden/>
          </w:rPr>
        </w:r>
        <w:r w:rsidR="008829E9">
          <w:rPr>
            <w:noProof/>
            <w:webHidden/>
          </w:rPr>
          <w:fldChar w:fldCharType="separate"/>
        </w:r>
        <w:r w:rsidR="008829E9">
          <w:rPr>
            <w:noProof/>
            <w:webHidden/>
          </w:rPr>
          <w:t>17</w:t>
        </w:r>
        <w:r w:rsidR="008829E9">
          <w:rPr>
            <w:noProof/>
            <w:webHidden/>
          </w:rPr>
          <w:fldChar w:fldCharType="end"/>
        </w:r>
      </w:hyperlink>
    </w:p>
    <w:p w14:paraId="3A38E108" w14:textId="1AF0BCF1" w:rsidR="008829E9" w:rsidRDefault="00CE2030" w:rsidP="008829E9">
      <w:pPr>
        <w:pStyle w:val="TableofFigures"/>
        <w:rPr>
          <w:rFonts w:eastAsiaTheme="minorEastAsia" w:cstheme="minorBidi"/>
          <w:noProof/>
          <w:szCs w:val="22"/>
          <w:lang w:eastAsia="en-US"/>
        </w:rPr>
      </w:pPr>
      <w:hyperlink w:anchor="_Toc94021886" w:history="1">
        <w:r w:rsidR="008829E9" w:rsidRPr="00A81D4F">
          <w:rPr>
            <w:rStyle w:val="Hyperlink"/>
            <w:noProof/>
          </w:rPr>
          <w:t>Figure 8.</w:t>
        </w:r>
        <w:r w:rsidR="008829E9">
          <w:rPr>
            <w:rFonts w:eastAsiaTheme="minorEastAsia" w:cstheme="minorBidi"/>
            <w:noProof/>
            <w:szCs w:val="22"/>
            <w:lang w:eastAsia="en-US"/>
          </w:rPr>
          <w:tab/>
        </w:r>
        <w:r w:rsidR="008829E9" w:rsidRPr="00A81D4F">
          <w:rPr>
            <w:rStyle w:val="Hyperlink"/>
            <w:noProof/>
          </w:rPr>
          <w:t>Illustration of the 2x2 contingency table on the power ramp forecast at the Baltic-2 wind farm over the 7-day period. Each row represents a ramp event definition, from changing over |50 MW| within 2 hours to changing over |50 MW| within 8 hours, and the ramp definitions include both up ramps and down ramps. Each column is an ensemble mean, except for p1, which submitted single-member forecasts. The four triangles in each square characterize the 2x2 contingency table, as percentages of instances among the four parameters. The percentages are annotated in the triangles. The sum of the four triangles in each square is 100%.</w:t>
        </w:r>
        <w:r w:rsidR="008829E9">
          <w:rPr>
            <w:noProof/>
            <w:webHidden/>
          </w:rPr>
          <w:tab/>
        </w:r>
        <w:r w:rsidR="008829E9">
          <w:rPr>
            <w:noProof/>
            <w:webHidden/>
          </w:rPr>
          <w:fldChar w:fldCharType="begin"/>
        </w:r>
        <w:r w:rsidR="008829E9">
          <w:rPr>
            <w:noProof/>
            <w:webHidden/>
          </w:rPr>
          <w:instrText xml:space="preserve"> PAGEREF _Toc94021886 \h </w:instrText>
        </w:r>
        <w:r w:rsidR="008829E9">
          <w:rPr>
            <w:noProof/>
            <w:webHidden/>
          </w:rPr>
        </w:r>
        <w:r w:rsidR="008829E9">
          <w:rPr>
            <w:noProof/>
            <w:webHidden/>
          </w:rPr>
          <w:fldChar w:fldCharType="separate"/>
        </w:r>
        <w:r w:rsidR="008829E9">
          <w:rPr>
            <w:noProof/>
            <w:webHidden/>
          </w:rPr>
          <w:t>19</w:t>
        </w:r>
        <w:r w:rsidR="008829E9">
          <w:rPr>
            <w:noProof/>
            <w:webHidden/>
          </w:rPr>
          <w:fldChar w:fldCharType="end"/>
        </w:r>
      </w:hyperlink>
    </w:p>
    <w:p w14:paraId="331DD3DD" w14:textId="588D49A0" w:rsidR="008829E9" w:rsidRDefault="00CE2030" w:rsidP="008829E9">
      <w:pPr>
        <w:pStyle w:val="TableofFigures"/>
        <w:rPr>
          <w:rFonts w:eastAsiaTheme="minorEastAsia" w:cstheme="minorBidi"/>
          <w:noProof/>
          <w:szCs w:val="22"/>
          <w:lang w:eastAsia="en-US"/>
        </w:rPr>
      </w:pPr>
      <w:hyperlink w:anchor="_Toc94021887" w:history="1">
        <w:r w:rsidR="008829E9" w:rsidRPr="00A81D4F">
          <w:rPr>
            <w:rStyle w:val="Hyperlink"/>
            <w:noProof/>
          </w:rPr>
          <w:t>Figure 9.</w:t>
        </w:r>
        <w:r w:rsidR="008829E9">
          <w:rPr>
            <w:rFonts w:eastAsiaTheme="minorEastAsia" w:cstheme="minorBidi"/>
            <w:noProof/>
            <w:szCs w:val="22"/>
            <w:lang w:eastAsia="en-US"/>
          </w:rPr>
          <w:tab/>
        </w:r>
        <w:r w:rsidR="008829E9" w:rsidRPr="00A81D4F">
          <w:rPr>
            <w:rStyle w:val="Hyperlink"/>
            <w:noProof/>
          </w:rPr>
          <w:t>Illustration of determining wind power ramps with voting scheme using a ramp definition of |50 MW| within 6 hours for the Baltic-2 case. In this example, two out of five voting members indicate ramps between 6 UTC and 12 UTC on 5 October, so the 40% voting scheme labels ramp in this period (gray). Similarly, five out of five voting members indicate ramps between 17 UTC and 23 UTC on 5 October, and three out of five voting members indicate ramps between 4 UTC and 10 UTC on 6 October, so the respective 100% (yellow) and 60% (green) voting schemes label ramps for the two periods.</w:t>
        </w:r>
        <w:r w:rsidR="008829E9">
          <w:rPr>
            <w:noProof/>
            <w:webHidden/>
          </w:rPr>
          <w:tab/>
        </w:r>
        <w:r w:rsidR="008829E9">
          <w:rPr>
            <w:noProof/>
            <w:webHidden/>
          </w:rPr>
          <w:fldChar w:fldCharType="begin"/>
        </w:r>
        <w:r w:rsidR="008829E9">
          <w:rPr>
            <w:noProof/>
            <w:webHidden/>
          </w:rPr>
          <w:instrText xml:space="preserve"> PAGEREF _Toc94021887 \h </w:instrText>
        </w:r>
        <w:r w:rsidR="008829E9">
          <w:rPr>
            <w:noProof/>
            <w:webHidden/>
          </w:rPr>
        </w:r>
        <w:r w:rsidR="008829E9">
          <w:rPr>
            <w:noProof/>
            <w:webHidden/>
          </w:rPr>
          <w:fldChar w:fldCharType="separate"/>
        </w:r>
        <w:r w:rsidR="008829E9">
          <w:rPr>
            <w:noProof/>
            <w:webHidden/>
          </w:rPr>
          <w:t>20</w:t>
        </w:r>
        <w:r w:rsidR="008829E9">
          <w:rPr>
            <w:noProof/>
            <w:webHidden/>
          </w:rPr>
          <w:fldChar w:fldCharType="end"/>
        </w:r>
      </w:hyperlink>
    </w:p>
    <w:p w14:paraId="1A55849A" w14:textId="15664D5D" w:rsidR="008829E9" w:rsidRDefault="00CE2030" w:rsidP="008829E9">
      <w:pPr>
        <w:pStyle w:val="TableofFigures"/>
        <w:rPr>
          <w:rFonts w:eastAsiaTheme="minorEastAsia" w:cstheme="minorBidi"/>
          <w:noProof/>
          <w:szCs w:val="22"/>
          <w:lang w:eastAsia="en-US"/>
        </w:rPr>
      </w:pPr>
      <w:hyperlink w:anchor="_Toc94021888" w:history="1">
        <w:r w:rsidR="008829E9" w:rsidRPr="00A81D4F">
          <w:rPr>
            <w:rStyle w:val="Hyperlink"/>
            <w:noProof/>
          </w:rPr>
          <w:t>Figure 10.</w:t>
        </w:r>
        <w:r w:rsidR="008829E9">
          <w:rPr>
            <w:rFonts w:eastAsiaTheme="minorEastAsia" w:cstheme="minorBidi"/>
            <w:noProof/>
            <w:szCs w:val="22"/>
            <w:lang w:eastAsia="en-US"/>
          </w:rPr>
          <w:tab/>
        </w:r>
        <w:r w:rsidR="008829E9" w:rsidRPr="00A81D4F">
          <w:rPr>
            <w:rStyle w:val="Hyperlink"/>
            <w:noProof/>
          </w:rPr>
          <w:t>The counts of true positive wind power ramp forecasts over the 7-day period at the Baltic-2 wind farm. Each row represents a ramp event definition, and all ramp definitions include both up ramps and down ramps. From left to right, the columns illustrate different voting schemes (XX% vote), the 5-organization ensemble mean (all 5p mean), and the forecasts from each organization (pX or pX mean).</w:t>
        </w:r>
        <w:r w:rsidR="008829E9">
          <w:rPr>
            <w:noProof/>
            <w:webHidden/>
          </w:rPr>
          <w:tab/>
        </w:r>
        <w:r w:rsidR="008829E9">
          <w:rPr>
            <w:noProof/>
            <w:webHidden/>
          </w:rPr>
          <w:fldChar w:fldCharType="begin"/>
        </w:r>
        <w:r w:rsidR="008829E9">
          <w:rPr>
            <w:noProof/>
            <w:webHidden/>
          </w:rPr>
          <w:instrText xml:space="preserve"> PAGEREF _Toc94021888 \h </w:instrText>
        </w:r>
        <w:r w:rsidR="008829E9">
          <w:rPr>
            <w:noProof/>
            <w:webHidden/>
          </w:rPr>
        </w:r>
        <w:r w:rsidR="008829E9">
          <w:rPr>
            <w:noProof/>
            <w:webHidden/>
          </w:rPr>
          <w:fldChar w:fldCharType="separate"/>
        </w:r>
        <w:r w:rsidR="008829E9">
          <w:rPr>
            <w:noProof/>
            <w:webHidden/>
          </w:rPr>
          <w:t>21</w:t>
        </w:r>
        <w:r w:rsidR="008829E9">
          <w:rPr>
            <w:noProof/>
            <w:webHidden/>
          </w:rPr>
          <w:fldChar w:fldCharType="end"/>
        </w:r>
      </w:hyperlink>
    </w:p>
    <w:p w14:paraId="5DCCCE14" w14:textId="5DA1490D" w:rsidR="008829E9" w:rsidRDefault="00CE2030" w:rsidP="008829E9">
      <w:pPr>
        <w:pStyle w:val="TableofFigures"/>
        <w:rPr>
          <w:rFonts w:eastAsiaTheme="minorEastAsia" w:cstheme="minorBidi"/>
          <w:noProof/>
          <w:szCs w:val="22"/>
          <w:lang w:eastAsia="en-US"/>
        </w:rPr>
      </w:pPr>
      <w:hyperlink w:anchor="_Toc94021889" w:history="1">
        <w:r w:rsidR="008829E9" w:rsidRPr="00A81D4F">
          <w:rPr>
            <w:rStyle w:val="Hyperlink"/>
            <w:noProof/>
          </w:rPr>
          <w:t>Figure 11.</w:t>
        </w:r>
        <w:r w:rsidR="008829E9">
          <w:rPr>
            <w:rFonts w:eastAsiaTheme="minorEastAsia" w:cstheme="minorBidi"/>
            <w:noProof/>
            <w:szCs w:val="22"/>
            <w:lang w:eastAsia="en-US"/>
          </w:rPr>
          <w:tab/>
        </w:r>
        <w:r w:rsidR="008829E9" w:rsidRPr="00A81D4F">
          <w:rPr>
            <w:rStyle w:val="Hyperlink"/>
            <w:noProof/>
          </w:rPr>
          <w:t>Similar to Figure 10, but for false positive forecasts.</w:t>
        </w:r>
        <w:r w:rsidR="008829E9">
          <w:rPr>
            <w:noProof/>
            <w:webHidden/>
          </w:rPr>
          <w:tab/>
        </w:r>
        <w:r w:rsidR="008829E9">
          <w:rPr>
            <w:noProof/>
            <w:webHidden/>
          </w:rPr>
          <w:fldChar w:fldCharType="begin"/>
        </w:r>
        <w:r w:rsidR="008829E9">
          <w:rPr>
            <w:noProof/>
            <w:webHidden/>
          </w:rPr>
          <w:instrText xml:space="preserve"> PAGEREF _Toc94021889 \h </w:instrText>
        </w:r>
        <w:r w:rsidR="008829E9">
          <w:rPr>
            <w:noProof/>
            <w:webHidden/>
          </w:rPr>
        </w:r>
        <w:r w:rsidR="008829E9">
          <w:rPr>
            <w:noProof/>
            <w:webHidden/>
          </w:rPr>
          <w:fldChar w:fldCharType="separate"/>
        </w:r>
        <w:r w:rsidR="008829E9">
          <w:rPr>
            <w:noProof/>
            <w:webHidden/>
          </w:rPr>
          <w:t>22</w:t>
        </w:r>
        <w:r w:rsidR="008829E9">
          <w:rPr>
            <w:noProof/>
            <w:webHidden/>
          </w:rPr>
          <w:fldChar w:fldCharType="end"/>
        </w:r>
      </w:hyperlink>
    </w:p>
    <w:p w14:paraId="150AAFB5" w14:textId="169053E3" w:rsidR="008829E9" w:rsidRDefault="00CE2030" w:rsidP="008829E9">
      <w:pPr>
        <w:pStyle w:val="TableofFigures"/>
        <w:rPr>
          <w:rFonts w:eastAsiaTheme="minorEastAsia" w:cstheme="minorBidi"/>
          <w:noProof/>
          <w:szCs w:val="22"/>
          <w:lang w:eastAsia="en-US"/>
        </w:rPr>
      </w:pPr>
      <w:hyperlink w:anchor="_Toc94021890" w:history="1">
        <w:r w:rsidR="008829E9" w:rsidRPr="00A81D4F">
          <w:rPr>
            <w:rStyle w:val="Hyperlink"/>
            <w:noProof/>
          </w:rPr>
          <w:t>Figure 12.</w:t>
        </w:r>
        <w:r w:rsidR="008829E9">
          <w:rPr>
            <w:rFonts w:eastAsiaTheme="minorEastAsia" w:cstheme="minorBidi"/>
            <w:noProof/>
            <w:szCs w:val="22"/>
            <w:lang w:eastAsia="en-US"/>
          </w:rPr>
          <w:tab/>
        </w:r>
        <w:r w:rsidR="008829E9" w:rsidRPr="00A81D4F">
          <w:rPr>
            <w:rStyle w:val="Hyperlink"/>
            <w:noProof/>
          </w:rPr>
          <w:t>Similar to Figure 10, but for false negative forecasts.</w:t>
        </w:r>
        <w:r w:rsidR="008829E9">
          <w:rPr>
            <w:noProof/>
            <w:webHidden/>
          </w:rPr>
          <w:tab/>
        </w:r>
        <w:r w:rsidR="008829E9">
          <w:rPr>
            <w:noProof/>
            <w:webHidden/>
          </w:rPr>
          <w:fldChar w:fldCharType="begin"/>
        </w:r>
        <w:r w:rsidR="008829E9">
          <w:rPr>
            <w:noProof/>
            <w:webHidden/>
          </w:rPr>
          <w:instrText xml:space="preserve"> PAGEREF _Toc94021890 \h </w:instrText>
        </w:r>
        <w:r w:rsidR="008829E9">
          <w:rPr>
            <w:noProof/>
            <w:webHidden/>
          </w:rPr>
        </w:r>
        <w:r w:rsidR="008829E9">
          <w:rPr>
            <w:noProof/>
            <w:webHidden/>
          </w:rPr>
          <w:fldChar w:fldCharType="separate"/>
        </w:r>
        <w:r w:rsidR="008829E9">
          <w:rPr>
            <w:noProof/>
            <w:webHidden/>
          </w:rPr>
          <w:t>23</w:t>
        </w:r>
        <w:r w:rsidR="008829E9">
          <w:rPr>
            <w:noProof/>
            <w:webHidden/>
          </w:rPr>
          <w:fldChar w:fldCharType="end"/>
        </w:r>
      </w:hyperlink>
    </w:p>
    <w:p w14:paraId="56036F72" w14:textId="2FD20B62" w:rsidR="008829E9" w:rsidRDefault="00CE2030" w:rsidP="008829E9">
      <w:pPr>
        <w:pStyle w:val="TableofFigures"/>
        <w:rPr>
          <w:rFonts w:eastAsiaTheme="minorEastAsia" w:cstheme="minorBidi"/>
          <w:noProof/>
          <w:szCs w:val="22"/>
          <w:lang w:eastAsia="en-US"/>
        </w:rPr>
      </w:pPr>
      <w:hyperlink w:anchor="_Toc94021891" w:history="1">
        <w:r w:rsidR="008829E9" w:rsidRPr="00A81D4F">
          <w:rPr>
            <w:rStyle w:val="Hyperlink"/>
            <w:noProof/>
          </w:rPr>
          <w:t>Figure 13.</w:t>
        </w:r>
        <w:r w:rsidR="008829E9">
          <w:rPr>
            <w:rFonts w:eastAsiaTheme="minorEastAsia" w:cstheme="minorBidi"/>
            <w:noProof/>
            <w:szCs w:val="22"/>
            <w:lang w:eastAsia="en-US"/>
          </w:rPr>
          <w:tab/>
        </w:r>
        <w:r w:rsidR="008829E9" w:rsidRPr="00A81D4F">
          <w:rPr>
            <w:rStyle w:val="Hyperlink"/>
            <w:noProof/>
          </w:rPr>
          <w:t>Similar to Figure 10, but for true negative forecasts.</w:t>
        </w:r>
        <w:r w:rsidR="008829E9">
          <w:rPr>
            <w:noProof/>
            <w:webHidden/>
          </w:rPr>
          <w:tab/>
        </w:r>
        <w:r w:rsidR="008829E9">
          <w:rPr>
            <w:noProof/>
            <w:webHidden/>
          </w:rPr>
          <w:fldChar w:fldCharType="begin"/>
        </w:r>
        <w:r w:rsidR="008829E9">
          <w:rPr>
            <w:noProof/>
            <w:webHidden/>
          </w:rPr>
          <w:instrText xml:space="preserve"> PAGEREF _Toc94021891 \h </w:instrText>
        </w:r>
        <w:r w:rsidR="008829E9">
          <w:rPr>
            <w:noProof/>
            <w:webHidden/>
          </w:rPr>
        </w:r>
        <w:r w:rsidR="008829E9">
          <w:rPr>
            <w:noProof/>
            <w:webHidden/>
          </w:rPr>
          <w:fldChar w:fldCharType="separate"/>
        </w:r>
        <w:r w:rsidR="008829E9">
          <w:rPr>
            <w:noProof/>
            <w:webHidden/>
          </w:rPr>
          <w:t>24</w:t>
        </w:r>
        <w:r w:rsidR="008829E9">
          <w:rPr>
            <w:noProof/>
            <w:webHidden/>
          </w:rPr>
          <w:fldChar w:fldCharType="end"/>
        </w:r>
      </w:hyperlink>
    </w:p>
    <w:p w14:paraId="5CD74732" w14:textId="0A795218" w:rsidR="008829E9" w:rsidRDefault="00CE2030" w:rsidP="008829E9">
      <w:pPr>
        <w:pStyle w:val="TableofFigures"/>
        <w:rPr>
          <w:rFonts w:eastAsiaTheme="minorEastAsia" w:cstheme="minorBidi"/>
          <w:noProof/>
          <w:szCs w:val="22"/>
          <w:lang w:eastAsia="en-US"/>
        </w:rPr>
      </w:pPr>
      <w:hyperlink w:anchor="_Toc94021892" w:history="1">
        <w:r w:rsidR="008829E9" w:rsidRPr="00A81D4F">
          <w:rPr>
            <w:rStyle w:val="Hyperlink"/>
            <w:noProof/>
          </w:rPr>
          <w:t>Figure 14.</w:t>
        </w:r>
        <w:r w:rsidR="008829E9">
          <w:rPr>
            <w:rFonts w:eastAsiaTheme="minorEastAsia" w:cstheme="minorBidi"/>
            <w:noProof/>
            <w:szCs w:val="22"/>
            <w:lang w:eastAsia="en-US"/>
          </w:rPr>
          <w:tab/>
        </w:r>
        <w:r w:rsidR="008829E9" w:rsidRPr="00A81D4F">
          <w:rPr>
            <w:rStyle w:val="Hyperlink"/>
            <w:noProof/>
          </w:rPr>
          <w:t>Similar to Figure 10, but for the Peirce skill score using the 2x2 contingency table projected in Figures 10, 11, 12, and 13.</w:t>
        </w:r>
        <w:r w:rsidR="008829E9">
          <w:rPr>
            <w:noProof/>
            <w:webHidden/>
          </w:rPr>
          <w:tab/>
        </w:r>
        <w:r w:rsidR="008829E9">
          <w:rPr>
            <w:noProof/>
            <w:webHidden/>
          </w:rPr>
          <w:fldChar w:fldCharType="begin"/>
        </w:r>
        <w:r w:rsidR="008829E9">
          <w:rPr>
            <w:noProof/>
            <w:webHidden/>
          </w:rPr>
          <w:instrText xml:space="preserve"> PAGEREF _Toc94021892 \h </w:instrText>
        </w:r>
        <w:r w:rsidR="008829E9">
          <w:rPr>
            <w:noProof/>
            <w:webHidden/>
          </w:rPr>
        </w:r>
        <w:r w:rsidR="008829E9">
          <w:rPr>
            <w:noProof/>
            <w:webHidden/>
          </w:rPr>
          <w:fldChar w:fldCharType="separate"/>
        </w:r>
        <w:r w:rsidR="008829E9">
          <w:rPr>
            <w:noProof/>
            <w:webHidden/>
          </w:rPr>
          <w:t>25</w:t>
        </w:r>
        <w:r w:rsidR="008829E9">
          <w:rPr>
            <w:noProof/>
            <w:webHidden/>
          </w:rPr>
          <w:fldChar w:fldCharType="end"/>
        </w:r>
      </w:hyperlink>
    </w:p>
    <w:p w14:paraId="49D340C0" w14:textId="01E06F43" w:rsidR="008829E9" w:rsidRDefault="00CE2030" w:rsidP="008829E9">
      <w:pPr>
        <w:pStyle w:val="TableofFigures"/>
        <w:rPr>
          <w:rFonts w:eastAsiaTheme="minorEastAsia" w:cstheme="minorBidi"/>
          <w:noProof/>
          <w:szCs w:val="22"/>
          <w:lang w:eastAsia="en-US"/>
        </w:rPr>
      </w:pPr>
      <w:hyperlink w:anchor="_Toc94021893" w:history="1">
        <w:r w:rsidR="008829E9" w:rsidRPr="00A81D4F">
          <w:rPr>
            <w:rStyle w:val="Hyperlink"/>
            <w:noProof/>
          </w:rPr>
          <w:t>Figure 15.</w:t>
        </w:r>
        <w:r w:rsidR="008829E9">
          <w:rPr>
            <w:rFonts w:eastAsiaTheme="minorEastAsia" w:cstheme="minorBidi"/>
            <w:noProof/>
            <w:szCs w:val="22"/>
            <w:lang w:eastAsia="en-US"/>
          </w:rPr>
          <w:tab/>
        </w:r>
        <w:r w:rsidR="008829E9" w:rsidRPr="00A81D4F">
          <w:rPr>
            <w:rStyle w:val="Hyperlink"/>
            <w:noProof/>
          </w:rPr>
          <w:t>Similar to Figure 10, but for the symmetric extreme dependency score using the 2x2 contingency table projected in Figures 10, 11, 12, and 13. A blank cell means that the SEDS is undefined, where the forecast does not yield any TP forecasts under a given ramp definition.</w:t>
        </w:r>
        <w:r w:rsidR="008829E9">
          <w:rPr>
            <w:noProof/>
            <w:webHidden/>
          </w:rPr>
          <w:tab/>
        </w:r>
        <w:r w:rsidR="008829E9">
          <w:rPr>
            <w:noProof/>
            <w:webHidden/>
          </w:rPr>
          <w:fldChar w:fldCharType="begin"/>
        </w:r>
        <w:r w:rsidR="008829E9">
          <w:rPr>
            <w:noProof/>
            <w:webHidden/>
          </w:rPr>
          <w:instrText xml:space="preserve"> PAGEREF _Toc94021893 \h </w:instrText>
        </w:r>
        <w:r w:rsidR="008829E9">
          <w:rPr>
            <w:noProof/>
            <w:webHidden/>
          </w:rPr>
        </w:r>
        <w:r w:rsidR="008829E9">
          <w:rPr>
            <w:noProof/>
            <w:webHidden/>
          </w:rPr>
          <w:fldChar w:fldCharType="separate"/>
        </w:r>
        <w:r w:rsidR="008829E9">
          <w:rPr>
            <w:noProof/>
            <w:webHidden/>
          </w:rPr>
          <w:t>26</w:t>
        </w:r>
        <w:r w:rsidR="008829E9">
          <w:rPr>
            <w:noProof/>
            <w:webHidden/>
          </w:rPr>
          <w:fldChar w:fldCharType="end"/>
        </w:r>
      </w:hyperlink>
    </w:p>
    <w:p w14:paraId="4867DBB1" w14:textId="73DF7D3C" w:rsidR="008829E9" w:rsidRDefault="00CE2030" w:rsidP="008829E9">
      <w:pPr>
        <w:pStyle w:val="TableofFigures"/>
        <w:rPr>
          <w:rFonts w:eastAsiaTheme="minorEastAsia" w:cstheme="minorBidi"/>
          <w:noProof/>
          <w:szCs w:val="22"/>
          <w:lang w:eastAsia="en-US"/>
        </w:rPr>
      </w:pPr>
      <w:hyperlink w:anchor="_Toc94021894" w:history="1">
        <w:r w:rsidR="008829E9" w:rsidRPr="00A81D4F">
          <w:rPr>
            <w:rStyle w:val="Hyperlink"/>
            <w:noProof/>
          </w:rPr>
          <w:t>Figure 16.</w:t>
        </w:r>
        <w:r w:rsidR="008829E9">
          <w:rPr>
            <w:rFonts w:eastAsiaTheme="minorEastAsia" w:cstheme="minorBidi"/>
            <w:noProof/>
            <w:szCs w:val="22"/>
            <w:lang w:eastAsia="en-US"/>
          </w:rPr>
          <w:tab/>
        </w:r>
        <w:r w:rsidR="008829E9" w:rsidRPr="00A81D4F">
          <w:rPr>
            <w:rStyle w:val="Hyperlink"/>
            <w:noProof/>
          </w:rPr>
          <w:t>Performance diagrams of the Baltic-2 power-ramp forecasts for the 7-day period under the ramp definition of changing over |50 MW| within 6 hours. The x-axis is success ratio, the y-axis is probability of detection, the dashed diagonal lines extending from the origin represent bias values, and the blue contours indicate a range of critical success index values. A perfect forecast would land on the top-right corner of the diagram. The top diagram depicts the ensemble means of each participant as purple dots, the results of voting schemes as green triangles, and the 5-organization ensemble mean as a black cross. The bottom diagram illustrates the p5 ensemble members as gray dots, the results of voting schemes among the p5 ensemble members as triangles, and the p5 ensemble mean as a black cross.</w:t>
        </w:r>
        <w:r w:rsidR="008829E9">
          <w:rPr>
            <w:noProof/>
            <w:webHidden/>
          </w:rPr>
          <w:tab/>
        </w:r>
        <w:r w:rsidR="008829E9">
          <w:rPr>
            <w:noProof/>
            <w:webHidden/>
          </w:rPr>
          <w:fldChar w:fldCharType="begin"/>
        </w:r>
        <w:r w:rsidR="008829E9">
          <w:rPr>
            <w:noProof/>
            <w:webHidden/>
          </w:rPr>
          <w:instrText xml:space="preserve"> PAGEREF _Toc94021894 \h </w:instrText>
        </w:r>
        <w:r w:rsidR="008829E9">
          <w:rPr>
            <w:noProof/>
            <w:webHidden/>
          </w:rPr>
        </w:r>
        <w:r w:rsidR="008829E9">
          <w:rPr>
            <w:noProof/>
            <w:webHidden/>
          </w:rPr>
          <w:fldChar w:fldCharType="separate"/>
        </w:r>
        <w:r w:rsidR="008829E9">
          <w:rPr>
            <w:noProof/>
            <w:webHidden/>
          </w:rPr>
          <w:t>28</w:t>
        </w:r>
        <w:r w:rsidR="008829E9">
          <w:rPr>
            <w:noProof/>
            <w:webHidden/>
          </w:rPr>
          <w:fldChar w:fldCharType="end"/>
        </w:r>
      </w:hyperlink>
    </w:p>
    <w:p w14:paraId="699E5FCE" w14:textId="5363FC40" w:rsidR="00E12AF4" w:rsidRDefault="0012308B" w:rsidP="008829E9">
      <w:pPr>
        <w:pStyle w:val="TableofFigures"/>
      </w:pPr>
      <w:r>
        <w:fldChar w:fldCharType="end"/>
      </w:r>
    </w:p>
    <w:p w14:paraId="7BCE57FF" w14:textId="77777777" w:rsidR="00E12AF4" w:rsidRDefault="00E12AF4" w:rsidP="004023E7">
      <w:pPr>
        <w:pStyle w:val="HeadingFrontNoTOC"/>
      </w:pPr>
      <w:r>
        <w:t>Tables</w:t>
      </w:r>
    </w:p>
    <w:p w14:paraId="13E8A219" w14:textId="52389E59" w:rsidR="008829E9" w:rsidRDefault="006A5060">
      <w:pPr>
        <w:pStyle w:val="TableofFigures"/>
        <w:rPr>
          <w:rFonts w:eastAsiaTheme="minorEastAsia" w:cstheme="minorBidi"/>
          <w:noProof/>
          <w:szCs w:val="22"/>
          <w:lang w:eastAsia="en-US"/>
        </w:rPr>
      </w:pPr>
      <w:r w:rsidRPr="00D27D7B">
        <w:rPr>
          <w:rFonts w:cstheme="minorHAnsi"/>
          <w:szCs w:val="22"/>
        </w:rPr>
        <w:fldChar w:fldCharType="begin"/>
      </w:r>
      <w:r w:rsidRPr="00D27D7B">
        <w:rPr>
          <w:rFonts w:cstheme="minorHAnsi"/>
          <w:szCs w:val="22"/>
        </w:rPr>
        <w:instrText xml:space="preserve"> TOC \h \z \c "Table" </w:instrText>
      </w:r>
      <w:r w:rsidRPr="00D27D7B">
        <w:rPr>
          <w:rFonts w:cstheme="minorHAnsi"/>
          <w:szCs w:val="22"/>
        </w:rPr>
        <w:fldChar w:fldCharType="separate"/>
      </w:r>
      <w:hyperlink w:anchor="_Toc94021895" w:history="1">
        <w:r w:rsidR="008829E9" w:rsidRPr="0040233B">
          <w:rPr>
            <w:rStyle w:val="Hyperlink"/>
            <w:noProof/>
          </w:rPr>
          <w:t>Table 1.</w:t>
        </w:r>
        <w:r w:rsidR="008829E9">
          <w:rPr>
            <w:rFonts w:eastAsiaTheme="minorEastAsia" w:cstheme="minorBidi"/>
            <w:noProof/>
            <w:szCs w:val="22"/>
            <w:lang w:eastAsia="en-US"/>
          </w:rPr>
          <w:tab/>
        </w:r>
        <w:r w:rsidR="008829E9" w:rsidRPr="0040233B">
          <w:rPr>
            <w:rStyle w:val="Hyperlink"/>
            <w:noProof/>
          </w:rPr>
          <w:t>Summary of the two cases</w:t>
        </w:r>
        <w:r w:rsidR="008829E9">
          <w:rPr>
            <w:noProof/>
            <w:webHidden/>
          </w:rPr>
          <w:tab/>
        </w:r>
        <w:r w:rsidR="008829E9">
          <w:rPr>
            <w:noProof/>
            <w:webHidden/>
          </w:rPr>
          <w:fldChar w:fldCharType="begin"/>
        </w:r>
        <w:r w:rsidR="008829E9">
          <w:rPr>
            <w:noProof/>
            <w:webHidden/>
          </w:rPr>
          <w:instrText xml:space="preserve"> PAGEREF _Toc94021895 \h </w:instrText>
        </w:r>
        <w:r w:rsidR="008829E9">
          <w:rPr>
            <w:noProof/>
            <w:webHidden/>
          </w:rPr>
        </w:r>
        <w:r w:rsidR="008829E9">
          <w:rPr>
            <w:noProof/>
            <w:webHidden/>
          </w:rPr>
          <w:fldChar w:fldCharType="separate"/>
        </w:r>
        <w:r w:rsidR="008829E9">
          <w:rPr>
            <w:noProof/>
            <w:webHidden/>
          </w:rPr>
          <w:t>8</w:t>
        </w:r>
        <w:r w:rsidR="008829E9">
          <w:rPr>
            <w:noProof/>
            <w:webHidden/>
          </w:rPr>
          <w:fldChar w:fldCharType="end"/>
        </w:r>
      </w:hyperlink>
    </w:p>
    <w:p w14:paraId="5E9F4D28" w14:textId="46736D3E" w:rsidR="008829E9" w:rsidRDefault="00CE2030">
      <w:pPr>
        <w:pStyle w:val="TableofFigures"/>
        <w:rPr>
          <w:rFonts w:eastAsiaTheme="minorEastAsia" w:cstheme="minorBidi"/>
          <w:noProof/>
          <w:szCs w:val="22"/>
          <w:lang w:eastAsia="en-US"/>
        </w:rPr>
      </w:pPr>
      <w:hyperlink w:anchor="_Toc94021896" w:history="1">
        <w:r w:rsidR="008829E9" w:rsidRPr="0040233B">
          <w:rPr>
            <w:rStyle w:val="Hyperlink"/>
            <w:noProof/>
          </w:rPr>
          <w:t>Table 2.</w:t>
        </w:r>
        <w:r w:rsidR="008829E9">
          <w:rPr>
            <w:rFonts w:eastAsiaTheme="minorEastAsia" w:cstheme="minorBidi"/>
            <w:noProof/>
            <w:szCs w:val="22"/>
            <w:lang w:eastAsia="en-US"/>
          </w:rPr>
          <w:tab/>
        </w:r>
        <w:r w:rsidR="008829E9" w:rsidRPr="0040233B">
          <w:rPr>
            <w:rStyle w:val="Hyperlink"/>
            <w:noProof/>
          </w:rPr>
          <w:t>Summary of collected forecast submissions</w:t>
        </w:r>
        <w:r w:rsidR="008829E9">
          <w:rPr>
            <w:noProof/>
            <w:webHidden/>
          </w:rPr>
          <w:tab/>
        </w:r>
        <w:r w:rsidR="008829E9">
          <w:rPr>
            <w:noProof/>
            <w:webHidden/>
          </w:rPr>
          <w:fldChar w:fldCharType="begin"/>
        </w:r>
        <w:r w:rsidR="008829E9">
          <w:rPr>
            <w:noProof/>
            <w:webHidden/>
          </w:rPr>
          <w:instrText xml:space="preserve"> PAGEREF _Toc94021896 \h </w:instrText>
        </w:r>
        <w:r w:rsidR="008829E9">
          <w:rPr>
            <w:noProof/>
            <w:webHidden/>
          </w:rPr>
        </w:r>
        <w:r w:rsidR="008829E9">
          <w:rPr>
            <w:noProof/>
            <w:webHidden/>
          </w:rPr>
          <w:fldChar w:fldCharType="separate"/>
        </w:r>
        <w:r w:rsidR="008829E9">
          <w:rPr>
            <w:noProof/>
            <w:webHidden/>
          </w:rPr>
          <w:t>11</w:t>
        </w:r>
        <w:r w:rsidR="008829E9">
          <w:rPr>
            <w:noProof/>
            <w:webHidden/>
          </w:rPr>
          <w:fldChar w:fldCharType="end"/>
        </w:r>
      </w:hyperlink>
    </w:p>
    <w:p w14:paraId="205FDA97" w14:textId="52898888" w:rsidR="008829E9" w:rsidRDefault="00CE2030">
      <w:pPr>
        <w:pStyle w:val="TableofFigures"/>
        <w:rPr>
          <w:rFonts w:eastAsiaTheme="minorEastAsia" w:cstheme="minorBidi"/>
          <w:noProof/>
          <w:szCs w:val="22"/>
          <w:lang w:eastAsia="en-US"/>
        </w:rPr>
      </w:pPr>
      <w:hyperlink w:anchor="_Toc94021897" w:history="1">
        <w:r w:rsidR="008829E9" w:rsidRPr="0040233B">
          <w:rPr>
            <w:rStyle w:val="Hyperlink"/>
            <w:noProof/>
          </w:rPr>
          <w:t>Table 3.</w:t>
        </w:r>
        <w:r w:rsidR="008829E9">
          <w:rPr>
            <w:rFonts w:eastAsiaTheme="minorEastAsia" w:cstheme="minorBidi"/>
            <w:noProof/>
            <w:szCs w:val="22"/>
            <w:lang w:eastAsia="en-US"/>
          </w:rPr>
          <w:tab/>
        </w:r>
        <w:r w:rsidR="008829E9" w:rsidRPr="0040233B">
          <w:rPr>
            <w:rStyle w:val="Hyperlink"/>
            <w:noProof/>
          </w:rPr>
          <w:t>Observed ramp counts with different ramp definitions at the Baltic-2 wind farm during the 7-day period</w:t>
        </w:r>
        <w:r w:rsidR="008829E9">
          <w:rPr>
            <w:noProof/>
            <w:webHidden/>
          </w:rPr>
          <w:tab/>
        </w:r>
        <w:r w:rsidR="008829E9">
          <w:rPr>
            <w:noProof/>
            <w:webHidden/>
          </w:rPr>
          <w:fldChar w:fldCharType="begin"/>
        </w:r>
        <w:r w:rsidR="008829E9">
          <w:rPr>
            <w:noProof/>
            <w:webHidden/>
          </w:rPr>
          <w:instrText xml:space="preserve"> PAGEREF _Toc94021897 \h </w:instrText>
        </w:r>
        <w:r w:rsidR="008829E9">
          <w:rPr>
            <w:noProof/>
            <w:webHidden/>
          </w:rPr>
        </w:r>
        <w:r w:rsidR="008829E9">
          <w:rPr>
            <w:noProof/>
            <w:webHidden/>
          </w:rPr>
          <w:fldChar w:fldCharType="separate"/>
        </w:r>
        <w:r w:rsidR="008829E9">
          <w:rPr>
            <w:noProof/>
            <w:webHidden/>
          </w:rPr>
          <w:t>18</w:t>
        </w:r>
        <w:r w:rsidR="008829E9">
          <w:rPr>
            <w:noProof/>
            <w:webHidden/>
          </w:rPr>
          <w:fldChar w:fldCharType="end"/>
        </w:r>
      </w:hyperlink>
    </w:p>
    <w:p w14:paraId="07DB7B61" w14:textId="18518B47" w:rsidR="00E12AF4" w:rsidRDefault="006A5060" w:rsidP="008829E9">
      <w:pPr>
        <w:pStyle w:val="TableofFigures"/>
      </w:pPr>
      <w:r w:rsidRPr="00D27D7B">
        <w:fldChar w:fldCharType="end"/>
      </w:r>
    </w:p>
    <w:p w14:paraId="7B53A36A" w14:textId="17A33593" w:rsidR="00E12AF4" w:rsidRDefault="00E12AF4" w:rsidP="1956A286">
      <w:pPr>
        <w:pStyle w:val="Heading1"/>
        <w:numPr>
          <w:ilvl w:val="0"/>
          <w:numId w:val="0"/>
        </w:numPr>
        <w:rPr>
          <w:rFonts w:ascii="Arial" w:hAnsi="Arial"/>
          <w:bCs/>
          <w:szCs w:val="32"/>
        </w:rPr>
        <w:sectPr w:rsidR="00E12AF4" w:rsidSect="00FF35CF">
          <w:footerReference w:type="default" r:id="rId34"/>
          <w:footnotePr>
            <w:numRestart w:val="eachPage"/>
          </w:footnotePr>
          <w:pgSz w:w="12240" w:h="15840" w:code="1"/>
          <w:pgMar w:top="1440" w:right="1440" w:bottom="1440" w:left="1440" w:header="720" w:footer="720" w:gutter="0"/>
          <w:pgNumType w:fmt="lowerRoman" w:start="2" w:chapSep="period"/>
          <w:cols w:space="720"/>
        </w:sectPr>
      </w:pPr>
    </w:p>
    <w:p w14:paraId="52B10ACC" w14:textId="17FED905" w:rsidR="00E12AF4" w:rsidRDefault="0096766B" w:rsidP="00D30DC8">
      <w:pPr>
        <w:pStyle w:val="Heading1"/>
      </w:pPr>
      <w:bookmarkStart w:id="86" w:name="_Toc94021867"/>
      <w:r>
        <w:lastRenderedPageBreak/>
        <w:t>Motivation</w:t>
      </w:r>
      <w:bookmarkEnd w:id="86"/>
    </w:p>
    <w:p w14:paraId="6060F021" w14:textId="490F15AC" w:rsidR="007730D6" w:rsidRDefault="00FD2C78" w:rsidP="000D6C62">
      <w:pPr>
        <w:pStyle w:val="BodyText"/>
        <w:rPr>
          <w:color w:val="000000"/>
        </w:rPr>
      </w:pPr>
      <w:r>
        <w:t>Selecting accurate renewable</w:t>
      </w:r>
      <w:del w:id="87" w:author="Brice, Amy" w:date="2022-01-25T11:24:00Z">
        <w:r w:rsidDel="00753995">
          <w:delText>-</w:delText>
        </w:r>
      </w:del>
      <w:ins w:id="88" w:author="Brice, Amy" w:date="2022-01-25T11:24:00Z">
        <w:r w:rsidR="00753995">
          <w:t xml:space="preserve"> </w:t>
        </w:r>
      </w:ins>
      <w:r>
        <w:t xml:space="preserve">energy forecasts that suit one’s needs requires </w:t>
      </w:r>
      <w:r w:rsidR="00373A17">
        <w:t xml:space="preserve">careful </w:t>
      </w:r>
      <w:r w:rsidR="00C14279">
        <w:t>assessment</w:t>
      </w:r>
      <w:r>
        <w:t xml:space="preserve">. </w:t>
      </w:r>
      <w:r w:rsidR="005251C8">
        <w:t xml:space="preserve">For instance, variations </w:t>
      </w:r>
      <w:r w:rsidR="00386EEE">
        <w:t>emerge</w:t>
      </w:r>
      <w:r>
        <w:t xml:space="preserve"> </w:t>
      </w:r>
      <w:del w:id="89" w:author="Brice, Amy" w:date="2022-01-25T14:11:00Z">
        <w:r w:rsidR="004A0D78" w:rsidDel="002F20A4">
          <w:delText xml:space="preserve">between </w:delText>
        </w:r>
      </w:del>
      <w:ins w:id="90" w:author="Brice, Amy" w:date="2022-01-25T14:11:00Z">
        <w:r w:rsidR="002F20A4">
          <w:t xml:space="preserve">among </w:t>
        </w:r>
      </w:ins>
      <w:r>
        <w:t>forecast providers</w:t>
      </w:r>
      <w:r w:rsidR="002B0529">
        <w:t>,</w:t>
      </w:r>
      <w:r w:rsidR="005251C8">
        <w:t xml:space="preserve"> </w:t>
      </w:r>
      <w:r>
        <w:t>from</w:t>
      </w:r>
      <w:r w:rsidR="005251C8">
        <w:t xml:space="preserve"> numerical modeling practices </w:t>
      </w:r>
      <w:r>
        <w:t>to</w:t>
      </w:r>
      <w:r w:rsidR="005251C8">
        <w:t xml:space="preserve"> communicating forecast uncertainties </w:t>
      </w:r>
      <w:sdt>
        <w:sdtPr>
          <w:rPr>
            <w:color w:val="000000"/>
          </w:rPr>
          <w:tag w:val="MENDELEY_CITATION_v3_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"/>
          <w:id w:val="1709832396"/>
          <w:placeholder>
            <w:docPart w:val="DefaultPlaceholder_-1854013440"/>
          </w:placeholder>
        </w:sdtPr>
        <w:sdtEndPr/>
        <w:sdtContent>
          <w:r w:rsidR="002162CD" w:rsidRPr="002162CD">
            <w:rPr>
              <w:color w:val="000000"/>
            </w:rPr>
            <w:t>(Bessa et al. 2017)</w:t>
          </w:r>
        </w:sdtContent>
      </w:sdt>
      <w:r w:rsidR="0080744F">
        <w:rPr>
          <w:color w:val="000000"/>
        </w:rPr>
        <w:t>.</w:t>
      </w:r>
      <w:r w:rsidR="002B0529">
        <w:rPr>
          <w:color w:val="000000"/>
        </w:rPr>
        <w:t xml:space="preserve"> </w:t>
      </w:r>
      <w:r w:rsidR="00AB0949">
        <w:rPr>
          <w:color w:val="000000"/>
        </w:rPr>
        <w:t xml:space="preserve">Varying </w:t>
      </w:r>
      <w:r w:rsidR="0072216D">
        <w:rPr>
          <w:color w:val="000000"/>
        </w:rPr>
        <w:t xml:space="preserve">methodologies chosen by </w:t>
      </w:r>
      <w:r w:rsidR="00AB0949">
        <w:rPr>
          <w:color w:val="000000"/>
        </w:rPr>
        <w:t xml:space="preserve">different organizations also create uncertainties in predicting </w:t>
      </w:r>
      <w:commentRangeStart w:id="91"/>
      <w:r w:rsidR="00AB0949">
        <w:rPr>
          <w:color w:val="000000"/>
        </w:rPr>
        <w:t>wind</w:t>
      </w:r>
      <w:del w:id="92" w:author="Brice, Amy" w:date="2022-01-25T12:43:00Z">
        <w:r w:rsidR="00AB0949" w:rsidDel="00195FEB">
          <w:rPr>
            <w:color w:val="000000"/>
          </w:rPr>
          <w:delText>-</w:delText>
        </w:r>
      </w:del>
      <w:ins w:id="93" w:author="Brice, Amy" w:date="2022-01-25T12:43:00Z">
        <w:r w:rsidR="00195FEB">
          <w:rPr>
            <w:color w:val="000000"/>
          </w:rPr>
          <w:t xml:space="preserve"> </w:t>
        </w:r>
      </w:ins>
      <w:r w:rsidR="00AB0949">
        <w:rPr>
          <w:color w:val="000000"/>
        </w:rPr>
        <w:t xml:space="preserve">energy </w:t>
      </w:r>
      <w:commentRangeEnd w:id="91"/>
      <w:r w:rsidR="00195FEB">
        <w:rPr>
          <w:rStyle w:val="CommentReference"/>
        </w:rPr>
        <w:commentReference w:id="91"/>
      </w:r>
      <w:r w:rsidR="00AB0949">
        <w:rPr>
          <w:color w:val="000000"/>
        </w:rPr>
        <w:t xml:space="preserve">production </w:t>
      </w:r>
      <w:sdt>
        <w:sdtPr>
          <w:rPr>
            <w:color w:val="000000"/>
          </w:rPr>
          <w:tag w:val="MENDELEY_CITATION_v3_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"/>
          <w:id w:val="-611279301"/>
          <w:placeholder>
            <w:docPart w:val="DefaultPlaceholder_-1854013440"/>
          </w:placeholder>
        </w:sdtPr>
        <w:sdtEndPr/>
        <w:sdtContent>
          <w:r w:rsidR="002162CD" w:rsidRPr="002162CD">
            <w:rPr>
              <w:color w:val="000000"/>
            </w:rPr>
            <w:t xml:space="preserve">(Lee and </w:t>
          </w:r>
          <w:del w:id="94" w:author="Brice, Amy" w:date="2022-01-25T16:31:00Z">
            <w:r w:rsidR="002162CD" w:rsidRPr="002162CD" w:rsidDel="00476309">
              <w:rPr>
                <w:color w:val="000000"/>
              </w:rPr>
              <w:delText xml:space="preserve">Jason </w:delText>
            </w:r>
          </w:del>
          <w:r w:rsidR="002162CD" w:rsidRPr="002162CD">
            <w:rPr>
              <w:color w:val="000000"/>
            </w:rPr>
            <w:t>Fields 2021; Craig et al. 2018)</w:t>
          </w:r>
        </w:sdtContent>
      </w:sdt>
      <w:r w:rsidR="00AB0949">
        <w:rPr>
          <w:color w:val="000000"/>
        </w:rPr>
        <w:t>.</w:t>
      </w:r>
      <w:r w:rsidR="00FA20E5">
        <w:rPr>
          <w:color w:val="000000"/>
        </w:rPr>
        <w:t xml:space="preserve"> </w:t>
      </w:r>
      <w:r w:rsidR="003B7D7E">
        <w:rPr>
          <w:color w:val="000000"/>
        </w:rPr>
        <w:t xml:space="preserve">Creating a benchmark to evaluate forecast performance </w:t>
      </w:r>
      <w:r w:rsidR="003B7D7E" w:rsidRPr="002B0529">
        <w:t>is</w:t>
      </w:r>
      <w:r w:rsidR="003B7D7E">
        <w:t xml:space="preserve"> also</w:t>
      </w:r>
      <w:r w:rsidR="003B7D7E" w:rsidRPr="002B0529">
        <w:t xml:space="preserve"> costly for </w:t>
      </w:r>
      <w:r w:rsidR="00B96DCA">
        <w:t xml:space="preserve">forecast </w:t>
      </w:r>
      <w:r w:rsidR="003B7D7E" w:rsidRPr="002B0529">
        <w:t>users and providers</w:t>
      </w:r>
      <w:r w:rsidR="003B7D7E">
        <w:t xml:space="preserve"> </w:t>
      </w:r>
      <w:sdt>
        <w:sdtPr>
          <w:rPr>
            <w:color w:val="000000"/>
          </w:rPr>
          <w:tag w:val="MENDELEY_CITATION_v3_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XSwiaXNzdWVkIjp7ImRhdGUtcGFydHMiOltbMjAxOV1dfSwibnVtYmVyLW9mLXBhZ2VzIjoiNDgifSwiaXNUZW1wb3JhcnkiOmZhbHNlfV0sImlzRWRpdGVkIjpmYWxzZSwibWFudWFsT3ZlcnJpZGUiOnsiaXNNYW51YWxseU92ZXJyaWRkZW4iOmZhbHNlLCJtYW51YWxPdmVycmlkZVRleHQiOiIiLCJjaXRlcHJvY1RleHQiOiIoTcO2aHJsZW4gYW5kIFphY2sgMjAxOSkifX0="/>
          <w:id w:val="2011325596"/>
          <w:placeholder>
            <w:docPart w:val="DefaultPlaceholder_-1854013440"/>
          </w:placeholder>
        </w:sdtPr>
        <w:sdtEndPr/>
        <w:sdtContent>
          <w:r w:rsidR="002162CD" w:rsidRPr="002162CD">
            <w:rPr>
              <w:color w:val="000000"/>
            </w:rPr>
            <w:t>(Möhrlen and Zack 2019)</w:t>
          </w:r>
        </w:sdtContent>
      </w:sdt>
      <w:r w:rsidR="003B7D7E">
        <w:rPr>
          <w:color w:val="000000"/>
        </w:rPr>
        <w:t>. Therefore,</w:t>
      </w:r>
      <w:r w:rsidR="006C09BC">
        <w:rPr>
          <w:color w:val="000000"/>
        </w:rPr>
        <w:t xml:space="preserve"> to minimize the </w:t>
      </w:r>
      <w:r w:rsidR="006C09BC" w:rsidRPr="002B0529">
        <w:t>misalignment of expectations and requirements</w:t>
      </w:r>
      <w:r w:rsidR="009F0847">
        <w:t xml:space="preserve"> on wind</w:t>
      </w:r>
      <w:del w:id="95" w:author="Brice, Amy" w:date="2022-01-25T12:44:00Z">
        <w:r w:rsidR="009F0847" w:rsidDel="00195FEB">
          <w:delText>-</w:delText>
        </w:r>
      </w:del>
      <w:ins w:id="96" w:author="Brice, Amy" w:date="2022-01-25T12:44:00Z">
        <w:r w:rsidR="00195FEB">
          <w:t xml:space="preserve"> </w:t>
        </w:r>
      </w:ins>
      <w:r w:rsidR="009F0847">
        <w:t>energy forecasts</w:t>
      </w:r>
      <w:r w:rsidR="006C09BC" w:rsidRPr="002B0529">
        <w:t xml:space="preserve"> </w:t>
      </w:r>
      <w:r w:rsidR="00FF2CAE">
        <w:t>among</w:t>
      </w:r>
      <w:r w:rsidR="006C09BC" w:rsidRPr="002B0529">
        <w:t xml:space="preserve"> stakeholders</w:t>
      </w:r>
      <w:r w:rsidR="006C09BC">
        <w:t>,</w:t>
      </w:r>
      <w:r w:rsidR="003B7D7E">
        <w:rPr>
          <w:color w:val="000000"/>
        </w:rPr>
        <w:t xml:space="preserve"> </w:t>
      </w:r>
      <w:r w:rsidR="008C772E">
        <w:t>a</w:t>
      </w:r>
      <w:r w:rsidR="00C150FC">
        <w:t xml:space="preserve"> comprehensive and objective </w:t>
      </w:r>
      <w:r w:rsidR="003B7D7E" w:rsidRPr="002B0529">
        <w:t>process of selecting forecast providers</w:t>
      </w:r>
      <w:r w:rsidR="003B7D7E">
        <w:t xml:space="preserve"> has been </w:t>
      </w:r>
      <w:r w:rsidR="00BE6916">
        <w:t>proposed</w:t>
      </w:r>
      <w:r w:rsidR="003B7D7E">
        <w:t xml:space="preserve"> </w:t>
      </w:r>
      <w:sdt>
        <w:sdtPr>
          <w:rPr>
            <w:color w:val="000000"/>
          </w:rPr>
          <w:tag w:val="MENDELEY_CITATION_v3_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XSwiaXNzdWVkIjp7ImRhdGUtcGFydHMiOltbMjAxOV1dfSwibnVtYmVyLW9mLXBhZ2VzIjoiNDgifSwiaXNUZW1wb3JhcnkiOmZhbHNlfSx7ImlkIjoiYWUzNTJhNDQtMGFhNC0zY2JjLTgzMWUtZmFkZDkzN2U0NGRhIiwiaXRlbURhdGEiOnsidHlwZSI6InJlcG9ydCIsImlkIjoiYWUzNTJhNDQtMGFhNC0zY2JjLTgzMWUtZmFkZDkzN2U0NGRhIiwidGl0bGUiOiJFeHBlcnQgR3JvdXAgUmVwb3J0IG9uIFJlY29tbWVuZGVkIFByYWN0aWNlcyBGb3IgU2VsZWN0aW5nIFJlbmV3YWJsZSBQb3dlciBGb3JlY2FzdGluZyBTb2x1dGlvbnMgLSBQYXJ0IDI6IERlc2lnbmluZyBhbmQgRXhlY3V0aW5nIEZvcmVjYXN0aW5nIEJlbmNobWFya3MgYW5kIFRyaWFs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LHsiZmFtaWx5IjoiTGVybmVyIiwiZ2l2ZW4iOiJKZWZmcmV5IiwicGFyc2UtbmFtZXMiOmZhbHNlLCJkcm9wcGluZy1wYXJ0aWNsZSI6IiIsIm5vbi1kcm9wcGluZy1wYXJ0aWNsZSI6IiJ9XSwiaXNzdWVkIjp7ImRhdGUtcGFydHMiOltbMjAxOV1dfSwibnVtYmVyLW9mLXBhZ2VzIjoiMjkifSwiaXNUZW1wb3JhcnkiOmZhbHNlfV0sImlzRWRpdGVkIjpmYWxzZSwibWFudWFsT3ZlcnJpZGUiOnsiaXNNYW51YWxseU92ZXJyaWRkZW4iOmZhbHNlLCJtYW51YWxPdmVycmlkZVRleHQiOiIiLCJjaXRlcHJvY1RleHQiOiIoTcO2aHJsZW4gYW5kIFphY2sgMjAxOTsgTcO2aHJsZW4sIFphY2ssIGFuZCBMZXJuZXIgMjAxOSkifX0="/>
          <w:id w:val="-1745955533"/>
          <w:placeholder>
            <w:docPart w:val="DefaultPlaceholder_-1854013440"/>
          </w:placeholder>
        </w:sdtPr>
        <w:sdtEndPr/>
        <w:sdtContent>
          <w:r w:rsidR="002162CD" w:rsidRPr="002162CD">
            <w:rPr>
              <w:color w:val="000000"/>
            </w:rPr>
            <w:t>(Möhrlen and Zack 2019; Möhrlen, Zack, and Lerner 2019)</w:t>
          </w:r>
        </w:sdtContent>
      </w:sdt>
      <w:r w:rsidR="003B7D7E">
        <w:rPr>
          <w:color w:val="000000"/>
        </w:rPr>
        <w:t xml:space="preserve">. </w:t>
      </w:r>
    </w:p>
    <w:p w14:paraId="77C7A8CE" w14:textId="7BC0C3A1" w:rsidR="001D12C4" w:rsidRPr="00A4299C" w:rsidRDefault="0083497A" w:rsidP="000D6C62">
      <w:pPr>
        <w:pStyle w:val="BodyText"/>
      </w:pPr>
      <w:r>
        <w:rPr>
          <w:color w:val="000000"/>
        </w:rPr>
        <w:t>Adher</w:t>
      </w:r>
      <w:r w:rsidR="00FF4852">
        <w:rPr>
          <w:color w:val="000000"/>
        </w:rPr>
        <w:t>ing</w:t>
      </w:r>
      <w:r>
        <w:rPr>
          <w:color w:val="000000"/>
        </w:rPr>
        <w:t xml:space="preserve"> to the recommended practices, </w:t>
      </w:r>
      <w:r w:rsidR="000D6C62">
        <w:rPr>
          <w:color w:val="000000"/>
        </w:rPr>
        <w:t>i</w:t>
      </w:r>
      <w:r w:rsidR="00621220">
        <w:t>n this work</w:t>
      </w:r>
      <w:del w:id="97" w:author="Brice, Amy" w:date="2022-01-25T11:25:00Z">
        <w:r w:rsidR="00621220" w:rsidDel="00753995">
          <w:delText>,</w:delText>
        </w:r>
      </w:del>
      <w:r w:rsidR="00621220">
        <w:t xml:space="preserve"> we </w:t>
      </w:r>
      <w:r w:rsidR="00147566">
        <w:t>illustrate</w:t>
      </w:r>
      <w:r w:rsidR="00621220">
        <w:t xml:space="preserve"> a </w:t>
      </w:r>
      <w:r w:rsidR="007879BF">
        <w:t>systematic</w:t>
      </w:r>
      <w:r w:rsidR="00C558FC">
        <w:t xml:space="preserve"> </w:t>
      </w:r>
      <w:r w:rsidR="001D12C4" w:rsidRPr="00A4299C">
        <w:t xml:space="preserve">approach to </w:t>
      </w:r>
      <w:r>
        <w:t xml:space="preserve">evaluate </w:t>
      </w:r>
      <w:r w:rsidR="000D6C62">
        <w:t xml:space="preserve">forecast model performance </w:t>
      </w:r>
      <w:r w:rsidR="002230C9">
        <w:t>with observations</w:t>
      </w:r>
      <w:r w:rsidR="00903570">
        <w:t xml:space="preserve">. </w:t>
      </w:r>
      <w:r w:rsidR="00164E6B">
        <w:t>We develop</w:t>
      </w:r>
      <w:r w:rsidR="00166644">
        <w:t>ed</w:t>
      </w:r>
      <w:r w:rsidR="00164E6B">
        <w:t xml:space="preserve"> an open-source code base</w:t>
      </w:r>
      <w:r w:rsidR="00166644">
        <w:t xml:space="preserve"> for wind</w:t>
      </w:r>
      <w:del w:id="98" w:author="Brice, Amy" w:date="2022-01-25T12:45:00Z">
        <w:r w:rsidR="00166644" w:rsidDel="00195FEB">
          <w:delText>-</w:delText>
        </w:r>
      </w:del>
      <w:ins w:id="99" w:author="Brice, Amy" w:date="2022-01-25T12:45:00Z">
        <w:r w:rsidR="00195FEB">
          <w:t xml:space="preserve"> </w:t>
        </w:r>
      </w:ins>
      <w:r w:rsidR="0018417D">
        <w:t xml:space="preserve">power </w:t>
      </w:r>
      <w:r w:rsidR="00166644">
        <w:t>forecast validation</w:t>
      </w:r>
      <w:r w:rsidR="00F277B3">
        <w:t>, WE-Validate,</w:t>
      </w:r>
      <w:r w:rsidR="00164E6B">
        <w:t xml:space="preserve"> that solidif</w:t>
      </w:r>
      <w:r w:rsidR="00615437">
        <w:t>ies</w:t>
      </w:r>
      <w:r w:rsidR="00164E6B">
        <w:t xml:space="preserve"> </w:t>
      </w:r>
      <w:r w:rsidR="002E4EE1">
        <w:t xml:space="preserve">the </w:t>
      </w:r>
      <w:r w:rsidR="00164E6B">
        <w:t xml:space="preserve">rigorous </w:t>
      </w:r>
      <w:r w:rsidR="00164E6B" w:rsidRPr="00A4299C">
        <w:t>forecast evaluation framework</w:t>
      </w:r>
      <w:r w:rsidR="00164E6B">
        <w:t xml:space="preserve">. </w:t>
      </w:r>
      <w:r w:rsidR="008227F3">
        <w:t xml:space="preserve">This </w:t>
      </w:r>
      <w:r w:rsidR="007730D6">
        <w:t>framework</w:t>
      </w:r>
      <w:r w:rsidR="008227F3">
        <w:t xml:space="preserve"> </w:t>
      </w:r>
      <w:r w:rsidR="001D12C4" w:rsidRPr="00A4299C">
        <w:t xml:space="preserve">allows for transparency in </w:t>
      </w:r>
      <w:r w:rsidR="008227F3">
        <w:t>model evaluation</w:t>
      </w:r>
      <w:r w:rsidR="001D12C4" w:rsidRPr="00A4299C">
        <w:t>,</w:t>
      </w:r>
      <w:r w:rsidR="008227F3">
        <w:t xml:space="preserve"> </w:t>
      </w:r>
      <w:r w:rsidR="00172402">
        <w:t xml:space="preserve">provides </w:t>
      </w:r>
      <w:del w:id="100" w:author="Brice, Amy" w:date="2022-01-25T11:26:00Z">
        <w:r w:rsidR="002A16F5" w:rsidDel="007032AA">
          <w:delText xml:space="preserve">a </w:delText>
        </w:r>
      </w:del>
      <w:r w:rsidR="00405399">
        <w:t>clear</w:t>
      </w:r>
      <w:r w:rsidR="000F4EBE">
        <w:t xml:space="preserve"> </w:t>
      </w:r>
      <w:r w:rsidR="00172402">
        <w:t>guidance in</w:t>
      </w:r>
      <w:r w:rsidR="00402A41">
        <w:t xml:space="preserve"> </w:t>
      </w:r>
      <w:r w:rsidR="00172402">
        <w:t>operation</w:t>
      </w:r>
      <w:r w:rsidR="00402A41">
        <w:t>al setting</w:t>
      </w:r>
      <w:r w:rsidR="00580C0F">
        <w:t>s</w:t>
      </w:r>
      <w:r w:rsidR="001D12C4" w:rsidRPr="00A4299C">
        <w:t xml:space="preserve">, </w:t>
      </w:r>
      <w:r w:rsidR="008227F3">
        <w:t xml:space="preserve">and </w:t>
      </w:r>
      <w:r w:rsidR="001D12C4" w:rsidRPr="00A4299C">
        <w:t>enable</w:t>
      </w:r>
      <w:r w:rsidR="007730D6">
        <w:t>s</w:t>
      </w:r>
      <w:r w:rsidR="001D12C4" w:rsidRPr="00A4299C">
        <w:t xml:space="preserve"> new research</w:t>
      </w:r>
      <w:r w:rsidR="00FF184A">
        <w:t xml:space="preserve"> ende</w:t>
      </w:r>
      <w:r w:rsidR="00A72976">
        <w:t>a</w:t>
      </w:r>
      <w:r w:rsidR="00FF184A">
        <w:t>vors</w:t>
      </w:r>
      <w:r w:rsidR="008227F3">
        <w:t xml:space="preserve">. </w:t>
      </w:r>
    </w:p>
    <w:p w14:paraId="67B84875" w14:textId="258646E6" w:rsidR="00B12A96" w:rsidRDefault="004773A1" w:rsidP="00A4299C">
      <w:pPr>
        <w:pStyle w:val="BodyText"/>
      </w:pPr>
      <w:r>
        <w:t>We host</w:t>
      </w:r>
      <w:r w:rsidR="00E8754A">
        <w:t>ed</w:t>
      </w:r>
      <w:r>
        <w:t xml:space="preserve"> </w:t>
      </w:r>
      <w:r w:rsidR="00626F69">
        <w:t xml:space="preserve">a </w:t>
      </w:r>
      <w:r>
        <w:t xml:space="preserve">forecast </w:t>
      </w:r>
      <w:r w:rsidR="00626F69">
        <w:t>benchmark exercise that involve</w:t>
      </w:r>
      <w:r w:rsidR="001C321B">
        <w:t>d</w:t>
      </w:r>
      <w:r w:rsidR="00626F69">
        <w:t xml:space="preserve"> i</w:t>
      </w:r>
      <w:r w:rsidR="00B12A96" w:rsidRPr="00A4299C">
        <w:t>ndustry</w:t>
      </w:r>
      <w:r w:rsidR="00903E42">
        <w:t xml:space="preserve"> and academia</w:t>
      </w:r>
      <w:r w:rsidR="00B12A96" w:rsidRPr="00A4299C">
        <w:t xml:space="preserve"> collaboration</w:t>
      </w:r>
      <w:r w:rsidR="009F11CA">
        <w:t xml:space="preserve">. </w:t>
      </w:r>
      <w:r w:rsidR="00F277B3">
        <w:t>With</w:t>
      </w:r>
      <w:r>
        <w:t xml:space="preserve"> </w:t>
      </w:r>
      <w:r w:rsidR="00F277B3">
        <w:t xml:space="preserve">WE-Validate, </w:t>
      </w:r>
      <w:r>
        <w:t xml:space="preserve">we </w:t>
      </w:r>
      <w:r w:rsidR="00BC78E7">
        <w:t>establish</w:t>
      </w:r>
      <w:r w:rsidR="001C321B">
        <w:t>ed</w:t>
      </w:r>
      <w:r w:rsidR="008B3C73">
        <w:t xml:space="preserve"> </w:t>
      </w:r>
      <w:r w:rsidR="00383139">
        <w:t xml:space="preserve">a </w:t>
      </w:r>
      <w:r w:rsidR="00F57206">
        <w:t>systematic</w:t>
      </w:r>
      <w:r w:rsidR="00365812">
        <w:t xml:space="preserve"> forecast</w:t>
      </w:r>
      <w:ins w:id="101" w:author="Brice, Amy" w:date="2022-01-25T11:30:00Z">
        <w:r w:rsidR="007032AA">
          <w:t xml:space="preserve"> </w:t>
        </w:r>
      </w:ins>
      <w:del w:id="102" w:author="Brice, Amy" w:date="2022-01-25T11:30:00Z">
        <w:r w:rsidR="001C321B" w:rsidDel="007032AA">
          <w:delText>-</w:delText>
        </w:r>
      </w:del>
      <w:r w:rsidR="00365812">
        <w:t xml:space="preserve">validation </w:t>
      </w:r>
      <w:r w:rsidR="00603564">
        <w:t>framework</w:t>
      </w:r>
      <w:r w:rsidR="00365812">
        <w:t xml:space="preserve"> </w:t>
      </w:r>
      <w:r w:rsidR="00520EE3">
        <w:t>with the ability to</w:t>
      </w:r>
      <w:r w:rsidR="00904720">
        <w:t xml:space="preserve"> </w:t>
      </w:r>
      <w:r w:rsidR="00522816">
        <w:t>coherently</w:t>
      </w:r>
      <w:r w:rsidR="00904720">
        <w:t xml:space="preserve"> evaluate</w:t>
      </w:r>
      <w:r w:rsidR="00383139">
        <w:t xml:space="preserve"> multiple forecasts within and across </w:t>
      </w:r>
      <w:r w:rsidR="00522816">
        <w:t xml:space="preserve">various </w:t>
      </w:r>
      <w:r w:rsidR="00383139">
        <w:t>organizations</w:t>
      </w:r>
      <w:r w:rsidR="00CC5CC9">
        <w:t xml:space="preserve">, </w:t>
      </w:r>
      <w:r w:rsidR="00FD2DD2">
        <w:t>with an emphasis on evaluating forecasts of wind ramps</w:t>
      </w:r>
      <w:r w:rsidR="00383139">
        <w:t>.</w:t>
      </w:r>
      <w:r w:rsidR="009458DB">
        <w:t xml:space="preserve"> Users of WE-</w:t>
      </w:r>
      <w:r w:rsidR="00D10578">
        <w:t>Validate</w:t>
      </w:r>
      <w:r w:rsidR="00E1318C">
        <w:t xml:space="preserve"> </w:t>
      </w:r>
      <w:r w:rsidR="003B3E4D">
        <w:t xml:space="preserve">can </w:t>
      </w:r>
      <w:r w:rsidR="003B3E4D" w:rsidRPr="00FE53E6">
        <w:t>provide forecast and observation time series and evaluate model performance in a manner consistent with others who use the tool.</w:t>
      </w:r>
      <w:r w:rsidR="00383139">
        <w:t xml:space="preserve"> </w:t>
      </w:r>
      <w:r w:rsidR="00642CC0">
        <w:t>In this work, w</w:t>
      </w:r>
      <w:r w:rsidR="00C970B5">
        <w:t xml:space="preserve">e </w:t>
      </w:r>
      <w:r w:rsidR="00642CC0">
        <w:t xml:space="preserve">exhibit the results of the benchmark exercise using WE-Validate, </w:t>
      </w:r>
      <w:r w:rsidR="00D00E0C">
        <w:t xml:space="preserve">discuss the </w:t>
      </w:r>
      <w:r w:rsidR="00444FD6">
        <w:t xml:space="preserve">characteristics </w:t>
      </w:r>
      <w:r w:rsidR="00D00E0C">
        <w:t xml:space="preserve">of different evaluation metrics, </w:t>
      </w:r>
      <w:r w:rsidR="00BB22EB">
        <w:t xml:space="preserve">and </w:t>
      </w:r>
      <w:r w:rsidR="007C73F2">
        <w:t>reveal</w:t>
      </w:r>
      <w:r w:rsidR="00D00E0C">
        <w:t xml:space="preserve"> the </w:t>
      </w:r>
      <w:r w:rsidR="00F00788">
        <w:t>strengths and weaknesses of ensemble mean forecasts</w:t>
      </w:r>
      <w:r w:rsidR="00C970B5">
        <w:t xml:space="preserve">. </w:t>
      </w:r>
    </w:p>
    <w:p w14:paraId="5CE4FE66" w14:textId="6B477934" w:rsidR="000F549A" w:rsidRPr="007C0078" w:rsidRDefault="000F549A" w:rsidP="008462BF">
      <w:pPr>
        <w:pStyle w:val="BodyText"/>
      </w:pPr>
      <w:r>
        <w:t xml:space="preserve">This study was funded and carried out </w:t>
      </w:r>
      <w:r w:rsidR="00397649">
        <w:t>as an extension of</w:t>
      </w:r>
      <w:r>
        <w:t xml:space="preserve"> the </w:t>
      </w:r>
      <w:r w:rsidR="00CA7B58">
        <w:t>model v</w:t>
      </w:r>
      <w:r>
        <w:t xml:space="preserve">erification and </w:t>
      </w:r>
      <w:r w:rsidR="00CA7B58">
        <w:t>v</w:t>
      </w:r>
      <w:r>
        <w:t xml:space="preserve">alidation </w:t>
      </w:r>
      <w:r w:rsidR="00DD7FF4">
        <w:t xml:space="preserve">(V&amp;V) </w:t>
      </w:r>
      <w:r>
        <w:t>effort</w:t>
      </w:r>
      <w:r w:rsidR="00AB0507">
        <w:t xml:space="preserve"> </w:t>
      </w:r>
      <w:sdt>
        <w:sdtPr>
          <w:rPr>
            <w:color w:val="000000"/>
          </w:rPr>
          <w:tag w:val="MENDELEY_CITATION_v3_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"/>
          <w:id w:val="-1425105334"/>
          <w:placeholder>
            <w:docPart w:val="DefaultPlaceholder_-1854013440"/>
          </w:placeholder>
        </w:sdtPr>
        <w:sdtEndPr/>
        <w:sdtContent>
          <w:r w:rsidR="002162CD" w:rsidRPr="002162CD">
            <w:rPr>
              <w:color w:val="000000"/>
            </w:rPr>
            <w:t>(Draxl et al. 2019)</w:t>
          </w:r>
        </w:sdtContent>
      </w:sdt>
      <w:r>
        <w:t xml:space="preserve"> of the Second Wind Forecast Improvement Project (WFIP2</w:t>
      </w:r>
      <w:r w:rsidR="00961443">
        <w:t xml:space="preserve">) </w:t>
      </w:r>
      <w:sdt>
        <w:sdtPr>
          <w:rPr>
            <w:rFonts w:cstheme="minorHAnsi"/>
            <w:color w:val="000000"/>
            <w:szCs w:val="22"/>
          </w:rPr>
          <w:tag w:val="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"/>
          <w:id w:val="1712222662"/>
          <w:placeholder>
            <w:docPart w:val="BB543BEB14059C478FEC0DDA4AA064E9"/>
          </w:placeholder>
        </w:sdtPr>
        <w:sdtEndPr/>
        <w:sdtContent>
          <w:r w:rsidR="002162CD" w:rsidRPr="002162CD">
            <w:rPr>
              <w:rFonts w:cstheme="minorHAnsi"/>
              <w:color w:val="000000"/>
              <w:szCs w:val="22"/>
            </w:rPr>
            <w:t>(Wilczak et al. 2019; Shaw et al. 2019; Olson et al. 2019)</w:t>
          </w:r>
        </w:sdtContent>
      </w:sdt>
      <w:r w:rsidR="006D2EFD">
        <w:rPr>
          <w:rFonts w:cstheme="minorHAnsi"/>
          <w:color w:val="000000"/>
          <w:szCs w:val="22"/>
        </w:rPr>
        <w:t xml:space="preserve"> through the U.S. Department of Energy</w:t>
      </w:r>
      <w:r w:rsidR="00961443">
        <w:rPr>
          <w:rFonts w:cstheme="minorHAnsi"/>
          <w:color w:val="000000"/>
          <w:szCs w:val="22"/>
        </w:rPr>
        <w:t>.</w:t>
      </w:r>
      <w:r w:rsidR="006B0199">
        <w:rPr>
          <w:rFonts w:cstheme="minorHAnsi"/>
          <w:color w:val="000000"/>
          <w:szCs w:val="22"/>
        </w:rPr>
        <w:t xml:space="preserve"> </w:t>
      </w:r>
      <w:r w:rsidR="00D87FE1" w:rsidRPr="00FE53E6">
        <w:t>In addition to being an extension of the WFIP2 work, this study also represents a contribution to Phase II of Task 36: Wind Power Forecasting of the International Energy Agency’s (IEA’s) Wind Technical Collaboration Programme</w:t>
      </w:r>
      <w:del w:id="103" w:author="Anstedt, Sheri" w:date="2022-01-26T12:32:00Z">
        <w:r w:rsidR="00D87FE1" w:rsidRPr="00FE53E6" w:rsidDel="007C1943">
          <w:delText xml:space="preserve"> </w:delText>
        </w:r>
        <w:commentRangeStart w:id="104"/>
        <w:r w:rsidR="00D87FE1" w:rsidRPr="00FE53E6" w:rsidDel="007C1943">
          <w:delText>(TCP)</w:delText>
        </w:r>
      </w:del>
      <w:r w:rsidR="00D87FE1" w:rsidRPr="00FE53E6">
        <w:t xml:space="preserve">. </w:t>
      </w:r>
      <w:commentRangeEnd w:id="104"/>
      <w:r w:rsidR="003B40DB">
        <w:rPr>
          <w:rStyle w:val="CommentReference"/>
        </w:rPr>
        <w:commentReference w:id="104"/>
      </w:r>
      <w:r>
        <w:t>The goal of</w:t>
      </w:r>
      <w:r w:rsidR="00E41CD3">
        <w:t xml:space="preserve"> </w:t>
      </w:r>
      <w:r>
        <w:t xml:space="preserve">Task 36 is to </w:t>
      </w:r>
      <w:r w:rsidRPr="00261629">
        <w:t>improv</w:t>
      </w:r>
      <w:r>
        <w:t>e</w:t>
      </w:r>
      <w:r w:rsidRPr="00261629">
        <w:t xml:space="preserve"> the value of win</w:t>
      </w:r>
      <w:r w:rsidR="0038439D">
        <w:t>d</w:t>
      </w:r>
      <w:del w:id="105" w:author="Brice, Amy" w:date="2022-01-25T12:44:00Z">
        <w:r w:rsidR="0038439D" w:rsidDel="00195FEB">
          <w:delText>-</w:delText>
        </w:r>
      </w:del>
      <w:ins w:id="106" w:author="Brice, Amy" w:date="2022-01-25T12:44:00Z">
        <w:r w:rsidR="00195FEB">
          <w:t xml:space="preserve"> </w:t>
        </w:r>
      </w:ins>
      <w:r w:rsidRPr="00261629">
        <w:t>energy forecasts to the wind industry</w:t>
      </w:r>
      <w:r>
        <w:t xml:space="preserve"> </w:t>
      </w:r>
      <w:sdt>
        <w:sdtPr>
          <w:rPr>
            <w:color w:val="000000"/>
          </w:rPr>
          <w:tag w:val="MENDELEY_CITATION_v3_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"/>
          <w:id w:val="1707670454"/>
          <w:placeholder>
            <w:docPart w:val="0654DBD3B51CCF42910E99A0C54A2ECE"/>
          </w:placeholder>
        </w:sdtPr>
        <w:sdtEndPr/>
        <w:sdtContent>
          <w:r w:rsidR="002162CD" w:rsidRPr="002162CD">
            <w:rPr>
              <w:color w:val="000000"/>
            </w:rPr>
            <w:t>(Giebel et al. 2018)</w:t>
          </w:r>
        </w:sdtContent>
      </w:sdt>
      <w:r>
        <w:rPr>
          <w:color w:val="000000"/>
        </w:rPr>
        <w:t xml:space="preserve">. This work falls under the umbrella of Work Package 1 within </w:t>
      </w:r>
      <w:del w:id="107" w:author="Brice, Amy" w:date="2022-01-25T11:31:00Z">
        <w:r w:rsidR="00E41CD3" w:rsidDel="009844C5">
          <w:rPr>
            <w:color w:val="000000"/>
          </w:rPr>
          <w:delText xml:space="preserve">the </w:delText>
        </w:r>
      </w:del>
      <w:r>
        <w:rPr>
          <w:color w:val="000000"/>
        </w:rPr>
        <w:t>IEA Wind Task 36, which focuses on f</w:t>
      </w:r>
      <w:r w:rsidRPr="0072074D">
        <w:rPr>
          <w:color w:val="000000"/>
        </w:rPr>
        <w:t>orecas</w:t>
      </w:r>
      <w:r w:rsidR="00E41CD3">
        <w:rPr>
          <w:color w:val="000000"/>
        </w:rPr>
        <w:t xml:space="preserve">t </w:t>
      </w:r>
      <w:r>
        <w:rPr>
          <w:color w:val="000000"/>
        </w:rPr>
        <w:t>m</w:t>
      </w:r>
      <w:r w:rsidRPr="0072074D">
        <w:rPr>
          <w:color w:val="000000"/>
        </w:rPr>
        <w:t xml:space="preserve">odel </w:t>
      </w:r>
      <w:r>
        <w:rPr>
          <w:color w:val="000000"/>
        </w:rPr>
        <w:t>i</w:t>
      </w:r>
      <w:r w:rsidRPr="0072074D">
        <w:rPr>
          <w:color w:val="000000"/>
        </w:rPr>
        <w:t>mprovement</w:t>
      </w:r>
      <w:r>
        <w:rPr>
          <w:color w:val="000000"/>
        </w:rPr>
        <w:t>. By being part of IEA Wind Task 36, this study benefitted from</w:t>
      </w:r>
      <w:r w:rsidR="00B507AA">
        <w:rPr>
          <w:color w:val="000000"/>
        </w:rPr>
        <w:t xml:space="preserve"> the</w:t>
      </w:r>
      <w:r>
        <w:rPr>
          <w:color w:val="000000"/>
        </w:rPr>
        <w:t xml:space="preserve"> invaluable input from task members, and the application of WE-Validate </w:t>
      </w:r>
      <w:r w:rsidR="00321E67">
        <w:rPr>
          <w:color w:val="000000"/>
        </w:rPr>
        <w:t>can</w:t>
      </w:r>
      <w:r>
        <w:rPr>
          <w:color w:val="000000"/>
        </w:rPr>
        <w:t xml:space="preserve"> be directly linked to real-world applications. In particular, the Recommended </w:t>
      </w:r>
      <w:r w:rsidR="00F8696A">
        <w:rPr>
          <w:color w:val="000000"/>
        </w:rPr>
        <w:t>Practices</w:t>
      </w:r>
      <w:r>
        <w:rPr>
          <w:color w:val="000000"/>
        </w:rPr>
        <w:t xml:space="preserve"> for </w:t>
      </w:r>
      <w:r w:rsidR="008F1AB6">
        <w:rPr>
          <w:color w:val="000000"/>
        </w:rPr>
        <w:t xml:space="preserve">Selecting Renewable Power </w:t>
      </w:r>
      <w:r>
        <w:rPr>
          <w:color w:val="000000"/>
        </w:rPr>
        <w:t>Forecast</w:t>
      </w:r>
      <w:r w:rsidR="008F1AB6">
        <w:rPr>
          <w:color w:val="000000"/>
        </w:rPr>
        <w:t>ing</w:t>
      </w:r>
      <w:r>
        <w:rPr>
          <w:color w:val="000000"/>
        </w:rPr>
        <w:t xml:space="preserve"> Solution</w:t>
      </w:r>
      <w:r w:rsidR="008F1AB6">
        <w:rPr>
          <w:color w:val="000000"/>
        </w:rPr>
        <w:t>s</w:t>
      </w:r>
      <w:r>
        <w:rPr>
          <w:color w:val="000000"/>
        </w:rPr>
        <w:t xml:space="preserve"> </w:t>
      </w:r>
      <w:sdt>
        <w:sdtPr>
          <w:rPr>
            <w:color w:val="000000"/>
          </w:rPr>
          <w:tag w:val="MENDELEY_CITATION_v3_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XSwiaXNzdWVkIjp7ImRhdGUtcGFydHMiOltbMjAxOV1dfSwibnVtYmVyLW9mLXBhZ2VzIjoiNDgifSwiaXNUZW1wb3JhcnkiOmZhbHNlfSx7ImlkIjoiYWUzNTJhNDQtMGFhNC0zY2JjLTgzMWUtZmFkZDkzN2U0NGRhIiwiaXRlbURhdGEiOnsidHlwZSI6InJlcG9ydCIsImlkIjoiYWUzNTJhNDQtMGFhNC0zY2JjLTgzMWUtZmFkZDkzN2U0NGRhIiwidGl0bGUiOiJFeHBlcnQgR3JvdXAgUmVwb3J0IG9uIFJlY29tbWVuZGVkIFByYWN0aWNlcyBGb3IgU2VsZWN0aW5nIFJlbmV3YWJsZSBQb3dlciBGb3JlY2FzdGluZyBTb2x1dGlvbnMgLSBQYXJ0IDI6IERlc2lnbmluZyBhbmQgRXhlY3V0aW5nIEZvcmVjYXN0aW5nIEJlbmNobWFya3MgYW5kIFRyaWFs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LHsiZmFtaWx5IjoiTGVybmVyIiwiZ2l2ZW4iOiJKZWZmcmV5IiwicGFyc2UtbmFtZXMiOmZhbHNlLCJkcm9wcGluZy1wYXJ0aWNsZSI6IiIsIm5vbi1kcm9wcGluZy1wYXJ0aWNsZSI6IiJ9XSwiaXNzdWVkIjp7ImRhdGUtcGFydHMiOltbMjAxOV1dfSwibnVtYmVyLW9mLXBhZ2VzIjoiMjkifSwiaXNUZW1wb3JhcnkiOmZhbHNlfV0sImlzRWRpdGVkIjpmYWxzZSwibWFudWFsT3ZlcnJpZGUiOnsiaXNNYW51YWxseU92ZXJyaWRkZW4iOmZhbHNlLCJtYW51YWxPdmVycmlkZVRleHQiOiIiLCJjaXRlcHJvY1RleHQiOiIoTcO2aHJsZW4gYW5kIFphY2sgMjAxOTsgTcO2aHJsZW4sIFphY2ssIGFuZCBMZXJuZXIgMjAxOSkifX0="/>
          <w:id w:val="-493020435"/>
          <w:placeholder>
            <w:docPart w:val="97F82A826ABA334C8550FD5376237E9E"/>
          </w:placeholder>
        </w:sdtPr>
        <w:sdtEndPr/>
        <w:sdtContent>
          <w:r w:rsidR="002162CD" w:rsidRPr="002162CD">
            <w:rPr>
              <w:color w:val="000000"/>
            </w:rPr>
            <w:t>(Möhrlen and Zack 2019; Möhrlen, Zack, and Lerner 2019)</w:t>
          </w:r>
        </w:sdtContent>
      </w:sdt>
      <w:r>
        <w:rPr>
          <w:color w:val="000000"/>
        </w:rPr>
        <w:t xml:space="preserve"> were consulted during the design and conception phase of the benchmark exercise and code development. </w:t>
      </w:r>
    </w:p>
    <w:p w14:paraId="0DF392CE" w14:textId="77777777" w:rsidR="00F96933" w:rsidRPr="00A4299C" w:rsidRDefault="00F96933" w:rsidP="00A4299C">
      <w:pPr>
        <w:pStyle w:val="BodyText"/>
      </w:pPr>
    </w:p>
    <w:p w14:paraId="03F48E18" w14:textId="77777777" w:rsidR="00BC3AAA" w:rsidRDefault="00BC3AAA" w:rsidP="000D6F96">
      <w:pPr>
        <w:pStyle w:val="Caption-Fig"/>
      </w:pPr>
    </w:p>
    <w:p w14:paraId="6E31D6FF" w14:textId="78843BBC" w:rsidR="000D6F96" w:rsidRPr="000D6F96" w:rsidRDefault="000D6F96" w:rsidP="000D6F96">
      <w:pPr>
        <w:rPr>
          <w:lang w:eastAsia="en-US"/>
        </w:rPr>
        <w:sectPr w:rsidR="000D6F96" w:rsidRPr="000D6F96" w:rsidSect="00824DF5">
          <w:footerReference w:type="default" r:id="rId35"/>
          <w:footnotePr>
            <w:numRestart w:val="eachPage"/>
          </w:footnotePr>
          <w:pgSz w:w="12240" w:h="15840" w:code="1"/>
          <w:pgMar w:top="1440" w:right="1440" w:bottom="1440" w:left="1440" w:header="720" w:footer="720" w:gutter="0"/>
          <w:pgNumType w:start="1" w:chapSep="period"/>
          <w:cols w:space="720"/>
        </w:sectPr>
      </w:pPr>
    </w:p>
    <w:p w14:paraId="3D9E6715" w14:textId="6959BF85" w:rsidR="004A32A4" w:rsidRDefault="0096766B" w:rsidP="00962770">
      <w:pPr>
        <w:pStyle w:val="Heading1"/>
      </w:pPr>
      <w:bookmarkStart w:id="108" w:name="_Ref89954061"/>
      <w:bookmarkStart w:id="109" w:name="_Toc94021868"/>
      <w:r>
        <w:lastRenderedPageBreak/>
        <w:t>WE-Validate</w:t>
      </w:r>
      <w:bookmarkEnd w:id="108"/>
      <w:bookmarkEnd w:id="109"/>
    </w:p>
    <w:p w14:paraId="3A11C138" w14:textId="7FC279A7" w:rsidR="00B450A5" w:rsidRDefault="2A84D9B8" w:rsidP="00CD59A9">
      <w:pPr>
        <w:pStyle w:val="BodyText"/>
      </w:pPr>
      <w:r>
        <w:t>We developed a Python-based code</w:t>
      </w:r>
      <w:r w:rsidR="1C6AE32C">
        <w:t xml:space="preserve"> </w:t>
      </w:r>
      <w:r>
        <w:t xml:space="preserve">base </w:t>
      </w:r>
      <w:r w:rsidR="4FE6DF40">
        <w:t xml:space="preserve">as a platform </w:t>
      </w:r>
      <w:r w:rsidR="002A16F5">
        <w:t>to consistently evaluate</w:t>
      </w:r>
      <w:r w:rsidR="4FE6DF40">
        <w:t xml:space="preserve"> win</w:t>
      </w:r>
      <w:r w:rsidR="002A16F5">
        <w:t>d</w:t>
      </w:r>
      <w:ins w:id="110" w:author="Brice, Amy" w:date="2022-01-25T12:45:00Z">
        <w:r w:rsidR="00195FEB">
          <w:t xml:space="preserve"> </w:t>
        </w:r>
      </w:ins>
      <w:del w:id="111" w:author="Brice, Amy" w:date="2022-01-25T12:45:00Z">
        <w:r w:rsidR="002A16F5" w:rsidDel="00195FEB">
          <w:delText>-</w:delText>
        </w:r>
      </w:del>
      <w:r w:rsidR="00E1269B">
        <w:t>power</w:t>
      </w:r>
      <w:r w:rsidR="4FE6DF40">
        <w:t xml:space="preserve"> forecast</w:t>
      </w:r>
      <w:r w:rsidR="008A5762">
        <w:t>s</w:t>
      </w:r>
      <w:r w:rsidR="4FE6DF40">
        <w:t>. We call our tool WE-Validate to gear toward</w:t>
      </w:r>
      <w:del w:id="112" w:author="Brice, Amy" w:date="2022-01-25T11:32:00Z">
        <w:r w:rsidR="4FE6DF40" w:rsidDel="009844C5">
          <w:delText>s</w:delText>
        </w:r>
      </w:del>
      <w:r w:rsidR="4FE6DF40">
        <w:t xml:space="preserve"> forecast validation</w:t>
      </w:r>
      <w:r w:rsidR="0005376C">
        <w:t xml:space="preserve"> using observations</w:t>
      </w:r>
      <w:r w:rsidR="003F6511">
        <w:t xml:space="preserve"> and simulations</w:t>
      </w:r>
      <w:r w:rsidR="001D0D82">
        <w:t xml:space="preserve"> for wind energy </w:t>
      </w:r>
      <w:commentRangeStart w:id="113"/>
      <w:r w:rsidR="001D0D82">
        <w:t>(</w:t>
      </w:r>
      <w:del w:id="114" w:author="Brice, Amy" w:date="2022-01-25T11:29:00Z">
        <w:r w:rsidR="001D0D82" w:rsidDel="007032AA">
          <w:delText>“</w:delText>
        </w:r>
      </w:del>
      <w:r w:rsidR="001D0D82">
        <w:t>WE</w:t>
      </w:r>
      <w:del w:id="115" w:author="Brice, Amy" w:date="2022-01-25T11:29:00Z">
        <w:r w:rsidR="001D0D82" w:rsidDel="007032AA">
          <w:delText>”</w:delText>
        </w:r>
      </w:del>
      <w:r w:rsidR="001D0D82">
        <w:t xml:space="preserve">) </w:t>
      </w:r>
      <w:commentRangeEnd w:id="113"/>
      <w:r w:rsidR="003B40DB">
        <w:rPr>
          <w:rStyle w:val="CommentReference"/>
        </w:rPr>
        <w:commentReference w:id="113"/>
      </w:r>
      <w:r w:rsidR="001D0D82">
        <w:t>applications</w:t>
      </w:r>
      <w:r w:rsidR="4FE6DF40">
        <w:t xml:space="preserve">. </w:t>
      </w:r>
      <w:r w:rsidR="076255AA">
        <w:t xml:space="preserve">This infrastructure code enables </w:t>
      </w:r>
      <w:ins w:id="116" w:author="Brice, Amy" w:date="2022-01-25T11:32:00Z">
        <w:r w:rsidR="009844C5">
          <w:t xml:space="preserve">the </w:t>
        </w:r>
      </w:ins>
      <w:r w:rsidR="076255AA">
        <w:t>comparison of time series from arbitrary data sources using user-defined metrics. Th</w:t>
      </w:r>
      <w:r w:rsidR="5BA1399F">
        <w:t>is</w:t>
      </w:r>
      <w:r w:rsidR="076255AA">
        <w:t xml:space="preserve"> tool is designed to be simple,</w:t>
      </w:r>
      <w:r w:rsidR="00FC01DA">
        <w:t xml:space="preserve"> readily usable,</w:t>
      </w:r>
      <w:r w:rsidR="6C757018">
        <w:t xml:space="preserve"> open</w:t>
      </w:r>
      <w:ins w:id="117" w:author="Brice, Amy" w:date="2022-01-25T11:33:00Z">
        <w:r w:rsidR="009844C5">
          <w:t>-</w:t>
        </w:r>
      </w:ins>
      <w:del w:id="118" w:author="Brice, Amy" w:date="2022-01-25T11:33:00Z">
        <w:r w:rsidR="6C757018" w:rsidDel="009844C5">
          <w:delText xml:space="preserve"> </w:delText>
        </w:r>
      </w:del>
      <w:r w:rsidR="6C757018">
        <w:t>source,</w:t>
      </w:r>
      <w:r w:rsidR="076255AA">
        <w:t xml:space="preserve"> </w:t>
      </w:r>
      <w:r w:rsidR="4ECB4671">
        <w:t xml:space="preserve">publicly available, </w:t>
      </w:r>
      <w:r w:rsidR="076255AA">
        <w:t>modularized, and extensible</w:t>
      </w:r>
      <w:r w:rsidR="00FC01DA">
        <w:t xml:space="preserve"> by users</w:t>
      </w:r>
      <w:r w:rsidR="076255AA">
        <w:t>.</w:t>
      </w:r>
      <w:r w:rsidR="3107A1BF">
        <w:t xml:space="preserve"> We have detailed instructions for users on its GitHub page, </w:t>
      </w:r>
      <w:hyperlink r:id="rId36">
        <w:r w:rsidR="3107A1BF" w:rsidRPr="1956A286">
          <w:rPr>
            <w:rStyle w:val="Hyperlink"/>
            <w:rFonts w:ascii="Arial" w:hAnsi="Arial" w:cs="Arial"/>
          </w:rPr>
          <w:t>github.com/joejoeyjoseph/WE-Validate</w:t>
        </w:r>
      </w:hyperlink>
      <w:r w:rsidR="3107A1BF" w:rsidRPr="1956A286">
        <w:rPr>
          <w:rFonts w:ascii="Arial" w:hAnsi="Arial" w:cs="Arial"/>
        </w:rPr>
        <w:t xml:space="preserve">. </w:t>
      </w:r>
      <w:r w:rsidR="523E46DD" w:rsidRPr="1956A286">
        <w:rPr>
          <w:rFonts w:ascii="Arial" w:hAnsi="Arial" w:cs="Arial"/>
        </w:rPr>
        <w:t>The tool is</w:t>
      </w:r>
      <w:r w:rsidR="4D64B87A" w:rsidRPr="1956A286">
        <w:rPr>
          <w:rFonts w:ascii="Arial" w:hAnsi="Arial" w:cs="Arial"/>
        </w:rPr>
        <w:t xml:space="preserve"> currently</w:t>
      </w:r>
      <w:r w:rsidR="523E46DD" w:rsidRPr="1956A286">
        <w:rPr>
          <w:rFonts w:ascii="Arial" w:hAnsi="Arial" w:cs="Arial"/>
        </w:rPr>
        <w:t xml:space="preserve"> </w:t>
      </w:r>
      <w:r w:rsidR="4D64B87A">
        <w:t>tailored</w:t>
      </w:r>
      <w:r w:rsidR="1441A1F7">
        <w:t xml:space="preserve"> for win</w:t>
      </w:r>
      <w:r w:rsidR="00DB0700">
        <w:t>d</w:t>
      </w:r>
      <w:del w:id="119" w:author="Brice, Amy" w:date="2022-01-25T12:45:00Z">
        <w:r w:rsidR="00DB0700" w:rsidDel="00195FEB">
          <w:delText>-</w:delText>
        </w:r>
      </w:del>
      <w:ins w:id="120" w:author="Brice, Amy" w:date="2022-01-25T12:45:00Z">
        <w:r w:rsidR="00195FEB">
          <w:t xml:space="preserve"> </w:t>
        </w:r>
      </w:ins>
      <w:r w:rsidR="0030238D">
        <w:t>power</w:t>
      </w:r>
      <w:r w:rsidR="1441A1F7">
        <w:t xml:space="preserve"> forecast </w:t>
      </w:r>
      <w:r w:rsidR="3A610CF1">
        <w:t>evaluation,</w:t>
      </w:r>
      <w:r w:rsidR="1441A1F7">
        <w:t xml:space="preserve"> </w:t>
      </w:r>
      <w:r w:rsidR="3A610CF1">
        <w:t>and</w:t>
      </w:r>
      <w:r w:rsidR="1441A1F7">
        <w:t xml:space="preserve"> it can be extended to solar forecasting</w:t>
      </w:r>
      <w:r w:rsidR="00634C4E">
        <w:t xml:space="preserve"> and other</w:t>
      </w:r>
      <w:r w:rsidR="1441A1F7">
        <w:t xml:space="preserve"> applications as well. </w:t>
      </w:r>
    </w:p>
    <w:p w14:paraId="0C492331" w14:textId="4F30D176" w:rsidR="00B450A5" w:rsidRDefault="00255FC9" w:rsidP="00393B70">
      <w:pPr>
        <w:pStyle w:val="BodyText"/>
      </w:pPr>
      <w:r>
        <w:t xml:space="preserve">The tool </w:t>
      </w:r>
      <w:r w:rsidR="006D2EFD">
        <w:t>wa</w:t>
      </w:r>
      <w:r>
        <w:t xml:space="preserve">s built on </w:t>
      </w:r>
      <w:r w:rsidR="00977146">
        <w:t xml:space="preserve">the </w:t>
      </w:r>
      <w:r>
        <w:t>data structure</w:t>
      </w:r>
      <w:r w:rsidR="00977146">
        <w:t xml:space="preserve"> of pandas</w:t>
      </w:r>
      <w:r w:rsidR="00AE4C8B">
        <w:t xml:space="preserve"> </w:t>
      </w:r>
      <w:sdt>
        <w:sdtPr>
          <w:rPr>
            <w:color w:val="000000"/>
          </w:rPr>
          <w:tag w:val="MENDELEY_CITATION_v3_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"/>
          <w:id w:val="-279119600"/>
          <w:placeholder>
            <w:docPart w:val="DefaultPlaceholder_-1854013440"/>
          </w:placeholder>
        </w:sdtPr>
        <w:sdtEndPr/>
        <w:sdtContent>
          <w:r w:rsidR="002162CD" w:rsidRPr="002162CD">
            <w:rPr>
              <w:color w:val="000000"/>
            </w:rPr>
            <w:t>(Reback et al. 2020)</w:t>
          </w:r>
        </w:sdtContent>
      </w:sdt>
      <w:r w:rsidR="00977146">
        <w:rPr>
          <w:color w:val="000000"/>
        </w:rPr>
        <w:t>, which is a widely used Python package.</w:t>
      </w:r>
      <w:r>
        <w:rPr>
          <w:color w:val="000000"/>
        </w:rPr>
        <w:t xml:space="preserve"> </w:t>
      </w:r>
      <w:r w:rsidR="00B450A5">
        <w:t>The tool has built-in data quality control capabilities</w:t>
      </w:r>
      <w:r w:rsidR="008602CC">
        <w:t>,</w:t>
      </w:r>
      <w:r w:rsidR="00B450A5">
        <w:t xml:space="preserve"> </w:t>
      </w:r>
      <w:del w:id="121" w:author="Brice, Amy" w:date="2022-01-25T11:36:00Z">
        <w:r w:rsidR="00B450A5" w:rsidDel="00C31D82">
          <w:delText>e.g.</w:delText>
        </w:r>
        <w:r w:rsidR="008602CC" w:rsidDel="00C31D82">
          <w:delText>,</w:delText>
        </w:r>
      </w:del>
      <w:ins w:id="122" w:author="Brice, Amy" w:date="2022-01-25T11:36:00Z">
        <w:r w:rsidR="00C31D82">
          <w:t>such as</w:t>
        </w:r>
      </w:ins>
      <w:r w:rsidR="00B450A5">
        <w:t xml:space="preserve"> checking, flagging, and removing missing or duplicat</w:t>
      </w:r>
      <w:r w:rsidR="00391A7E">
        <w:t>ed</w:t>
      </w:r>
      <w:r w:rsidR="00B450A5">
        <w:t xml:space="preserve"> data</w:t>
      </w:r>
      <w:r w:rsidR="00FA5576">
        <w:t xml:space="preserve">; </w:t>
      </w:r>
      <w:r w:rsidR="00B450A5">
        <w:t>aligning multiple time series to user-defined start and end times of the evaluation period</w:t>
      </w:r>
      <w:r w:rsidR="00FA5576">
        <w:t>;</w:t>
      </w:r>
      <w:r w:rsidR="00B450A5">
        <w:t xml:space="preserve"> resampling higher</w:t>
      </w:r>
      <w:del w:id="123" w:author="Brice, Amy" w:date="2022-01-25T11:58:00Z">
        <w:r w:rsidR="00B450A5" w:rsidDel="00DD51BF">
          <w:delText xml:space="preserve"> </w:delText>
        </w:r>
      </w:del>
      <w:ins w:id="124" w:author="Brice, Amy" w:date="2022-01-25T11:58:00Z">
        <w:r w:rsidR="00DD51BF">
          <w:t>-</w:t>
        </w:r>
      </w:ins>
      <w:r w:rsidR="00B450A5">
        <w:t>frequency data to match another data set of coarser resolution</w:t>
      </w:r>
      <w:r w:rsidR="00FA5576">
        <w:t xml:space="preserve">. </w:t>
      </w:r>
    </w:p>
    <w:p w14:paraId="7D39FE36" w14:textId="5CDC0E4D" w:rsidR="00800BAB" w:rsidRDefault="002B2BFF" w:rsidP="00071A12">
      <w:pPr>
        <w:pStyle w:val="BodyText"/>
      </w:pPr>
      <w:r>
        <w:t>The code can handle data inputs at various height levels</w:t>
      </w:r>
      <w:r w:rsidR="003F6511">
        <w:t xml:space="preserve"> and data frequencies</w:t>
      </w:r>
      <w:r>
        <w:t xml:space="preserve">. </w:t>
      </w:r>
      <w:r w:rsidR="00071A12">
        <w:t>After the</w:t>
      </w:r>
      <w:r>
        <w:t xml:space="preserve"> initial</w:t>
      </w:r>
      <w:r w:rsidR="00071A12">
        <w:t xml:space="preserve"> data quality control step</w:t>
      </w:r>
      <w:r>
        <w:t>s</w:t>
      </w:r>
      <w:r w:rsidR="00071A12">
        <w:t>,</w:t>
      </w:r>
      <w:r w:rsidR="001E1A37">
        <w:t xml:space="preserve"> at each </w:t>
      </w:r>
      <w:r w:rsidR="00391A7E">
        <w:t xml:space="preserve">user-defined </w:t>
      </w:r>
      <w:r w:rsidR="001E1A37">
        <w:t>height,</w:t>
      </w:r>
      <w:r w:rsidR="00071A12">
        <w:t xml:space="preserve"> the code compares the observed time series to the modeled time series</w:t>
      </w:r>
      <w:r w:rsidR="002B34E0">
        <w:t xml:space="preserve"> and computes the </w:t>
      </w:r>
      <w:r w:rsidR="001E1A37">
        <w:t>evaluation</w:t>
      </w:r>
      <w:r w:rsidR="002B34E0">
        <w:t xml:space="preserve"> metrics</w:t>
      </w:r>
      <w:r w:rsidR="00AB50B5">
        <w:t xml:space="preserve"> (Section </w:t>
      </w:r>
      <w:r w:rsidR="00AB50B5">
        <w:fldChar w:fldCharType="begin"/>
      </w:r>
      <w:r w:rsidR="00AB50B5">
        <w:instrText xml:space="preserve"> REF _Ref90323683 \r \h </w:instrText>
      </w:r>
      <w:r w:rsidR="00AB50B5">
        <w:fldChar w:fldCharType="separate"/>
      </w:r>
      <w:r w:rsidR="009F2393">
        <w:t>3.1</w:t>
      </w:r>
      <w:r w:rsidR="00AB50B5">
        <w:fldChar w:fldCharType="end"/>
      </w:r>
      <w:r w:rsidR="00AB50B5">
        <w:t>)</w:t>
      </w:r>
      <w:r w:rsidR="002B34E0">
        <w:t xml:space="preserve">. </w:t>
      </w:r>
      <w:r w:rsidR="00194355">
        <w:t xml:space="preserve">If multiple forecasts are specified (e.g., </w:t>
      </w:r>
      <w:r w:rsidR="00EB0A19">
        <w:t>ensemble forecast</w:t>
      </w:r>
      <w:r w:rsidR="00B96DCA">
        <w:t>s</w:t>
      </w:r>
      <w:r w:rsidR="00EB0A19">
        <w:t>), t</w:t>
      </w:r>
      <w:r w:rsidR="002626E1">
        <w:t xml:space="preserve">he code would </w:t>
      </w:r>
      <w:r w:rsidR="00136F52">
        <w:t xml:space="preserve">screen </w:t>
      </w:r>
      <w:r w:rsidR="002626E1">
        <w:t xml:space="preserve">all </w:t>
      </w:r>
      <w:r w:rsidR="00680442">
        <w:t xml:space="preserve">the </w:t>
      </w:r>
      <w:r w:rsidR="00FB06F6">
        <w:t xml:space="preserve">individual </w:t>
      </w:r>
      <w:r w:rsidR="006610E1">
        <w:t xml:space="preserve">forecasts </w:t>
      </w:r>
      <w:r w:rsidR="00EB0A19">
        <w:t xml:space="preserve">and compare each of them </w:t>
      </w:r>
      <w:r w:rsidR="006610E1">
        <w:t>with the observation</w:t>
      </w:r>
      <w:r w:rsidR="00B96DCA">
        <w:t>s</w:t>
      </w:r>
      <w:r w:rsidR="006610E1">
        <w:t>.</w:t>
      </w:r>
      <w:r w:rsidR="002626E1">
        <w:t xml:space="preserve"> </w:t>
      </w:r>
      <w:r w:rsidR="00DE3D59">
        <w:t xml:space="preserve">Instead of using observations, </w:t>
      </w:r>
      <w:r w:rsidR="00672D85">
        <w:t xml:space="preserve">WE-Validate </w:t>
      </w:r>
      <w:r w:rsidR="00DE3D59">
        <w:t xml:space="preserve">users can also </w:t>
      </w:r>
      <w:r w:rsidR="00AC134F">
        <w:t>employ</w:t>
      </w:r>
      <w:r w:rsidR="00DE3D59">
        <w:t xml:space="preserve"> time series from a reference simulation </w:t>
      </w:r>
      <w:r w:rsidR="00672D85">
        <w:t>and</w:t>
      </w:r>
      <w:r w:rsidR="00DE3D59">
        <w:t xml:space="preserve"> compare</w:t>
      </w:r>
      <w:r w:rsidR="00672D85">
        <w:t xml:space="preserve"> it</w:t>
      </w:r>
      <w:r w:rsidR="00DE3D59">
        <w:t xml:space="preserve"> against other simulated time series</w:t>
      </w:r>
      <w:r w:rsidR="00672D85">
        <w:t xml:space="preserve"> to examine model differences</w:t>
      </w:r>
      <w:r w:rsidR="00C07D98">
        <w:t xml:space="preserve"> and improvements</w:t>
      </w:r>
      <w:r w:rsidR="00DE3D59">
        <w:t xml:space="preserve">. </w:t>
      </w:r>
    </w:p>
    <w:p w14:paraId="31702758" w14:textId="51C955AC" w:rsidR="00071A12" w:rsidRDefault="003C1719" w:rsidP="00071A12">
      <w:pPr>
        <w:pStyle w:val="BodyText"/>
      </w:pPr>
      <w:r>
        <w:t>For visualization, t</w:t>
      </w:r>
      <w:r w:rsidR="001E1A37">
        <w:t xml:space="preserve">he code generates </w:t>
      </w:r>
      <w:r w:rsidR="00937A64">
        <w:t xml:space="preserve">a </w:t>
      </w:r>
      <w:commentRangeStart w:id="125"/>
      <w:r>
        <w:t xml:space="preserve">time series </w:t>
      </w:r>
      <w:commentRangeEnd w:id="125"/>
      <w:r w:rsidR="00132A78">
        <w:rPr>
          <w:rStyle w:val="CommentReference"/>
        </w:rPr>
        <w:commentReference w:id="125"/>
      </w:r>
      <w:r>
        <w:t xml:space="preserve">line plot, </w:t>
      </w:r>
      <w:r w:rsidR="00937A64">
        <w:t xml:space="preserve">a </w:t>
      </w:r>
      <w:r>
        <w:t xml:space="preserve">histogram, </w:t>
      </w:r>
      <w:r w:rsidR="00B67718">
        <w:t xml:space="preserve">and </w:t>
      </w:r>
      <w:r w:rsidR="00937A64">
        <w:t xml:space="preserve">a </w:t>
      </w:r>
      <w:r w:rsidR="00B67718">
        <w:t>scatterplot</w:t>
      </w:r>
      <w:r w:rsidR="00F026E4">
        <w:t xml:space="preserve"> between the forecast and observed values</w:t>
      </w:r>
      <w:r w:rsidR="00CA7591">
        <w:t xml:space="preserve"> at each specified height</w:t>
      </w:r>
      <w:r w:rsidR="00F026E4">
        <w:t>.</w:t>
      </w:r>
      <w:r w:rsidR="00D82C40">
        <w:t xml:space="preserve"> When ramp </w:t>
      </w:r>
      <w:r w:rsidR="00ED7A09">
        <w:t xml:space="preserve">evaluation is turned on, </w:t>
      </w:r>
      <w:r w:rsidR="00321673">
        <w:t xml:space="preserve">for each ramp definition, the code </w:t>
      </w:r>
      <w:del w:id="126" w:author="Brice, Amy" w:date="2022-01-25T12:28:00Z">
        <w:r w:rsidR="00321673" w:rsidDel="00980481">
          <w:delText xml:space="preserve">would </w:delText>
        </w:r>
      </w:del>
      <w:r w:rsidR="00321673">
        <w:t>compute</w:t>
      </w:r>
      <w:ins w:id="127" w:author="Brice, Amy" w:date="2022-01-25T12:28:00Z">
        <w:r w:rsidR="00980481">
          <w:t>s</w:t>
        </w:r>
      </w:ins>
      <w:r w:rsidR="00321673">
        <w:t xml:space="preserve"> the </w:t>
      </w:r>
      <w:r w:rsidR="00ED7A09">
        <w:t>ramp evaluation metrics</w:t>
      </w:r>
      <w:r w:rsidR="00AB50B5">
        <w:t xml:space="preserve"> (Section </w:t>
      </w:r>
      <w:r w:rsidR="00AB50B5">
        <w:fldChar w:fldCharType="begin"/>
      </w:r>
      <w:r w:rsidR="00AB50B5">
        <w:instrText xml:space="preserve"> REF _Ref90323665 \r \h </w:instrText>
      </w:r>
      <w:r w:rsidR="00AB50B5">
        <w:fldChar w:fldCharType="separate"/>
      </w:r>
      <w:r w:rsidR="009F2393">
        <w:t>3.2</w:t>
      </w:r>
      <w:r w:rsidR="00AB50B5">
        <w:fldChar w:fldCharType="end"/>
      </w:r>
      <w:r w:rsidR="00AB50B5">
        <w:t>)</w:t>
      </w:r>
      <w:r w:rsidR="00321673">
        <w:t xml:space="preserve"> and generate </w:t>
      </w:r>
      <w:r w:rsidR="008D675B">
        <w:t xml:space="preserve">a time series line plot overlayed with </w:t>
      </w:r>
      <w:r w:rsidR="00BE31E2">
        <w:t>a</w:t>
      </w:r>
      <w:r w:rsidR="008D675B">
        <w:t xml:space="preserve"> 2x2 contingency table</w:t>
      </w:r>
      <w:r w:rsidR="00321673">
        <w:t>.</w:t>
      </w:r>
      <w:r w:rsidR="00ED7A09">
        <w:t xml:space="preserve"> </w:t>
      </w:r>
      <w:r w:rsidR="00321673">
        <w:t>When</w:t>
      </w:r>
      <w:r w:rsidR="00E4513B">
        <w:t xml:space="preserve"> </w:t>
      </w:r>
      <w:r w:rsidR="00D675D1">
        <w:t xml:space="preserve">the variable of interest is wind speed and </w:t>
      </w:r>
      <w:r w:rsidR="00F068ED">
        <w:t xml:space="preserve">a </w:t>
      </w:r>
      <w:r w:rsidR="00E4513B">
        <w:t>height</w:t>
      </w:r>
      <w:r w:rsidR="00F068ED">
        <w:t xml:space="preserve"> level</w:t>
      </w:r>
      <w:r w:rsidR="00E4513B">
        <w:t xml:space="preserve"> matches the specified hub height, </w:t>
      </w:r>
      <w:r w:rsidR="00F068ED">
        <w:t xml:space="preserve">the code </w:t>
      </w:r>
      <w:del w:id="128" w:author="Brice, Amy" w:date="2022-01-25T12:28:00Z">
        <w:r w:rsidR="00F068ED" w:rsidDel="00980481">
          <w:delText xml:space="preserve">would </w:delText>
        </w:r>
      </w:del>
      <w:r w:rsidR="00F068ED">
        <w:t>derive</w:t>
      </w:r>
      <w:ins w:id="129" w:author="Brice, Amy" w:date="2022-01-25T12:28:00Z">
        <w:r w:rsidR="00980481">
          <w:t>s</w:t>
        </w:r>
      </w:ins>
      <w:r w:rsidR="00F068ED">
        <w:t xml:space="preserve"> power using a power curve, which </w:t>
      </w:r>
      <w:r w:rsidR="008D3A74">
        <w:t xml:space="preserve">can be selected by </w:t>
      </w:r>
      <w:r w:rsidR="00B96DCA">
        <w:t xml:space="preserve">the </w:t>
      </w:r>
      <w:r w:rsidR="008D3A74">
        <w:t xml:space="preserve">user. </w:t>
      </w:r>
    </w:p>
    <w:p w14:paraId="6CD7B4C9" w14:textId="08E42463" w:rsidR="00B450A5" w:rsidRDefault="00B450A5" w:rsidP="00572068">
      <w:pPr>
        <w:pStyle w:val="BodyText"/>
      </w:pPr>
      <w:r>
        <w:t xml:space="preserve">Users </w:t>
      </w:r>
      <w:del w:id="130" w:author="Brice, Amy" w:date="2022-01-25T12:28:00Z">
        <w:r w:rsidDel="00980481">
          <w:delText xml:space="preserve">would </w:delText>
        </w:r>
      </w:del>
      <w:r>
        <w:t xml:space="preserve">edit </w:t>
      </w:r>
      <w:r w:rsidR="009B7D14">
        <w:t>a configuration</w:t>
      </w:r>
      <w:r>
        <w:t xml:space="preserve"> file</w:t>
      </w:r>
      <w:r w:rsidR="00F26821">
        <w:t>, which is</w:t>
      </w:r>
      <w:r w:rsidR="009B7D14">
        <w:t xml:space="preserve"> </w:t>
      </w:r>
      <w:r w:rsidR="00E37C9A">
        <w:t>in</w:t>
      </w:r>
      <w:r w:rsidR="009B7D14">
        <w:t xml:space="preserve"> yaml </w:t>
      </w:r>
      <w:r w:rsidR="00E37C9A">
        <w:t>format</w:t>
      </w:r>
      <w:r w:rsidR="00F26821">
        <w:t>,</w:t>
      </w:r>
      <w:r>
        <w:t xml:space="preserve"> and execute the tool in Python</w:t>
      </w:r>
      <w:r w:rsidR="004664FC">
        <w:t xml:space="preserve">. </w:t>
      </w:r>
      <w:r>
        <w:t xml:space="preserve">The </w:t>
      </w:r>
      <w:r w:rsidR="00671DFF">
        <w:t>configuration</w:t>
      </w:r>
      <w:r>
        <w:t xml:space="preserve"> file specifies the</w:t>
      </w:r>
      <w:r w:rsidR="00E31396">
        <w:t xml:space="preserve"> details of the forecast evaluation, such as the</w:t>
      </w:r>
      <w:r>
        <w:t xml:space="preserve"> period of evaluation,</w:t>
      </w:r>
      <w:r w:rsidR="00E31396">
        <w:t xml:space="preserve"> the</w:t>
      </w:r>
      <w:r>
        <w:t xml:space="preserve"> heights of interest, </w:t>
      </w:r>
      <w:r w:rsidR="00E31396">
        <w:t xml:space="preserve">the </w:t>
      </w:r>
      <w:r>
        <w:t xml:space="preserve">variables to evaluate, </w:t>
      </w:r>
      <w:r w:rsidR="00A6398E">
        <w:t xml:space="preserve">the forecast and observed </w:t>
      </w:r>
      <w:r>
        <w:t xml:space="preserve">data frequency, </w:t>
      </w:r>
      <w:r w:rsidR="001A7C3F">
        <w:t xml:space="preserve">the </w:t>
      </w:r>
      <w:r>
        <w:t xml:space="preserve">method of time step alignment, </w:t>
      </w:r>
      <w:r w:rsidR="001A7C3F">
        <w:t xml:space="preserve">and the </w:t>
      </w:r>
      <w:r>
        <w:t>ramp definitions</w:t>
      </w:r>
      <w:r w:rsidR="00E31396">
        <w:t xml:space="preserve">. An existing </w:t>
      </w:r>
      <w:r w:rsidR="0013079D">
        <w:t xml:space="preserve">code </w:t>
      </w:r>
      <w:r w:rsidR="00613D33">
        <w:t>example</w:t>
      </w:r>
      <w:r w:rsidR="00F641B1">
        <w:t xml:space="preserve"> listed on GitHub</w:t>
      </w:r>
      <w:r w:rsidR="00E31396">
        <w:t xml:space="preserve"> uses a Jupyter </w:t>
      </w:r>
      <w:r w:rsidR="00756C16">
        <w:t>Notebook</w:t>
      </w:r>
      <w:r w:rsidR="00E35057">
        <w:t>,</w:t>
      </w:r>
      <w:r w:rsidR="00756C16">
        <w:t xml:space="preserve"> but</w:t>
      </w:r>
      <w:r w:rsidR="00E31396">
        <w:t xml:space="preserve"> executing the code does not require </w:t>
      </w:r>
      <w:r w:rsidR="00BE4862">
        <w:t>using</w:t>
      </w:r>
      <w:r w:rsidR="00EE4D3B">
        <w:t xml:space="preserve"> one</w:t>
      </w:r>
      <w:r w:rsidR="00E31396">
        <w:t>.</w:t>
      </w:r>
      <w:r w:rsidR="0091079F">
        <w:t xml:space="preserve"> </w:t>
      </w:r>
    </w:p>
    <w:p w14:paraId="2A3F86BF" w14:textId="59C247EA" w:rsidR="00B450A5" w:rsidRDefault="00533F21" w:rsidP="00572068">
      <w:pPr>
        <w:pStyle w:val="BodyText"/>
      </w:pPr>
      <w:r>
        <w:t>In a configuration file, w</w:t>
      </w:r>
      <w:r w:rsidR="00B450A5">
        <w:t xml:space="preserve">hen </w:t>
      </w:r>
      <w:r>
        <w:t>the user</w:t>
      </w:r>
      <w:r w:rsidR="00B450A5">
        <w:t xml:space="preserve"> </w:t>
      </w:r>
      <w:r>
        <w:t>specif</w:t>
      </w:r>
      <w:r w:rsidR="00AE4142">
        <w:t>ies</w:t>
      </w:r>
      <w:r w:rsidR="00B450A5">
        <w:t xml:space="preserve"> the same data processing settings to</w:t>
      </w:r>
      <w:r>
        <w:t xml:space="preserve"> different </w:t>
      </w:r>
      <w:r w:rsidR="00647377">
        <w:t xml:space="preserve">forecast </w:t>
      </w:r>
      <w:r>
        <w:t>data sets</w:t>
      </w:r>
      <w:r w:rsidR="00B450A5">
        <w:t>, they can consistently compare the resultant evaluation metrics</w:t>
      </w:r>
      <w:r w:rsidR="000D5AC4">
        <w:t xml:space="preserve"> from </w:t>
      </w:r>
      <w:r w:rsidR="00907ABC">
        <w:t xml:space="preserve">across </w:t>
      </w:r>
      <w:r w:rsidR="000D5AC4">
        <w:t>the data sets</w:t>
      </w:r>
      <w:r w:rsidR="00B450A5">
        <w:t xml:space="preserve">. For instance, if a wind farm operator receives a forecast at 10-minute resolution and another </w:t>
      </w:r>
      <w:r w:rsidR="00A41ED2">
        <w:t xml:space="preserve">forecast </w:t>
      </w:r>
      <w:r w:rsidR="00B450A5">
        <w:t xml:space="preserve">at 30-minute resolution, the analyst can </w:t>
      </w:r>
      <w:r w:rsidR="00CA6C0F">
        <w:t>execute</w:t>
      </w:r>
      <w:r w:rsidR="00B450A5">
        <w:t xml:space="preserve"> WE-Validate at </w:t>
      </w:r>
      <w:ins w:id="131" w:author="Anstedt, Sheri" w:date="2022-01-26T12:34:00Z">
        <w:r w:rsidR="00CE517C">
          <w:t xml:space="preserve">a </w:t>
        </w:r>
      </w:ins>
      <w:r w:rsidR="00B450A5">
        <w:t>30-minute resolution for both forecast</w:t>
      </w:r>
      <w:r w:rsidR="00A41ED2">
        <w:t>s</w:t>
      </w:r>
      <w:r w:rsidR="00B450A5">
        <w:t xml:space="preserve"> and compare their performance in a compatible manner.</w:t>
      </w:r>
      <w:r w:rsidR="00A6555B">
        <w:t xml:space="preserve"> </w:t>
      </w:r>
    </w:p>
    <w:p w14:paraId="7ED30B7E" w14:textId="463D307E" w:rsidR="001E26CC" w:rsidRDefault="00FE6A3D" w:rsidP="00C716D0">
      <w:pPr>
        <w:pStyle w:val="BodyText"/>
        <w:rPr>
          <w:color w:val="000000"/>
        </w:rPr>
      </w:pPr>
      <w:r>
        <w:t>We note that o</w:t>
      </w:r>
      <w:r w:rsidR="00BE6477">
        <w:t xml:space="preserve">ther </w:t>
      </w:r>
      <w:r w:rsidR="002D00B4">
        <w:t>validation tools</w:t>
      </w:r>
      <w:r w:rsidR="0052671F">
        <w:t xml:space="preserve"> </w:t>
      </w:r>
      <w:r w:rsidR="00386EEE">
        <w:t>also exist</w:t>
      </w:r>
      <w:r w:rsidR="001950D4">
        <w:t xml:space="preserve"> or are under development</w:t>
      </w:r>
      <w:r w:rsidR="004E4440">
        <w:t>.</w:t>
      </w:r>
      <w:r w:rsidR="002D00B4">
        <w:t xml:space="preserve"> </w:t>
      </w:r>
      <w:r w:rsidR="004E4440">
        <w:t>T</w:t>
      </w:r>
      <w:r w:rsidR="0059673D">
        <w:t>he WindSider (</w:t>
      </w:r>
      <w:hyperlink r:id="rId37">
        <w:r w:rsidR="00DA3C06" w:rsidRPr="1956A286">
          <w:rPr>
            <w:rStyle w:val="Hyperlink"/>
          </w:rPr>
          <w:t>windsider</w:t>
        </w:r>
      </w:hyperlink>
      <w:r w:rsidR="00DA3C06" w:rsidRPr="1956A286">
        <w:rPr>
          <w:rStyle w:val="Hyperlink"/>
        </w:rPr>
        <w:t>.io</w:t>
      </w:r>
      <w:r w:rsidR="0059673D">
        <w:t>)</w:t>
      </w:r>
      <w:r w:rsidR="00A54B93">
        <w:t xml:space="preserve"> </w:t>
      </w:r>
      <w:r w:rsidR="00AE593C">
        <w:t xml:space="preserve">is tailored for the wind resource assessment process and </w:t>
      </w:r>
      <w:r w:rsidR="00A54B93">
        <w:t xml:space="preserve">uses </w:t>
      </w:r>
      <w:r w:rsidR="0022304B">
        <w:t xml:space="preserve">the </w:t>
      </w:r>
      <w:r w:rsidR="00927199">
        <w:t xml:space="preserve">data structure of </w:t>
      </w:r>
      <w:r w:rsidR="00A54B93">
        <w:t>xarray, another Python package</w:t>
      </w:r>
      <w:r w:rsidR="00AE593C">
        <w:t xml:space="preserve">. As of this writing, the WindSider </w:t>
      </w:r>
      <w:r w:rsidR="004F6862">
        <w:t>is under development</w:t>
      </w:r>
      <w:r w:rsidR="00AE593C">
        <w:t xml:space="preserve">, led by experts from 3E and the </w:t>
      </w:r>
      <w:r w:rsidR="00AE593C" w:rsidRPr="000C0BC6">
        <w:t>Technical University of Denmark</w:t>
      </w:r>
      <w:r w:rsidR="00A54B93">
        <w:t xml:space="preserve">. </w:t>
      </w:r>
      <w:r w:rsidR="000562BA">
        <w:t>The Ramp Tool and Metric</w:t>
      </w:r>
      <w:r w:rsidR="009E59CE">
        <w:t xml:space="preserve"> </w:t>
      </w:r>
      <w:sdt>
        <w:sdtPr>
          <w:rPr>
            <w:color w:val="000000"/>
          </w:rPr>
          <w:tag w:val="MENDELEY_CITATION_v3_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"/>
          <w:id w:val="1903558284"/>
          <w:placeholder>
            <w:docPart w:val="6965EB5D6B11D24AA702B638447A683F"/>
          </w:placeholder>
        </w:sdtPr>
        <w:sdtEndPr/>
        <w:sdtContent>
          <w:r w:rsidR="002162CD" w:rsidRPr="002162CD">
            <w:rPr>
              <w:color w:val="000000"/>
            </w:rPr>
            <w:t>(Bianco et al. 2016)</w:t>
          </w:r>
        </w:sdtContent>
      </w:sdt>
      <w:r w:rsidR="000562BA">
        <w:t xml:space="preserve">, </w:t>
      </w:r>
      <w:r w:rsidR="00602E1D">
        <w:t xml:space="preserve">created by </w:t>
      </w:r>
      <w:del w:id="132" w:author="Brice, Amy" w:date="2022-01-25T12:02:00Z">
        <w:r w:rsidR="00602E1D" w:rsidDel="00724989">
          <w:delText xml:space="preserve">the </w:delText>
        </w:r>
      </w:del>
      <w:r w:rsidR="00602E1D">
        <w:t xml:space="preserve">researchers at the </w:t>
      </w:r>
      <w:r w:rsidR="00602E1D" w:rsidRPr="00D639EE">
        <w:rPr>
          <w:color w:val="000000"/>
        </w:rPr>
        <w:t>National Oceanic and Atmospheric Administration</w:t>
      </w:r>
      <w:r w:rsidR="00602E1D">
        <w:t>, is geared toward</w:t>
      </w:r>
      <w:del w:id="133" w:author="Brice, Amy" w:date="2022-01-25T12:02:00Z">
        <w:r w:rsidR="00602E1D" w:rsidDel="00724989">
          <w:delText>s</w:delText>
        </w:r>
      </w:del>
      <w:r w:rsidR="00602E1D">
        <w:t xml:space="preserve"> </w:t>
      </w:r>
      <w:r w:rsidR="000562BA">
        <w:t>ramp forecasts</w:t>
      </w:r>
      <w:r w:rsidR="009E59CE">
        <w:t xml:space="preserve">. </w:t>
      </w:r>
      <w:r w:rsidR="00DE4ECB">
        <w:rPr>
          <w:color w:val="000000"/>
        </w:rPr>
        <w:t>Written in MATLAB, t</w:t>
      </w:r>
      <w:r w:rsidR="008D1564">
        <w:rPr>
          <w:color w:val="000000"/>
        </w:rPr>
        <w:t xml:space="preserve">he Ramp Tool and Metric is </w:t>
      </w:r>
      <w:r w:rsidR="00DE4ECB">
        <w:rPr>
          <w:color w:val="000000"/>
        </w:rPr>
        <w:t>a stand</w:t>
      </w:r>
      <w:ins w:id="134" w:author="Brice, Amy" w:date="2022-01-25T12:02:00Z">
        <w:r w:rsidR="00724989">
          <w:rPr>
            <w:color w:val="000000"/>
          </w:rPr>
          <w:t>-</w:t>
        </w:r>
      </w:ins>
      <w:r w:rsidR="00DE4ECB">
        <w:rPr>
          <w:color w:val="000000"/>
        </w:rPr>
        <w:t xml:space="preserve">alone program </w:t>
      </w:r>
      <w:r w:rsidR="008D1564">
        <w:rPr>
          <w:color w:val="000000"/>
        </w:rPr>
        <w:t xml:space="preserve">and is not easily modified by users. </w:t>
      </w:r>
      <w:r w:rsidR="00AE593C">
        <w:rPr>
          <w:color w:val="000000"/>
        </w:rPr>
        <w:t>The Solar Forecast Arbiter</w:t>
      </w:r>
      <w:r w:rsidR="00F84480">
        <w:rPr>
          <w:color w:val="000000"/>
        </w:rPr>
        <w:t xml:space="preserve"> </w:t>
      </w:r>
      <w:sdt>
        <w:sdtPr>
          <w:rPr>
            <w:color w:val="000000"/>
          </w:rPr>
          <w:tag w:val="MENDELEY_CITATION_v3_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"/>
          <w:id w:val="1964373321"/>
          <w:placeholder>
            <w:docPart w:val="DefaultPlaceholder_-1854013440"/>
          </w:placeholder>
        </w:sdtPr>
        <w:sdtEndPr/>
        <w:sdtContent>
          <w:r w:rsidR="002162CD" w:rsidRPr="002162CD">
            <w:rPr>
              <w:color w:val="000000"/>
            </w:rPr>
            <w:t>(Hansen et al. 2019)</w:t>
          </w:r>
        </w:sdtContent>
      </w:sdt>
      <w:r w:rsidR="00AE593C">
        <w:rPr>
          <w:color w:val="000000"/>
        </w:rPr>
        <w:t xml:space="preserve">, created and maintained by a team of experts </w:t>
      </w:r>
      <w:r w:rsidR="00C716D0">
        <w:rPr>
          <w:color w:val="000000"/>
        </w:rPr>
        <w:t>at the</w:t>
      </w:r>
      <w:r w:rsidR="00AE593C">
        <w:rPr>
          <w:color w:val="000000"/>
        </w:rPr>
        <w:t xml:space="preserve"> </w:t>
      </w:r>
      <w:r w:rsidR="00C716D0" w:rsidRPr="00C716D0">
        <w:rPr>
          <w:color w:val="000000"/>
        </w:rPr>
        <w:t>University of Arizona</w:t>
      </w:r>
      <w:r w:rsidR="00C716D0">
        <w:rPr>
          <w:color w:val="000000"/>
        </w:rPr>
        <w:t>,</w:t>
      </w:r>
      <w:r w:rsidR="00C716D0" w:rsidRPr="00C716D0">
        <w:rPr>
          <w:color w:val="000000"/>
        </w:rPr>
        <w:t xml:space="preserve"> Sandia National Laboratories</w:t>
      </w:r>
      <w:r w:rsidR="00C716D0">
        <w:rPr>
          <w:color w:val="000000"/>
        </w:rPr>
        <w:t xml:space="preserve">, </w:t>
      </w:r>
      <w:r w:rsidR="00C716D0" w:rsidRPr="00C716D0">
        <w:rPr>
          <w:color w:val="000000"/>
        </w:rPr>
        <w:t xml:space="preserve">Electric Power Research Institute, </w:t>
      </w:r>
      <w:r w:rsidR="00C716D0">
        <w:rPr>
          <w:color w:val="000000"/>
        </w:rPr>
        <w:t xml:space="preserve">and </w:t>
      </w:r>
      <w:r w:rsidR="00C716D0" w:rsidRPr="00C716D0">
        <w:rPr>
          <w:color w:val="000000"/>
        </w:rPr>
        <w:t>Sharply Focused</w:t>
      </w:r>
      <w:r w:rsidR="00C716D0">
        <w:rPr>
          <w:color w:val="000000"/>
        </w:rPr>
        <w:t xml:space="preserve">, is an established </w:t>
      </w:r>
      <w:r w:rsidR="00282A41">
        <w:rPr>
          <w:color w:val="000000"/>
        </w:rPr>
        <w:t xml:space="preserve">Python </w:t>
      </w:r>
      <w:r w:rsidR="00C716D0">
        <w:rPr>
          <w:color w:val="000000"/>
        </w:rPr>
        <w:t>tool for renewable</w:t>
      </w:r>
      <w:del w:id="135" w:author="Brice, Amy" w:date="2022-01-25T11:24:00Z">
        <w:r w:rsidR="00EF3918" w:rsidDel="00753995">
          <w:rPr>
            <w:color w:val="000000"/>
          </w:rPr>
          <w:delText>-</w:delText>
        </w:r>
      </w:del>
      <w:ins w:id="136" w:author="Brice, Amy" w:date="2022-01-25T11:24:00Z">
        <w:r w:rsidR="00753995">
          <w:rPr>
            <w:color w:val="000000"/>
          </w:rPr>
          <w:t xml:space="preserve"> </w:t>
        </w:r>
      </w:ins>
      <w:r w:rsidR="00C716D0">
        <w:rPr>
          <w:color w:val="000000"/>
        </w:rPr>
        <w:t>energy forecast</w:t>
      </w:r>
      <w:r w:rsidR="00965BA1">
        <w:rPr>
          <w:color w:val="000000"/>
        </w:rPr>
        <w:t xml:space="preserve"> evaluation.</w:t>
      </w:r>
      <w:r w:rsidR="00C716D0">
        <w:rPr>
          <w:color w:val="000000"/>
        </w:rPr>
        <w:t xml:space="preserve"> </w:t>
      </w:r>
      <w:r w:rsidR="00AE4142">
        <w:rPr>
          <w:color w:val="000000"/>
        </w:rPr>
        <w:t xml:space="preserve">The Solar Forecast Arbiter </w:t>
      </w:r>
      <w:r w:rsidR="001F7B4B">
        <w:rPr>
          <w:color w:val="000000"/>
        </w:rPr>
        <w:t xml:space="preserve">is open source and </w:t>
      </w:r>
      <w:r w:rsidR="00C33F6F">
        <w:rPr>
          <w:color w:val="000000"/>
        </w:rPr>
        <w:t xml:space="preserve">is </w:t>
      </w:r>
      <w:r w:rsidR="001F7B4B">
        <w:rPr>
          <w:color w:val="000000"/>
        </w:rPr>
        <w:t xml:space="preserve">equipped with a </w:t>
      </w:r>
      <w:ins w:id="137" w:author="Anstedt, Sheri" w:date="2022-01-26T12:36:00Z">
        <w:r w:rsidR="00CE517C">
          <w:rPr>
            <w:color w:val="000000"/>
          </w:rPr>
          <w:t>d</w:t>
        </w:r>
      </w:ins>
      <w:del w:id="138" w:author="Anstedt, Sheri" w:date="2022-01-26T12:36:00Z">
        <w:r w:rsidR="001F7B4B" w:rsidDel="00CE517C">
          <w:rPr>
            <w:color w:val="000000"/>
          </w:rPr>
          <w:delText>D</w:delText>
        </w:r>
      </w:del>
      <w:r w:rsidR="001F7B4B">
        <w:rPr>
          <w:color w:val="000000"/>
        </w:rPr>
        <w:t xml:space="preserve">ashboard and an </w:t>
      </w:r>
      <w:del w:id="139" w:author="Brice, Amy" w:date="2022-01-25T12:03:00Z">
        <w:r w:rsidR="001F7B4B" w:rsidRPr="001F7B4B" w:rsidDel="00724989">
          <w:rPr>
            <w:color w:val="000000"/>
          </w:rPr>
          <w:delText>A</w:delText>
        </w:r>
      </w:del>
      <w:ins w:id="140" w:author="Brice, Amy" w:date="2022-01-25T12:03:00Z">
        <w:r w:rsidR="00724989">
          <w:rPr>
            <w:color w:val="000000"/>
          </w:rPr>
          <w:t>a</w:t>
        </w:r>
      </w:ins>
      <w:r w:rsidR="001F7B4B" w:rsidRPr="001F7B4B">
        <w:rPr>
          <w:color w:val="000000"/>
        </w:rPr>
        <w:t xml:space="preserve">pplication </w:t>
      </w:r>
      <w:del w:id="141" w:author="Brice, Amy" w:date="2022-01-25T12:04:00Z">
        <w:r w:rsidR="001F7B4B" w:rsidRPr="001F7B4B" w:rsidDel="00724989">
          <w:rPr>
            <w:color w:val="000000"/>
          </w:rPr>
          <w:delText>P</w:delText>
        </w:r>
      </w:del>
      <w:ins w:id="142" w:author="Brice, Amy" w:date="2022-01-25T12:04:00Z">
        <w:r w:rsidR="00724989">
          <w:rPr>
            <w:color w:val="000000"/>
          </w:rPr>
          <w:t>p</w:t>
        </w:r>
      </w:ins>
      <w:r w:rsidR="001F7B4B" w:rsidRPr="001F7B4B">
        <w:rPr>
          <w:color w:val="000000"/>
        </w:rPr>
        <w:t xml:space="preserve">rogramming </w:t>
      </w:r>
      <w:del w:id="143" w:author="Brice, Amy" w:date="2022-01-25T12:04:00Z">
        <w:r w:rsidR="001F7B4B" w:rsidRPr="001F7B4B" w:rsidDel="00724989">
          <w:rPr>
            <w:color w:val="000000"/>
          </w:rPr>
          <w:delText>I</w:delText>
        </w:r>
      </w:del>
      <w:ins w:id="144" w:author="Brice, Amy" w:date="2022-01-25T12:04:00Z">
        <w:r w:rsidR="00724989">
          <w:rPr>
            <w:color w:val="000000"/>
          </w:rPr>
          <w:t>i</w:t>
        </w:r>
      </w:ins>
      <w:r w:rsidR="001F7B4B" w:rsidRPr="001F7B4B">
        <w:rPr>
          <w:color w:val="000000"/>
        </w:rPr>
        <w:t>nterface</w:t>
      </w:r>
      <w:del w:id="145" w:author="Anstedt, Sheri" w:date="2022-01-26T12:36:00Z">
        <w:r w:rsidR="001F7B4B" w:rsidDel="00CE517C">
          <w:rPr>
            <w:color w:val="000000"/>
          </w:rPr>
          <w:delText xml:space="preserve"> </w:delText>
        </w:r>
        <w:commentRangeStart w:id="146"/>
        <w:r w:rsidR="001F7B4B" w:rsidDel="00CE517C">
          <w:rPr>
            <w:color w:val="000000"/>
          </w:rPr>
          <w:delText>(API)</w:delText>
        </w:r>
      </w:del>
      <w:r w:rsidR="0027499E">
        <w:rPr>
          <w:color w:val="000000"/>
        </w:rPr>
        <w:t xml:space="preserve"> </w:t>
      </w:r>
      <w:commentRangeEnd w:id="146"/>
      <w:r w:rsidR="00724989">
        <w:rPr>
          <w:rStyle w:val="CommentReference"/>
        </w:rPr>
        <w:commentReference w:id="146"/>
      </w:r>
      <w:r w:rsidR="0027499E">
        <w:rPr>
          <w:color w:val="000000"/>
        </w:rPr>
        <w:t>that connects to its host server and its database</w:t>
      </w:r>
      <w:r w:rsidR="001F7B4B">
        <w:rPr>
          <w:color w:val="000000"/>
        </w:rPr>
        <w:t xml:space="preserve">. </w:t>
      </w:r>
      <w:r w:rsidR="00535ECC">
        <w:rPr>
          <w:color w:val="000000"/>
        </w:rPr>
        <w:t xml:space="preserve">Users of the Solar Forecast Arbiter </w:t>
      </w:r>
      <w:r w:rsidR="002B20FE">
        <w:rPr>
          <w:color w:val="000000"/>
        </w:rPr>
        <w:t>would upload their data to its data</w:t>
      </w:r>
      <w:ins w:id="147" w:author="Brice, Amy" w:date="2022-01-25T12:04:00Z">
        <w:r w:rsidR="00724989">
          <w:rPr>
            <w:color w:val="000000"/>
          </w:rPr>
          <w:t xml:space="preserve"> </w:t>
        </w:r>
      </w:ins>
      <w:r w:rsidR="002B20FE">
        <w:rPr>
          <w:color w:val="000000"/>
        </w:rPr>
        <w:t xml:space="preserve">center and perform analysis on its server. </w:t>
      </w:r>
    </w:p>
    <w:p w14:paraId="6BED34D1" w14:textId="1F7136AB" w:rsidR="006F5F7C" w:rsidRPr="00386EEE" w:rsidRDefault="001E26CC" w:rsidP="00F924C6">
      <w:pPr>
        <w:pStyle w:val="BodyText"/>
        <w:rPr>
          <w:color w:val="000000"/>
        </w:rPr>
      </w:pPr>
      <w:r>
        <w:rPr>
          <w:color w:val="000000"/>
        </w:rPr>
        <w:t>Compared to</w:t>
      </w:r>
      <w:r w:rsidR="000720F7">
        <w:rPr>
          <w:color w:val="000000"/>
        </w:rPr>
        <w:t xml:space="preserve"> the</w:t>
      </w:r>
      <w:r>
        <w:rPr>
          <w:color w:val="000000"/>
        </w:rPr>
        <w:t xml:space="preserve"> other </w:t>
      </w:r>
      <w:r w:rsidR="00386EEE">
        <w:rPr>
          <w:color w:val="000000"/>
        </w:rPr>
        <w:t>forecast</w:t>
      </w:r>
      <w:ins w:id="148" w:author="Brice, Amy" w:date="2022-01-25T12:06:00Z">
        <w:r w:rsidR="008D40D4">
          <w:rPr>
            <w:color w:val="000000"/>
          </w:rPr>
          <w:t xml:space="preserve"> </w:t>
        </w:r>
      </w:ins>
      <w:del w:id="149" w:author="Brice, Amy" w:date="2022-01-25T12:06:00Z">
        <w:r w:rsidR="00386EEE" w:rsidDel="008D40D4">
          <w:rPr>
            <w:color w:val="000000"/>
          </w:rPr>
          <w:delText>-</w:delText>
        </w:r>
      </w:del>
      <w:r w:rsidR="00386EEE">
        <w:rPr>
          <w:color w:val="000000"/>
        </w:rPr>
        <w:t xml:space="preserve">evaluation </w:t>
      </w:r>
      <w:r>
        <w:rPr>
          <w:color w:val="000000"/>
        </w:rPr>
        <w:t xml:space="preserve">tools, </w:t>
      </w:r>
      <w:r w:rsidR="00386EEE">
        <w:rPr>
          <w:color w:val="000000"/>
        </w:rPr>
        <w:t xml:space="preserve">WE-Validate </w:t>
      </w:r>
      <w:r w:rsidR="00AD281C">
        <w:t>is</w:t>
      </w:r>
      <w:r w:rsidR="00F23FB5">
        <w:t xml:space="preserve"> open source,</w:t>
      </w:r>
      <w:r w:rsidR="007A5E56">
        <w:t xml:space="preserve"> readily available,</w:t>
      </w:r>
      <w:r w:rsidR="00AD281C">
        <w:t xml:space="preserve"> </w:t>
      </w:r>
      <w:r w:rsidR="00386EEE">
        <w:t>easily</w:t>
      </w:r>
      <w:r w:rsidR="00AD281C">
        <w:t xml:space="preserve"> </w:t>
      </w:r>
      <w:r w:rsidR="00957D74">
        <w:t>customizable,</w:t>
      </w:r>
      <w:r w:rsidR="00386EEE">
        <w:t xml:space="preserve"> </w:t>
      </w:r>
      <w:r w:rsidR="00A62A74">
        <w:t xml:space="preserve">and </w:t>
      </w:r>
      <w:r w:rsidR="002E5A44">
        <w:t>computationally lightweight</w:t>
      </w:r>
      <w:r w:rsidR="00AD281C">
        <w:t>.</w:t>
      </w:r>
      <w:r w:rsidR="00820A01">
        <w:t xml:space="preserve"> </w:t>
      </w:r>
      <w:r w:rsidR="006F5F7C">
        <w:t>WE-Validate is documented on GitHub, and w</w:t>
      </w:r>
      <w:r w:rsidR="00AD281C" w:rsidRPr="00F43541">
        <w:t>e encourage and welcome contribution</w:t>
      </w:r>
      <w:ins w:id="150" w:author="Anstedt, Sheri" w:date="2022-01-26T12:38:00Z">
        <w:r w:rsidR="001063AF">
          <w:t>s</w:t>
        </w:r>
      </w:ins>
      <w:r w:rsidR="00AD281C" w:rsidRPr="00F43541">
        <w:t xml:space="preserve"> from the wind</w:t>
      </w:r>
      <w:del w:id="151" w:author="Brice, Amy" w:date="2022-01-25T12:44:00Z">
        <w:r w:rsidR="00CE70E4" w:rsidDel="00195FEB">
          <w:delText>-</w:delText>
        </w:r>
      </w:del>
      <w:ins w:id="152" w:author="Brice, Amy" w:date="2022-01-25T12:44:00Z">
        <w:r w:rsidR="00195FEB">
          <w:t xml:space="preserve"> </w:t>
        </w:r>
      </w:ins>
      <w:r w:rsidR="00AD281C" w:rsidRPr="00F43541">
        <w:t xml:space="preserve">energy community to </w:t>
      </w:r>
      <w:r w:rsidR="00A61CCC">
        <w:t>the tool</w:t>
      </w:r>
      <w:r w:rsidR="00AD281C" w:rsidRPr="00F43541">
        <w:t>.</w:t>
      </w:r>
      <w:r w:rsidR="00AD281C">
        <w:t xml:space="preserve"> </w:t>
      </w:r>
      <w:r w:rsidR="00982293">
        <w:t>After installing Python</w:t>
      </w:r>
      <w:r w:rsidR="00C91D7B">
        <w:t xml:space="preserve"> and the required packages</w:t>
      </w:r>
      <w:r w:rsidR="00982293">
        <w:t>, u</w:t>
      </w:r>
      <w:r w:rsidR="00AD281C">
        <w:t xml:space="preserve">sers can download </w:t>
      </w:r>
      <w:r w:rsidR="006F5F7C">
        <w:t xml:space="preserve">and use </w:t>
      </w:r>
      <w:r w:rsidR="00982293">
        <w:t>WE-Validate</w:t>
      </w:r>
      <w:r w:rsidR="006F5F7C">
        <w:t xml:space="preserve"> at their convenience. Users</w:t>
      </w:r>
      <w:r w:rsidR="00AD281C">
        <w:t xml:space="preserve"> </w:t>
      </w:r>
      <w:r w:rsidR="006F5F7C">
        <w:t>can</w:t>
      </w:r>
      <w:r w:rsidR="00AD281C">
        <w:t xml:space="preserve"> </w:t>
      </w:r>
      <w:r w:rsidR="00C77056">
        <w:t xml:space="preserve">also </w:t>
      </w:r>
      <w:r w:rsidR="00C84F05">
        <w:t xml:space="preserve">extend WE-Validate’s existing capabilities by </w:t>
      </w:r>
      <w:r w:rsidR="00AD281C">
        <w:t>add</w:t>
      </w:r>
      <w:r w:rsidR="00C84F05">
        <w:t>ing</w:t>
      </w:r>
      <w:r w:rsidR="00AD281C">
        <w:t xml:space="preserve"> data-processing function</w:t>
      </w:r>
      <w:r w:rsidR="00C84F05">
        <w:t>s</w:t>
      </w:r>
      <w:r w:rsidR="00AD281C">
        <w:t>, forecast</w:t>
      </w:r>
      <w:ins w:id="153" w:author="Brice, Amy" w:date="2022-01-25T12:06:00Z">
        <w:r w:rsidR="008D40D4">
          <w:t xml:space="preserve"> </w:t>
        </w:r>
      </w:ins>
      <w:del w:id="154" w:author="Brice, Amy" w:date="2022-01-25T12:06:00Z">
        <w:r w:rsidR="00AD281C" w:rsidDel="008D40D4">
          <w:delText>-</w:delText>
        </w:r>
      </w:del>
      <w:r w:rsidR="00AD281C">
        <w:t>evaluation metric</w:t>
      </w:r>
      <w:r w:rsidR="00C84F05">
        <w:t>s</w:t>
      </w:r>
      <w:r w:rsidR="00AD281C">
        <w:t>, ramp definition</w:t>
      </w:r>
      <w:r w:rsidR="00C84F05">
        <w:t>s</w:t>
      </w:r>
      <w:r w:rsidR="00AD281C">
        <w:t>, or visualization</w:t>
      </w:r>
      <w:r w:rsidR="00C84F05">
        <w:t>s</w:t>
      </w:r>
      <w:r w:rsidR="00AD281C">
        <w:t xml:space="preserve"> </w:t>
      </w:r>
      <w:r w:rsidR="00FA4FBC">
        <w:t xml:space="preserve">to </w:t>
      </w:r>
      <w:r w:rsidR="00203818">
        <w:t>achieve</w:t>
      </w:r>
      <w:r w:rsidR="00AD281C">
        <w:t xml:space="preserve"> their objectives. Users can write </w:t>
      </w:r>
      <w:r w:rsidR="00B410D0">
        <w:t xml:space="preserve">their own </w:t>
      </w:r>
      <w:r w:rsidR="00AD281C">
        <w:t>data-ingesting functions so that theoretically any type</w:t>
      </w:r>
      <w:del w:id="155" w:author="Brice, Amy" w:date="2022-01-25T12:31:00Z">
        <w:r w:rsidR="00AD281C" w:rsidDel="00980481">
          <w:delText>s</w:delText>
        </w:r>
      </w:del>
      <w:r w:rsidR="00AD281C">
        <w:t xml:space="preserve"> of data can be processed by the tool. We encourage users to write unit tests for the metrics they develop</w:t>
      </w:r>
      <w:del w:id="156" w:author="Brice, Amy" w:date="2022-01-25T12:31:00Z">
        <w:r w:rsidR="00AD281C" w:rsidDel="00980481">
          <w:delText>ed</w:delText>
        </w:r>
      </w:del>
      <w:r w:rsidR="00AD281C">
        <w:t xml:space="preserve"> and add</w:t>
      </w:r>
      <w:del w:id="157" w:author="Brice, Amy" w:date="2022-01-25T12:31:00Z">
        <w:r w:rsidR="00AD281C" w:rsidDel="00980481">
          <w:delText>ed</w:delText>
        </w:r>
      </w:del>
      <w:r w:rsidR="00AD281C">
        <w:t xml:space="preserve"> to WE-Validate. </w:t>
      </w:r>
      <w:r w:rsidR="00C77B1D">
        <w:t>Moreover, u</w:t>
      </w:r>
      <w:r w:rsidR="006F5F7C">
        <w:t xml:space="preserve">sers </w:t>
      </w:r>
      <w:r w:rsidR="00F924C6">
        <w:t>only need a local machine to</w:t>
      </w:r>
      <w:r w:rsidR="006F5F7C">
        <w:t xml:space="preserve"> execute WE-Validate</w:t>
      </w:r>
      <w:r w:rsidR="00F924C6">
        <w:t>, withou</w:t>
      </w:r>
      <w:r w:rsidR="006F5F7C">
        <w:t xml:space="preserve">t uploading </w:t>
      </w:r>
      <w:r w:rsidR="00F924C6">
        <w:t xml:space="preserve">their </w:t>
      </w:r>
      <w:r w:rsidR="006F5F7C">
        <w:t>data to a server.</w:t>
      </w:r>
    </w:p>
    <w:p w14:paraId="67316DDD" w14:textId="1818779B" w:rsidR="001502FC" w:rsidRDefault="001502FC" w:rsidP="001502FC">
      <w:pPr>
        <w:pStyle w:val="Heading1"/>
      </w:pPr>
      <w:bookmarkStart w:id="158" w:name="_Toc94021869"/>
      <w:r>
        <w:lastRenderedPageBreak/>
        <w:t>Metrics evaluation</w:t>
      </w:r>
      <w:bookmarkEnd w:id="158"/>
    </w:p>
    <w:p w14:paraId="7F855615" w14:textId="655D854F" w:rsidR="001502FC" w:rsidRPr="001502FC" w:rsidRDefault="004C3FD3" w:rsidP="00307ADE">
      <w:pPr>
        <w:pStyle w:val="BodyText"/>
        <w:rPr>
          <w:rFonts w:ascii="Times New Roman" w:hAnsi="Times New Roman"/>
          <w:sz w:val="24"/>
        </w:rPr>
      </w:pPr>
      <w:r>
        <w:t>In this section, we discuss</w:t>
      </w:r>
      <w:r w:rsidR="00270D17">
        <w:t xml:space="preserve"> the characteristics of</w:t>
      </w:r>
      <w:r>
        <w:t xml:space="preserve"> </w:t>
      </w:r>
      <w:r w:rsidR="00D25107">
        <w:t xml:space="preserve">different </w:t>
      </w:r>
      <w:r>
        <w:t xml:space="preserve">metrics </w:t>
      </w:r>
      <w:r w:rsidR="00D25107">
        <w:t xml:space="preserve">for </w:t>
      </w:r>
      <w:r w:rsidR="0055245D">
        <w:t xml:space="preserve">the evaluation of </w:t>
      </w:r>
      <w:r w:rsidR="00D25107">
        <w:t>tim</w:t>
      </w:r>
      <w:r w:rsidR="00721573">
        <w:t>e-</w:t>
      </w:r>
      <w:r w:rsidR="00D25107">
        <w:t>series and ramp forecasts</w:t>
      </w:r>
      <w:r w:rsidR="00501DEA">
        <w:t xml:space="preserve">. </w:t>
      </w:r>
      <w:r w:rsidR="00CB4DA0">
        <w:t>T</w:t>
      </w:r>
      <w:r w:rsidR="00F637D7">
        <w:t>he wind</w:t>
      </w:r>
      <w:ins w:id="159" w:author="Brice, Amy" w:date="2022-01-25T12:44:00Z">
        <w:r w:rsidR="00195FEB">
          <w:t xml:space="preserve"> </w:t>
        </w:r>
      </w:ins>
      <w:del w:id="160" w:author="Brice, Amy" w:date="2022-01-25T12:44:00Z">
        <w:r w:rsidR="001016D7" w:rsidDel="00195FEB">
          <w:delText>-</w:delText>
        </w:r>
      </w:del>
      <w:r w:rsidR="00F637D7">
        <w:t>energy community</w:t>
      </w:r>
      <w:r w:rsidR="00CB4DA0">
        <w:t xml:space="preserve"> </w:t>
      </w:r>
      <w:r w:rsidR="00C47236">
        <w:t xml:space="preserve">often </w:t>
      </w:r>
      <w:r w:rsidR="00F637D7">
        <w:t>use</w:t>
      </w:r>
      <w:r w:rsidR="00CB4DA0">
        <w:t>s</w:t>
      </w:r>
      <w:r w:rsidR="00F637D7">
        <w:t xml:space="preserve"> single</w:t>
      </w:r>
      <w:r w:rsidR="00DC53B8">
        <w:t>-value</w:t>
      </w:r>
      <w:r w:rsidR="00F637D7">
        <w:t xml:space="preserve"> metric</w:t>
      </w:r>
      <w:r w:rsidR="00DC53B8">
        <w:t>s</w:t>
      </w:r>
      <w:r w:rsidR="00F637D7">
        <w:t xml:space="preserve"> to summarize forecast performance</w:t>
      </w:r>
      <w:r w:rsidR="00A26A4A">
        <w:t xml:space="preserve">. Different categories of metrics </w:t>
      </w:r>
      <w:r w:rsidR="004B1F13">
        <w:t>are tailored</w:t>
      </w:r>
      <w:r w:rsidR="00A26A4A">
        <w:t xml:space="preserve"> for </w:t>
      </w:r>
      <w:r w:rsidR="00DC53B8">
        <w:t>specific</w:t>
      </w:r>
      <w:r w:rsidR="00A26A4A">
        <w:t xml:space="preserve"> purposes</w:t>
      </w:r>
      <w:ins w:id="161" w:author="Brice, Amy" w:date="2022-01-25T12:32:00Z">
        <w:r w:rsidR="00980481">
          <w:t>;</w:t>
        </w:r>
      </w:ins>
      <w:del w:id="162" w:author="Brice, Amy" w:date="2022-01-25T12:32:00Z">
        <w:r w:rsidR="00A26A4A" w:rsidDel="00980481">
          <w:delText>,</w:delText>
        </w:r>
      </w:del>
      <w:r w:rsidR="00A26A4A">
        <w:t xml:space="preserve"> </w:t>
      </w:r>
      <w:r w:rsidR="00D0703C">
        <w:t>for example,</w:t>
      </w:r>
      <w:r w:rsidR="00A26A4A">
        <w:t xml:space="preserve"> </w:t>
      </w:r>
      <w:r w:rsidR="00110AE4">
        <w:t xml:space="preserve">the </w:t>
      </w:r>
      <w:commentRangeStart w:id="163"/>
      <w:r w:rsidR="00110AE4">
        <w:t xml:space="preserve">mean square </w:t>
      </w:r>
      <w:r w:rsidR="004D6CE1">
        <w:t xml:space="preserve">error </w:t>
      </w:r>
      <w:commentRangeEnd w:id="163"/>
      <w:r w:rsidR="001063AF">
        <w:rPr>
          <w:rStyle w:val="CommentReference"/>
        </w:rPr>
        <w:commentReference w:id="163"/>
      </w:r>
      <w:r w:rsidR="00CB4DA0">
        <w:t>determines</w:t>
      </w:r>
      <w:r w:rsidR="004D6CE1">
        <w:t xml:space="preserve"> </w:t>
      </w:r>
      <w:r w:rsidR="00A26A4A">
        <w:t xml:space="preserve">accuracy, </w:t>
      </w:r>
      <w:r w:rsidR="00606CA4">
        <w:t xml:space="preserve">the probability of detection </w:t>
      </w:r>
      <w:r w:rsidR="006374CA">
        <w:t>targets</w:t>
      </w:r>
      <w:r w:rsidR="00606CA4">
        <w:t xml:space="preserve"> precision</w:t>
      </w:r>
      <w:r w:rsidR="005D76CB">
        <w:t xml:space="preserve"> (a measure of data spread)</w:t>
      </w:r>
      <w:r w:rsidR="00E550F9">
        <w:t>,</w:t>
      </w:r>
      <w:r w:rsidR="00606CA4">
        <w:t xml:space="preserve"> </w:t>
      </w:r>
      <w:r w:rsidR="0060144A">
        <w:t xml:space="preserve">and </w:t>
      </w:r>
      <w:r w:rsidR="00B776F3">
        <w:t xml:space="preserve">the </w:t>
      </w:r>
      <w:r w:rsidR="00D43056">
        <w:t>Peirce skill</w:t>
      </w:r>
      <w:del w:id="164" w:author="Brice, Amy" w:date="2022-01-25T12:33:00Z">
        <w:r w:rsidR="00D43056" w:rsidDel="00545FF2">
          <w:delText>s</w:delText>
        </w:r>
      </w:del>
      <w:r w:rsidR="00D43056">
        <w:t xml:space="preserve"> score </w:t>
      </w:r>
      <w:r w:rsidR="00E550F9">
        <w:t xml:space="preserve">accounts for </w:t>
      </w:r>
      <w:r w:rsidR="003A42A9">
        <w:t xml:space="preserve">a model’s </w:t>
      </w:r>
      <w:r w:rsidR="0060144A">
        <w:t>skill</w:t>
      </w:r>
      <w:r w:rsidR="009B3A92">
        <w:t xml:space="preserve"> relative to a reference model</w:t>
      </w:r>
      <w:r w:rsidR="0060144A">
        <w:t xml:space="preserve"> </w:t>
      </w:r>
      <w:sdt>
        <w:sdtPr>
          <w:rPr>
            <w:color w:val="000000"/>
          </w:rPr>
          <w:tag w:val="MENDELEY_CITATION_v3_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"/>
          <w:id w:val="-823506361"/>
          <w:placeholder>
            <w:docPart w:val="DefaultPlaceholder_-1854013440"/>
          </w:placeholder>
        </w:sdtPr>
        <w:sdtEndPr/>
        <w:sdtContent>
          <w:r w:rsidR="002162CD" w:rsidRPr="002162CD">
            <w:rPr>
              <w:color w:val="000000"/>
            </w:rPr>
            <w:t>(Liemohn et al. 2021)</w:t>
          </w:r>
        </w:sdtContent>
      </w:sdt>
      <w:r w:rsidR="0060144A">
        <w:t xml:space="preserve">. </w:t>
      </w:r>
      <w:r w:rsidR="00501DEA">
        <w:t>Although</w:t>
      </w:r>
      <w:r w:rsidR="00A5047B">
        <w:t xml:space="preserve"> using summary metrics</w:t>
      </w:r>
      <w:r w:rsidR="00501DEA">
        <w:t xml:space="preserve"> </w:t>
      </w:r>
      <w:r w:rsidR="00A5047B">
        <w:t xml:space="preserve">is </w:t>
      </w:r>
      <w:r w:rsidR="00C6214A">
        <w:t>useful</w:t>
      </w:r>
      <w:r w:rsidR="00A5047B">
        <w:t xml:space="preserve"> for making comparisons, c</w:t>
      </w:r>
      <w:r w:rsidR="001502FC" w:rsidRPr="001502FC">
        <w:t>ollapsing multi</w:t>
      </w:r>
      <w:del w:id="165" w:author="Brice, Amy" w:date="2022-01-25T12:34:00Z">
        <w:r w:rsidR="001502FC" w:rsidRPr="001502FC" w:rsidDel="00545FF2">
          <w:delText>-</w:delText>
        </w:r>
      </w:del>
      <w:r w:rsidR="001502FC" w:rsidRPr="001502FC">
        <w:t>dimensional data into a single</w:t>
      </w:r>
      <w:ins w:id="166" w:author="Brice, Amy" w:date="2022-01-25T12:34:00Z">
        <w:r w:rsidR="00545FF2">
          <w:t>-</w:t>
        </w:r>
      </w:ins>
      <w:del w:id="167" w:author="Brice, Amy" w:date="2022-01-25T12:34:00Z">
        <w:r w:rsidR="001502FC" w:rsidRPr="001502FC" w:rsidDel="00545FF2">
          <w:delText xml:space="preserve"> </w:delText>
        </w:r>
      </w:del>
      <w:r w:rsidR="001502FC" w:rsidRPr="001502FC">
        <w:t xml:space="preserve">number metric loses </w:t>
      </w:r>
      <w:r w:rsidR="00C6214A">
        <w:t xml:space="preserve">valuable </w:t>
      </w:r>
      <w:r w:rsidR="001502FC" w:rsidRPr="001502FC">
        <w:t>information</w:t>
      </w:r>
      <w:r w:rsidR="00C6214A">
        <w:t xml:space="preserve">. </w:t>
      </w:r>
      <w:r w:rsidR="00915F70">
        <w:t>Therefore, d</w:t>
      </w:r>
      <w:r w:rsidR="001502FC" w:rsidRPr="001502FC">
        <w:t xml:space="preserve">epending on the goal of the </w:t>
      </w:r>
      <w:r w:rsidR="00915F70">
        <w:t xml:space="preserve">forecast </w:t>
      </w:r>
      <w:r w:rsidR="001502FC" w:rsidRPr="001502FC">
        <w:t xml:space="preserve">evaluation, </w:t>
      </w:r>
      <w:r w:rsidR="00915F70">
        <w:t xml:space="preserve">analysts should </w:t>
      </w:r>
      <w:r w:rsidR="001502FC" w:rsidRPr="001502FC">
        <w:t xml:space="preserve">consider multiple metrics </w:t>
      </w:r>
      <w:r w:rsidR="00A5409F">
        <w:t>of</w:t>
      </w:r>
      <w:r w:rsidR="001502FC" w:rsidRPr="001502FC">
        <w:t xml:space="preserve"> different aspects</w:t>
      </w:r>
      <w:r w:rsidR="007F3E8D">
        <w:t xml:space="preserve"> for a holistic examination</w:t>
      </w:r>
      <w:r w:rsidR="00F13164">
        <w:t xml:space="preserve"> </w:t>
      </w:r>
      <w:sdt>
        <w:sdtPr>
          <w:rPr>
            <w:color w:val="000000"/>
          </w:rPr>
          <w:tag w:val="MENDELEY_CITATION_v3_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Sx7ImZhbWlseSI6Ikxlcm5lciIsImdpdmVuIjoiSmVmZnJleSIsInBhcnNlLW5hbWVzIjpmYWxzZSwiZHJvcHBpbmctcGFydGljbGUiOiIiLCJub24tZHJvcHBpbmctcGFydGljbGUiOiIifV0sImlzc3VlZCI6eyJkYXRlLXBhcnRzIjpbWzIwMTldXX0sIm51bWJlci1vZi1wYWdlcyI6IjI5In0sImlzVGVtcG9yYXJ5IjpmYWxzZX1dLCJpc0VkaXRlZCI6ZmFsc2UsIm1hbnVhbE92ZXJyaWRlIjp7ImlzTWFudWFsbHlPdmVycmlkZGVuIjpmYWxzZSwibWFudWFsT3ZlcnJpZGVUZXh0IjoiIiwiY2l0ZXByb2NUZXh0IjoiKE3DtmhybGVuLCBaYWNrLCBhbmQgTGVybmVyIDIwMTkpIn19"/>
          <w:id w:val="-1759979156"/>
          <w:placeholder>
            <w:docPart w:val="DefaultPlaceholder_-1854013440"/>
          </w:placeholder>
        </w:sdtPr>
        <w:sdtEndPr/>
        <w:sdtContent>
          <w:r w:rsidR="002162CD" w:rsidRPr="002162CD">
            <w:rPr>
              <w:color w:val="000000"/>
            </w:rPr>
            <w:t>(Möhrlen, Zack, and Lerner 2019)</w:t>
          </w:r>
        </w:sdtContent>
      </w:sdt>
      <w:r w:rsidR="00820D7D">
        <w:t>.</w:t>
      </w:r>
      <w:r w:rsidR="005B6072">
        <w:t xml:space="preserve"> For example, a </w:t>
      </w:r>
      <w:r w:rsidR="008516F2">
        <w:t xml:space="preserve">suite of metrics </w:t>
      </w:r>
      <w:r w:rsidR="00054481">
        <w:t>for</w:t>
      </w:r>
      <w:r w:rsidR="008516F2">
        <w:t xml:space="preserve"> solar </w:t>
      </w:r>
      <w:r w:rsidR="00054481">
        <w:t xml:space="preserve">power </w:t>
      </w:r>
      <w:r w:rsidR="008516F2">
        <w:t>forecasting</w:t>
      </w:r>
      <w:r w:rsidR="003B498B">
        <w:t xml:space="preserve"> </w:t>
      </w:r>
      <w:r w:rsidR="00054481">
        <w:t xml:space="preserve">is discussed </w:t>
      </w:r>
      <w:r w:rsidR="003B498B">
        <w:t>in</w:t>
      </w:r>
      <w:r w:rsidR="008516F2">
        <w:t xml:space="preserve"> </w:t>
      </w:r>
      <w:sdt>
        <w:sdtPr>
          <w:rPr>
            <w:color w:val="000000"/>
          </w:rPr>
          <w:tag w:val="MENDELEY_CITATION_v3_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"/>
          <w:id w:val="-1044060088"/>
          <w:placeholder>
            <w:docPart w:val="DefaultPlaceholder_-1854013440"/>
          </w:placeholder>
        </w:sdtPr>
        <w:sdtEndPr/>
        <w:sdtContent>
          <w:r w:rsidR="002162CD" w:rsidRPr="002162CD">
            <w:rPr>
              <w:color w:val="000000"/>
            </w:rPr>
            <w:t>Zhang et al. (2015)</w:t>
          </w:r>
        </w:sdtContent>
      </w:sdt>
      <w:r w:rsidR="003B498B">
        <w:rPr>
          <w:color w:val="000000"/>
        </w:rPr>
        <w:t xml:space="preserve">. </w:t>
      </w:r>
      <w:r w:rsidR="00721573">
        <w:rPr>
          <w:color w:val="000000"/>
        </w:rPr>
        <w:t>In the following</w:t>
      </w:r>
      <w:ins w:id="168" w:author="Brice, Amy" w:date="2022-01-25T12:35:00Z">
        <w:r w:rsidR="00545FF2">
          <w:rPr>
            <w:color w:val="000000"/>
          </w:rPr>
          <w:t xml:space="preserve"> subsections</w:t>
        </w:r>
      </w:ins>
      <w:r w:rsidR="00721573">
        <w:rPr>
          <w:color w:val="000000"/>
        </w:rPr>
        <w:t>, we review several commonly used metrics to evaluate time-series and ramp forecasts</w:t>
      </w:r>
      <w:r w:rsidR="004A2402">
        <w:rPr>
          <w:color w:val="000000"/>
        </w:rPr>
        <w:t xml:space="preserve"> for wind</w:t>
      </w:r>
      <w:del w:id="169" w:author="Brice, Amy" w:date="2022-01-25T12:44:00Z">
        <w:r w:rsidR="004A2402" w:rsidDel="00195FEB">
          <w:rPr>
            <w:color w:val="000000"/>
          </w:rPr>
          <w:delText>-</w:delText>
        </w:r>
      </w:del>
      <w:ins w:id="170" w:author="Brice, Amy" w:date="2022-01-25T12:44:00Z">
        <w:r w:rsidR="00195FEB">
          <w:rPr>
            <w:color w:val="000000"/>
          </w:rPr>
          <w:t xml:space="preserve"> </w:t>
        </w:r>
      </w:ins>
      <w:r w:rsidR="004A2402">
        <w:rPr>
          <w:color w:val="000000"/>
        </w:rPr>
        <w:t>energy applications</w:t>
      </w:r>
      <w:r w:rsidR="00721573">
        <w:rPr>
          <w:color w:val="000000"/>
        </w:rPr>
        <w:t xml:space="preserve">. </w:t>
      </w:r>
    </w:p>
    <w:p w14:paraId="553175A5" w14:textId="0CFAFE7F" w:rsidR="00E944F5" w:rsidRPr="007C0CF2" w:rsidRDefault="007C0CF2" w:rsidP="0063133B">
      <w:pPr>
        <w:pStyle w:val="Heading2"/>
        <w:rPr>
          <w:rFonts w:ascii="Times New Roman" w:hAnsi="Times New Roman"/>
          <w:sz w:val="24"/>
        </w:rPr>
      </w:pPr>
      <w:bookmarkStart w:id="171" w:name="_Ref90323683"/>
      <w:bookmarkStart w:id="172" w:name="_Toc94021870"/>
      <w:r w:rsidRPr="001502FC">
        <w:t>Single-value metri</w:t>
      </w:r>
      <w:r>
        <w:t>c</w:t>
      </w:r>
      <w:r w:rsidR="00FC2A6F">
        <w:t>s</w:t>
      </w:r>
      <w:r>
        <w:t xml:space="preserve"> for time series forecast</w:t>
      </w:r>
      <w:bookmarkEnd w:id="171"/>
      <w:r w:rsidR="00FC2A6F">
        <w:t>s</w:t>
      </w:r>
      <w:bookmarkEnd w:id="172"/>
    </w:p>
    <w:p w14:paraId="6129814C" w14:textId="7E5D1DB7" w:rsidR="001502FC" w:rsidRPr="001502FC" w:rsidRDefault="00307ADE" w:rsidP="00261380">
      <w:pPr>
        <w:pStyle w:val="BodyText"/>
        <w:rPr>
          <w:rFonts w:ascii="Times New Roman" w:hAnsi="Times New Roman"/>
          <w:sz w:val="24"/>
        </w:rPr>
      </w:pPr>
      <w:r>
        <w:t xml:space="preserve">This section focuses on </w:t>
      </w:r>
      <w:r w:rsidR="00266C3B">
        <w:t xml:space="preserve">metrics for </w:t>
      </w:r>
      <w:r w:rsidR="00C51E0C">
        <w:t>n</w:t>
      </w:r>
      <w:r w:rsidR="00376C0C" w:rsidRPr="001502FC">
        <w:t>on</w:t>
      </w:r>
      <w:del w:id="173" w:author="Anstedt, Sheri" w:date="2022-01-26T12:40:00Z">
        <w:r w:rsidR="00376C0C" w:rsidRPr="001502FC" w:rsidDel="001063AF">
          <w:delText>-</w:delText>
        </w:r>
      </w:del>
      <w:r w:rsidR="00376C0C" w:rsidRPr="001502FC">
        <w:t xml:space="preserve">probabilistic forecasts for </w:t>
      </w:r>
      <w:r w:rsidR="00376C0C">
        <w:t>continuous</w:t>
      </w:r>
      <w:r w:rsidR="00376C0C" w:rsidRPr="001502FC">
        <w:t xml:space="preserve"> predictands</w:t>
      </w:r>
      <w:r w:rsidR="00EE136F">
        <w:t xml:space="preserve">, which </w:t>
      </w:r>
      <w:del w:id="174" w:author="Brice, Amy" w:date="2022-01-25T12:50:00Z">
        <w:r w:rsidR="00EE136F" w:rsidDel="009B2832">
          <w:delText xml:space="preserve">is </w:delText>
        </w:r>
      </w:del>
      <w:ins w:id="175" w:author="Brice, Amy" w:date="2022-01-25T12:50:00Z">
        <w:r w:rsidR="009B2832">
          <w:t xml:space="preserve">are </w:t>
        </w:r>
      </w:ins>
      <w:r w:rsidR="009C3C97">
        <w:t>appropriate</w:t>
      </w:r>
      <w:r w:rsidR="00EE136F">
        <w:t xml:space="preserve"> </w:t>
      </w:r>
      <w:r w:rsidR="009C3C97">
        <w:t>for</w:t>
      </w:r>
      <w:r w:rsidR="00EE136F">
        <w:t xml:space="preserve"> </w:t>
      </w:r>
      <w:ins w:id="176" w:author="Brice, Amy" w:date="2022-01-25T12:50:00Z">
        <w:r w:rsidR="009B2832">
          <w:t xml:space="preserve">the </w:t>
        </w:r>
      </w:ins>
      <w:r w:rsidR="00BC7755">
        <w:t xml:space="preserve">deterministic </w:t>
      </w:r>
      <w:r w:rsidR="009C3C97">
        <w:t>time series evaluation</w:t>
      </w:r>
      <w:r w:rsidR="00B008E5">
        <w:t xml:space="preserve"> of wind speed or wind power forecast</w:t>
      </w:r>
      <w:r w:rsidR="00B815F5">
        <w:t>s</w:t>
      </w:r>
      <w:r w:rsidR="009C3C97">
        <w:t>.</w:t>
      </w:r>
      <w:r w:rsidR="005840F3">
        <w:t xml:space="preserve"> </w:t>
      </w:r>
      <w:r w:rsidR="00710948">
        <w:t>To begin</w:t>
      </w:r>
      <w:ins w:id="177" w:author="Brice, Amy" w:date="2022-01-25T12:50:00Z">
        <w:r w:rsidR="009B2832">
          <w:t>,</w:t>
        </w:r>
      </w:ins>
      <w:r w:rsidR="00710948">
        <w:t xml:space="preserve"> we briefly</w:t>
      </w:r>
      <w:r w:rsidR="009020EE">
        <w:t xml:space="preserve"> discuss</w:t>
      </w:r>
      <w:r w:rsidR="00A12F73">
        <w:t xml:space="preserve"> t</w:t>
      </w:r>
      <w:r w:rsidR="00E14246">
        <w:t>wo statistical properties</w:t>
      </w:r>
      <w:ins w:id="178" w:author="Anstedt, Sheri" w:date="2022-01-26T12:41:00Z">
        <w:r w:rsidR="001063AF">
          <w:t>:</w:t>
        </w:r>
      </w:ins>
      <w:del w:id="179" w:author="Anstedt, Sheri" w:date="2022-01-26T12:41:00Z">
        <w:r w:rsidR="00FA789B" w:rsidDel="001063AF">
          <w:delText>,</w:delText>
        </w:r>
      </w:del>
      <w:r w:rsidR="00FA789B">
        <w:t xml:space="preserve"> robustness and resistance. </w:t>
      </w:r>
      <w:r w:rsidR="005A5E3B">
        <w:t>A r</w:t>
      </w:r>
      <w:r w:rsidR="001502FC" w:rsidRPr="001502FC">
        <w:t>obust</w:t>
      </w:r>
      <w:r w:rsidR="005A5E3B">
        <w:t xml:space="preserve"> statistic is</w:t>
      </w:r>
      <w:r w:rsidR="001502FC" w:rsidRPr="001502FC">
        <w:t xml:space="preserve"> insensitive to assumptions </w:t>
      </w:r>
      <w:r w:rsidR="00B91A3C">
        <w:t>made on</w:t>
      </w:r>
      <w:r w:rsidR="001502FC" w:rsidRPr="001502FC">
        <w:t xml:space="preserve"> the nature of the data</w:t>
      </w:r>
      <w:r w:rsidR="00B91A3C">
        <w:t>, and a</w:t>
      </w:r>
      <w:r w:rsidR="00454ADF">
        <w:t xml:space="preserve"> </w:t>
      </w:r>
      <w:r w:rsidR="00F73102">
        <w:t>r</w:t>
      </w:r>
      <w:r w:rsidR="00454ADF" w:rsidRPr="001502FC">
        <w:t>esistan</w:t>
      </w:r>
      <w:r w:rsidR="00454ADF">
        <w:t>t statistic is</w:t>
      </w:r>
      <w:r w:rsidR="00454ADF" w:rsidRPr="001502FC">
        <w:t xml:space="preserve"> insensitive to a small portion of outliers</w:t>
      </w:r>
      <w:r w:rsidR="001502FC" w:rsidRPr="001502FC">
        <w:t xml:space="preserve"> </w:t>
      </w:r>
      <w:sdt>
        <w:sdtPr>
          <w:rPr>
            <w:color w:val="000000"/>
          </w:rPr>
          <w:tag w:val="MENDELEY_CITATION_v3_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"/>
          <w:id w:val="-129629166"/>
          <w:placeholder>
            <w:docPart w:val="DefaultPlaceholder_-1854013440"/>
          </w:placeholder>
        </w:sdtPr>
        <w:sdtEndPr/>
        <w:sdtContent>
          <w:r w:rsidR="002162CD" w:rsidRPr="002162CD">
            <w:rPr>
              <w:color w:val="000000"/>
            </w:rPr>
            <w:t>(Wilks 2011)</w:t>
          </w:r>
        </w:sdtContent>
      </w:sdt>
      <w:r w:rsidR="00AF476C">
        <w:rPr>
          <w:color w:val="000000"/>
        </w:rPr>
        <w:t xml:space="preserve">. </w:t>
      </w:r>
      <w:r w:rsidR="00FA789B">
        <w:t>For instance</w:t>
      </w:r>
      <w:r w:rsidR="00DE72C2">
        <w:t xml:space="preserve">, on </w:t>
      </w:r>
      <w:r w:rsidR="00C420D3">
        <w:t xml:space="preserve">the </w:t>
      </w:r>
      <w:r w:rsidR="00DE72C2">
        <w:t>one hand</w:t>
      </w:r>
      <w:r w:rsidR="00FA789B">
        <w:t>, a</w:t>
      </w:r>
      <w:r w:rsidR="000933B5">
        <w:t>n</w:t>
      </w:r>
      <w:r w:rsidR="00FA789B">
        <w:t xml:space="preserve"> arithmetic </w:t>
      </w:r>
      <w:r w:rsidR="00F23F67">
        <w:t>m</w:t>
      </w:r>
      <w:r w:rsidR="001502FC" w:rsidRPr="001502FC">
        <w:t xml:space="preserve">ean </w:t>
      </w:r>
      <w:r w:rsidR="00F23F67">
        <w:t xml:space="preserve">is not robust </w:t>
      </w:r>
      <w:r w:rsidR="004C40CD">
        <w:t>because</w:t>
      </w:r>
      <w:r w:rsidR="00EF5DAE">
        <w:t xml:space="preserve"> the mean does not</w:t>
      </w:r>
      <w:r w:rsidR="0097606C">
        <w:t xml:space="preserve"> </w:t>
      </w:r>
      <w:r w:rsidR="00BA1650">
        <w:t>adequately</w:t>
      </w:r>
      <w:r w:rsidR="0097606C">
        <w:t xml:space="preserve"> characterize</w:t>
      </w:r>
      <w:r w:rsidR="00EF5DAE">
        <w:t xml:space="preserve"> the center </w:t>
      </w:r>
      <w:r w:rsidR="0097606C">
        <w:t xml:space="preserve">of </w:t>
      </w:r>
      <w:r w:rsidR="00EF5DAE">
        <w:t>a non-</w:t>
      </w:r>
      <w:r w:rsidR="00C765A7">
        <w:t xml:space="preserve">Gaussian distribution </w:t>
      </w:r>
      <w:r w:rsidR="0097606C">
        <w:t xml:space="preserve">and may </w:t>
      </w:r>
      <w:r w:rsidR="000933B5">
        <w:t xml:space="preserve">result in misleading interpretations. An arithmetic mean is also not resistant </w:t>
      </w:r>
      <w:r w:rsidR="00AF476C">
        <w:t xml:space="preserve">because </w:t>
      </w:r>
      <w:r w:rsidR="00AC6ADB">
        <w:t xml:space="preserve">the mean </w:t>
      </w:r>
      <w:r w:rsidR="00204CA7">
        <w:t xml:space="preserve">can </w:t>
      </w:r>
      <w:r w:rsidR="00AC6ADB">
        <w:t xml:space="preserve">change </w:t>
      </w:r>
      <w:r w:rsidR="00204CA7">
        <w:t>drastically</w:t>
      </w:r>
      <w:r w:rsidR="00AC6ADB">
        <w:t xml:space="preserve"> when</w:t>
      </w:r>
      <w:r w:rsidR="00D74030">
        <w:t xml:space="preserve"> a</w:t>
      </w:r>
      <w:r w:rsidR="00AC6ADB">
        <w:t xml:space="preserve"> </w:t>
      </w:r>
      <w:r w:rsidR="001F2EAC">
        <w:t>few extreme</w:t>
      </w:r>
      <w:r w:rsidR="00D74030">
        <w:t xml:space="preserve"> </w:t>
      </w:r>
      <w:r w:rsidR="001F2EAC">
        <w:t>value</w:t>
      </w:r>
      <w:r w:rsidR="00D74030">
        <w:t>s</w:t>
      </w:r>
      <w:r w:rsidR="001F2EAC">
        <w:t xml:space="preserve"> </w:t>
      </w:r>
      <w:r w:rsidR="007B2C13">
        <w:t xml:space="preserve">are added to </w:t>
      </w:r>
      <w:r w:rsidR="00EB7A69">
        <w:t>the</w:t>
      </w:r>
      <w:r w:rsidR="007B2C13">
        <w:t xml:space="preserve"> data set</w:t>
      </w:r>
      <w:r w:rsidR="00EB7A69">
        <w:t>,</w:t>
      </w:r>
      <w:r w:rsidR="007B2C13">
        <w:t xml:space="preserve"> and </w:t>
      </w:r>
      <w:r w:rsidR="00EA1B15">
        <w:t xml:space="preserve">hence the mean </w:t>
      </w:r>
      <w:r w:rsidR="007B2C13">
        <w:t xml:space="preserve">does not </w:t>
      </w:r>
      <w:r w:rsidR="00EB7A69">
        <w:t>sufficiently</w:t>
      </w:r>
      <w:r w:rsidR="007B2C13">
        <w:t xml:space="preserve"> characterize the center of the </w:t>
      </w:r>
      <w:r w:rsidR="0000269D">
        <w:t>data set anymore</w:t>
      </w:r>
      <w:r w:rsidR="007B2C13">
        <w:t xml:space="preserve">. </w:t>
      </w:r>
      <w:r w:rsidR="00DE72C2">
        <w:t>On the other hand, the 50</w:t>
      </w:r>
      <w:r w:rsidR="00DE72C2" w:rsidRPr="00DE72C2">
        <w:rPr>
          <w:vertAlign w:val="superscript"/>
        </w:rPr>
        <w:t>th</w:t>
      </w:r>
      <w:r w:rsidR="00DE72C2">
        <w:t xml:space="preserve"> percentile of a data set, also known as the median, is robust and resistant</w:t>
      </w:r>
      <w:r w:rsidR="00DC42D7">
        <w:t xml:space="preserve"> because </w:t>
      </w:r>
      <w:r w:rsidR="00DC560E">
        <w:t>the median</w:t>
      </w:r>
      <w:r w:rsidR="00C63DEE">
        <w:t xml:space="preserve"> does not make any assumptions on the distribution of the data set and</w:t>
      </w:r>
      <w:r w:rsidR="00DC560E">
        <w:t xml:space="preserve"> is not influenced by</w:t>
      </w:r>
      <w:r w:rsidR="00C63DEE">
        <w:t xml:space="preserve"> </w:t>
      </w:r>
      <w:r w:rsidR="006478FE">
        <w:t xml:space="preserve">a </w:t>
      </w:r>
      <w:r w:rsidR="00C63DEE">
        <w:t>few</w:t>
      </w:r>
      <w:r w:rsidR="00DC560E">
        <w:t xml:space="preserve"> </w:t>
      </w:r>
      <w:r w:rsidR="00C63DEE">
        <w:t xml:space="preserve">outliers. </w:t>
      </w:r>
    </w:p>
    <w:p w14:paraId="77B8DFBA" w14:textId="10F123C6" w:rsidR="001502FC" w:rsidRPr="001502FC" w:rsidRDefault="003E660B" w:rsidP="006446B7">
      <w:pPr>
        <w:pStyle w:val="BodyText"/>
        <w:rPr>
          <w:rFonts w:ascii="Times New Roman" w:hAnsi="Times New Roman"/>
          <w:sz w:val="24"/>
        </w:rPr>
      </w:pPr>
      <w:r>
        <w:rPr>
          <w:color w:val="000000"/>
        </w:rPr>
        <w:t>The wind</w:t>
      </w:r>
      <w:ins w:id="180" w:author="Brice, Amy" w:date="2022-01-25T12:44:00Z">
        <w:r w:rsidR="00195FEB">
          <w:rPr>
            <w:color w:val="000000"/>
          </w:rPr>
          <w:t xml:space="preserve"> </w:t>
        </w:r>
      </w:ins>
      <w:del w:id="181" w:author="Brice, Amy" w:date="2022-01-25T12:44:00Z">
        <w:r w:rsidR="00CE70E4" w:rsidDel="00195FEB">
          <w:rPr>
            <w:color w:val="000000"/>
          </w:rPr>
          <w:delText>-</w:delText>
        </w:r>
      </w:del>
      <w:r>
        <w:rPr>
          <w:color w:val="000000"/>
        </w:rPr>
        <w:t xml:space="preserve">energy community </w:t>
      </w:r>
      <w:r w:rsidR="000952C8">
        <w:rPr>
          <w:color w:val="000000"/>
        </w:rPr>
        <w:t xml:space="preserve">recommends using </w:t>
      </w:r>
      <w:r w:rsidR="004F7CD2">
        <w:rPr>
          <w:color w:val="000000"/>
        </w:rPr>
        <w:t xml:space="preserve">the </w:t>
      </w:r>
      <w:r w:rsidR="000952C8">
        <w:rPr>
          <w:color w:val="000000"/>
        </w:rPr>
        <w:t>root</w:t>
      </w:r>
      <w:r w:rsidR="005C49F4">
        <w:rPr>
          <w:color w:val="000000"/>
        </w:rPr>
        <w:t>-</w:t>
      </w:r>
      <w:r w:rsidR="000952C8">
        <w:rPr>
          <w:color w:val="000000"/>
        </w:rPr>
        <w:t>mean</w:t>
      </w:r>
      <w:r w:rsidR="005C49F4">
        <w:rPr>
          <w:color w:val="000000"/>
        </w:rPr>
        <w:t>-</w:t>
      </w:r>
      <w:r w:rsidR="000952C8">
        <w:rPr>
          <w:color w:val="000000"/>
        </w:rPr>
        <w:t>square error (RMSE)</w:t>
      </w:r>
      <w:r w:rsidR="003E5EE6">
        <w:rPr>
          <w:color w:val="000000"/>
        </w:rPr>
        <w:t xml:space="preserve"> to evaluate </w:t>
      </w:r>
      <w:r w:rsidR="00136172">
        <w:rPr>
          <w:color w:val="000000"/>
        </w:rPr>
        <w:t>time series forecasts</w:t>
      </w:r>
      <w:r w:rsidR="000952C8">
        <w:rPr>
          <w:color w:val="000000"/>
        </w:rPr>
        <w:t xml:space="preserve"> </w:t>
      </w:r>
      <w:sdt>
        <w:sdtPr>
          <w:rPr>
            <w:color w:val="000000"/>
          </w:rPr>
          <w:tag w:val="MENDELEY_CITATION_v3_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"/>
          <w:id w:val="-1611894416"/>
          <w:placeholder>
            <w:docPart w:val="DefaultPlaceholder_-1854013440"/>
          </w:placeholder>
        </w:sdtPr>
        <w:sdtEndPr/>
        <w:sdtContent>
          <w:r w:rsidR="002162CD" w:rsidRPr="002162CD">
            <w:rPr>
              <w:color w:val="000000"/>
            </w:rPr>
            <w:t>(Möhrlen, Zack, and Lerner 2019; Draxl et al. 2019)</w:t>
          </w:r>
        </w:sdtContent>
      </w:sdt>
      <w:r w:rsidR="005E2185">
        <w:rPr>
          <w:color w:val="000000"/>
        </w:rPr>
        <w:t xml:space="preserve">. </w:t>
      </w:r>
      <w:r w:rsidR="00641F85">
        <w:rPr>
          <w:color w:val="000000"/>
        </w:rPr>
        <w:t xml:space="preserve">However, </w:t>
      </w:r>
      <w:r w:rsidR="004F7CD2">
        <w:rPr>
          <w:color w:val="000000"/>
        </w:rPr>
        <w:t xml:space="preserve">the </w:t>
      </w:r>
      <w:r w:rsidR="00641F85">
        <w:rPr>
          <w:color w:val="000000"/>
        </w:rPr>
        <w:t xml:space="preserve">RMSE is </w:t>
      </w:r>
      <w:r w:rsidR="008413DE">
        <w:rPr>
          <w:color w:val="000000"/>
        </w:rPr>
        <w:t>neither</w:t>
      </w:r>
      <w:r w:rsidR="00641F85">
        <w:rPr>
          <w:color w:val="000000"/>
        </w:rPr>
        <w:t xml:space="preserve"> robust nor resistant</w:t>
      </w:r>
      <w:r w:rsidR="002B3A81">
        <w:rPr>
          <w:color w:val="000000"/>
        </w:rPr>
        <w:t xml:space="preserve"> because it involves</w:t>
      </w:r>
      <w:r w:rsidR="004F7CD2">
        <w:rPr>
          <w:color w:val="000000"/>
        </w:rPr>
        <w:t xml:space="preserve"> the</w:t>
      </w:r>
      <w:r w:rsidR="00C607E1">
        <w:rPr>
          <w:color w:val="000000"/>
        </w:rPr>
        <w:t xml:space="preserve"> </w:t>
      </w:r>
      <w:r w:rsidR="00C607E1">
        <w:t>arithmetic m</w:t>
      </w:r>
      <w:r w:rsidR="00C607E1" w:rsidRPr="001502FC">
        <w:t>ean</w:t>
      </w:r>
      <w:r w:rsidR="00FA3203">
        <w:t>.</w:t>
      </w:r>
      <w:r w:rsidR="00DB3B3D">
        <w:t xml:space="preserve"> When a wind power forecast</w:t>
      </w:r>
      <w:r w:rsidR="001F4AD9">
        <w:t xml:space="preserve"> fails to predict </w:t>
      </w:r>
      <w:r w:rsidR="00F10E30">
        <w:t>power</w:t>
      </w:r>
      <w:r w:rsidR="00460A60">
        <w:t xml:space="preserve"> fluctuations for a short period</w:t>
      </w:r>
      <w:r w:rsidR="008C0520">
        <w:t xml:space="preserve">, which </w:t>
      </w:r>
      <w:r w:rsidR="00F10E30">
        <w:t>often takes place</w:t>
      </w:r>
      <w:r w:rsidR="008C0520">
        <w:t xml:space="preserve"> during</w:t>
      </w:r>
      <w:r w:rsidR="00460A60">
        <w:t xml:space="preserve"> </w:t>
      </w:r>
      <w:r w:rsidR="008C0520">
        <w:t xml:space="preserve">ramp events, </w:t>
      </w:r>
      <w:r w:rsidR="001230A7">
        <w:t xml:space="preserve">the </w:t>
      </w:r>
      <w:r w:rsidR="00460A60">
        <w:t>RMSE of the forecast can be</w:t>
      </w:r>
      <w:r w:rsidR="001230A7">
        <w:t xml:space="preserve"> overly</w:t>
      </w:r>
      <w:r w:rsidR="00460A60">
        <w:t xml:space="preserve"> </w:t>
      </w:r>
      <w:r w:rsidR="001230A7">
        <w:t>inflated</w:t>
      </w:r>
      <w:r w:rsidR="003F11B1">
        <w:t xml:space="preserve"> thanks to its </w:t>
      </w:r>
      <w:r w:rsidR="0051429A">
        <w:t>non</w:t>
      </w:r>
      <w:del w:id="182" w:author="Anstedt, Sheri" w:date="2022-01-26T12:41:00Z">
        <w:r w:rsidR="0051429A" w:rsidDel="001063AF">
          <w:delText>-</w:delText>
        </w:r>
      </w:del>
      <w:r w:rsidR="0051429A">
        <w:t>resistance</w:t>
      </w:r>
      <w:r w:rsidR="003F11B1">
        <w:t xml:space="preserve"> to outliers. </w:t>
      </w:r>
      <w:r w:rsidR="00631E46">
        <w:t>R</w:t>
      </w:r>
      <w:r w:rsidR="000857F0">
        <w:t xml:space="preserve">esearchers </w:t>
      </w:r>
      <w:r w:rsidR="00631E46">
        <w:t>have been using v</w:t>
      </w:r>
      <w:r w:rsidR="001502FC" w:rsidRPr="001502FC">
        <w:t>ariations of RMSE</w:t>
      </w:r>
      <w:r w:rsidR="00631E46">
        <w:t xml:space="preserve"> to mitigate RMSE’s weaknesses, such as n</w:t>
      </w:r>
      <w:r w:rsidR="006E5D7E">
        <w:t xml:space="preserve">ormalized </w:t>
      </w:r>
      <w:r w:rsidR="001502FC" w:rsidRPr="001502FC">
        <w:t>RMSE</w:t>
      </w:r>
      <w:r w:rsidR="007F5130">
        <w:t xml:space="preserve"> </w:t>
      </w:r>
      <w:sdt>
        <w:sdtPr>
          <w:rPr>
            <w:color w:val="000000"/>
          </w:rPr>
          <w:tag w:val="MENDELEY_CITATION_v3_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"/>
          <w:id w:val="-2058458118"/>
          <w:placeholder>
            <w:docPart w:val="DefaultPlaceholder_-1854013440"/>
          </w:placeholder>
        </w:sdtPr>
        <w:sdtEndPr/>
        <w:sdtContent>
          <w:r w:rsidR="002162CD" w:rsidRPr="002162CD">
            <w:rPr>
              <w:color w:val="000000"/>
            </w:rPr>
            <w:t>(Chakraborty and Elzarka 2018)</w:t>
          </w:r>
        </w:sdtContent>
      </w:sdt>
      <w:r w:rsidR="00631E46">
        <w:t xml:space="preserve"> and</w:t>
      </w:r>
      <w:r w:rsidR="001502FC" w:rsidRPr="001502FC">
        <w:t xml:space="preserve"> </w:t>
      </w:r>
      <w:r w:rsidR="00A31B69">
        <w:t xml:space="preserve">unbiased RMSE </w:t>
      </w:r>
      <w:sdt>
        <w:sdtPr>
          <w:rPr>
            <w:color w:val="000000"/>
          </w:rPr>
          <w:tag w:val="MENDELEY_CITATION_v3_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"/>
          <w:id w:val="1950503972"/>
          <w:placeholder>
            <w:docPart w:val="DefaultPlaceholder_-1854013440"/>
          </w:placeholder>
        </w:sdtPr>
        <w:sdtEndPr/>
        <w:sdtContent>
          <w:r w:rsidR="002162CD" w:rsidRPr="002162CD">
            <w:rPr>
              <w:color w:val="000000"/>
            </w:rPr>
            <w:t>(Entekhabi et al. 2010)</w:t>
          </w:r>
        </w:sdtContent>
      </w:sdt>
      <w:r w:rsidR="001502FC" w:rsidRPr="001502FC">
        <w:t>, but the</w:t>
      </w:r>
      <w:r w:rsidR="006446B7">
        <w:t xml:space="preserve"> augmentations</w:t>
      </w:r>
      <w:r w:rsidR="001502FC" w:rsidRPr="001502FC">
        <w:t xml:space="preserve"> do not fundamentally resolve its lack of </w:t>
      </w:r>
      <w:r w:rsidR="00EB7A69">
        <w:t xml:space="preserve">statistical </w:t>
      </w:r>
      <w:r w:rsidR="001502FC" w:rsidRPr="001502FC">
        <w:t>robustness and resistance</w:t>
      </w:r>
      <w:r w:rsidR="006446B7">
        <w:t xml:space="preserve">. </w:t>
      </w:r>
    </w:p>
    <w:p w14:paraId="6663890F" w14:textId="5188D362" w:rsidR="001502FC" w:rsidRDefault="001502FC" w:rsidP="00442173">
      <w:pPr>
        <w:pStyle w:val="BodyText"/>
      </w:pPr>
      <w:r w:rsidRPr="001502FC">
        <w:t>Experts from other fields</w:t>
      </w:r>
      <w:ins w:id="183" w:author="Anstedt, Sheri" w:date="2022-01-26T12:42:00Z">
        <w:r w:rsidR="001063AF">
          <w:t>,</w:t>
        </w:r>
      </w:ins>
      <w:r w:rsidRPr="001502FC">
        <w:t xml:space="preserve"> such as space weather forecasting </w:t>
      </w:r>
      <w:r w:rsidR="0029483C">
        <w:t>and soil sciences</w:t>
      </w:r>
      <w:ins w:id="184" w:author="Anstedt, Sheri" w:date="2022-01-26T12:42:00Z">
        <w:r w:rsidR="001063AF">
          <w:t>,</w:t>
        </w:r>
      </w:ins>
      <w:r w:rsidR="0029483C">
        <w:t xml:space="preserve"> </w:t>
      </w:r>
      <w:r w:rsidR="00CF2911">
        <w:t xml:space="preserve">have </w:t>
      </w:r>
      <w:r w:rsidRPr="001502FC">
        <w:t>propose</w:t>
      </w:r>
      <w:r w:rsidR="00CF2911">
        <w:t>d</w:t>
      </w:r>
      <w:r w:rsidRPr="001502FC">
        <w:t xml:space="preserve"> metrics</w:t>
      </w:r>
      <w:r w:rsidR="0029483C">
        <w:t xml:space="preserve"> </w:t>
      </w:r>
      <w:r w:rsidRPr="001502FC">
        <w:t>based on the relative magnitude between forecast and observed values</w:t>
      </w:r>
      <w:r w:rsidR="0029483C">
        <w:t>, such as mean absolute percentage error and its variant like</w:t>
      </w:r>
      <w:r w:rsidR="001C0915">
        <w:t xml:space="preserve"> the</w:t>
      </w:r>
      <w:r w:rsidR="0029483C">
        <w:t xml:space="preserve"> </w:t>
      </w:r>
      <w:r w:rsidR="00C023CD">
        <w:t>mean arctangent absolute percentage error</w:t>
      </w:r>
      <w:r w:rsidR="002C72F0">
        <w:t xml:space="preserve"> </w:t>
      </w:r>
      <w:sdt>
        <w:sdtPr>
          <w:rPr>
            <w:color w:val="000000"/>
          </w:rPr>
          <w:tag w:val="MENDELEY_CITATION_v3_eyJwcm9wZXJ0aWVzIjp7Im5vdGVJbmRleCI6MH0sImNpdGF0aW9uSUQiOiJNRU5ERUxFWV9DSVRBVElPTl9kZjExNDEwNi00NmEwLTRiYWUtOWE1ZC03YWY1NmM2NzEzOWUiLCJjaXRhdGlvbkl0ZW1zIjpbeyJpZCI6IjY2MWI5NGQ4LWRjMTAtMzU2My04MWJjLWZiYTE0Mzg5MjRiMCIsIml0ZW1EYXRhIjp7InR5cGUiOiJhcnRpY2xlLWpvdXJuYWwiLCJpZCI6IjY2MWI5NGQ4LWRjMTAtMzU2My04MWJjLWZiYTE0Mzg5MjRiMC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hY2Nlc3NlZCI6eyJkYXRlLXBhcnRzIjpbWzIwMjEsMTEsMjFdXX0sIkRPSSI6IjEwLjEwMTYvSi5JSkZPUkVDQVNULjIwMTUuMTIuMDAzIiwiSVNTTiI6IjAxNjkt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J9LCJpc1RlbXBvcmFyeSI6ZmFsc2V9XSwiaXNFZGl0ZWQiOmZhbHNlLCJtYW51YWxPdmVycmlkZSI6eyJpc01hbnVhbGx5T3ZlcnJpZGRlbiI6ZmFsc2UsIm1hbnVhbE92ZXJyaWRlVGV4dCI6IiIsImNpdGVwcm9jVGV4dCI6IihLaW0gYW5kIEtpbSAyMDE2KSJ9fQ=="/>
          <w:id w:val="-136269292"/>
          <w:placeholder>
            <w:docPart w:val="DefaultPlaceholder_-1854013440"/>
          </w:placeholder>
        </w:sdtPr>
        <w:sdtEndPr/>
        <w:sdtContent>
          <w:r w:rsidR="002162CD" w:rsidRPr="002162CD">
            <w:rPr>
              <w:color w:val="000000"/>
            </w:rPr>
            <w:t>(Kim and Kim 2016)</w:t>
          </w:r>
        </w:sdtContent>
      </w:sdt>
      <w:r w:rsidR="00366597">
        <w:t>.</w:t>
      </w:r>
      <w:r w:rsidR="002C795C">
        <w:t xml:space="preserve"> </w:t>
      </w:r>
      <w:r w:rsidR="009609C5">
        <w:t>M</w:t>
      </w:r>
      <w:r w:rsidR="002C795C">
        <w:t>edian symmetric accuracy is</w:t>
      </w:r>
      <w:r w:rsidR="002C795C" w:rsidRPr="002C795C">
        <w:t xml:space="preserve"> </w:t>
      </w:r>
      <w:r w:rsidR="00A00BE9">
        <w:t>a</w:t>
      </w:r>
      <w:r w:rsidR="00915F2A">
        <w:t>n example</w:t>
      </w:r>
      <w:r w:rsidR="009609C5">
        <w:t xml:space="preserve"> of such metrics</w:t>
      </w:r>
      <w:r w:rsidR="00915F2A">
        <w:t xml:space="preserve"> that is</w:t>
      </w:r>
      <w:r w:rsidR="00A00BE9">
        <w:t xml:space="preserve"> </w:t>
      </w:r>
      <w:r w:rsidR="009609C5">
        <w:t xml:space="preserve">both </w:t>
      </w:r>
      <w:r w:rsidR="002C795C">
        <w:t>robust and resistant</w:t>
      </w:r>
      <w:r w:rsidR="00366597">
        <w:t xml:space="preserve"> </w:t>
      </w:r>
      <w:sdt>
        <w:sdtPr>
          <w:rPr>
            <w:color w:val="000000"/>
          </w:rPr>
          <w:tag w:val="MENDELEY_CITATION_v3_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"/>
          <w:id w:val="-931207495"/>
          <w:placeholder>
            <w:docPart w:val="DefaultPlaceholder_-1854013440"/>
          </w:placeholder>
        </w:sdtPr>
        <w:sdtEndPr/>
        <w:sdtContent>
          <w:r w:rsidR="002162CD" w:rsidRPr="002162CD">
            <w:rPr>
              <w:color w:val="000000"/>
            </w:rPr>
            <w:t>(Morley, Brito, and Welling 2018; Liemohn et al. 2021)</w:t>
          </w:r>
        </w:sdtContent>
      </w:sdt>
      <w:r w:rsidR="00AA732E">
        <w:t xml:space="preserve">: </w:t>
      </w:r>
    </w:p>
    <w:p w14:paraId="4EFDC809" w14:textId="30908973" w:rsidR="00543FE2" w:rsidRPr="001502FC" w:rsidRDefault="005C00BE" w:rsidP="00442173">
      <w:pPr>
        <w:pStyle w:val="BodyText"/>
        <w:rPr>
          <w:rFonts w:ascii="Times New Roman" w:hAnsi="Times New Roman"/>
          <w:sz w:val="24"/>
        </w:rPr>
      </w:pPr>
      <m:oMathPara>
        <m:oMath>
          <m:r>
            <w:rPr>
              <w:rFonts w:ascii="Cambria Math" w:hAnsi="Cambria Math"/>
              <w:sz w:val="24"/>
            </w:rPr>
            <m:t>Median symmetric accuracy=100×</m:t>
          </m:r>
          <m:r>
            <m:rPr>
              <m:sty m:val="p"/>
            </m:rPr>
            <w:rPr>
              <w:rFonts w:ascii="Cambria Math" w:hAnsi="Cambria Math"/>
              <w:sz w:val="24"/>
            </w:rPr>
            <m:t>exp⁡</m:t>
          </m:r>
          <m:r>
            <w:rPr>
              <w:rFonts w:ascii="Cambria Math" w:hAnsi="Cambria Math"/>
              <w:sz w:val="24"/>
            </w:rPr>
            <m:t>(median</m:t>
          </m:r>
          <m:d>
            <m:dPr>
              <m:ctrlPr>
                <w:rPr>
                  <w:rFonts w:ascii="Cambria Math" w:hAnsi="Cambria Math"/>
                  <w:i/>
                  <w:sz w:val="24"/>
                </w:rPr>
              </m:ctrlPr>
            </m:dPr>
            <m:e>
              <m:d>
                <m:dPr>
                  <m:begChr m:val="|"/>
                  <m:endChr m:val="|"/>
                  <m:ctrlPr>
                    <w:rPr>
                      <w:rFonts w:ascii="Cambria Math" w:hAnsi="Cambria Math"/>
                      <w:i/>
                      <w:sz w:val="24"/>
                    </w:rPr>
                  </m:ctrlPr>
                </m:dPr>
                <m:e>
                  <m:r>
                    <w:rPr>
                      <w:rFonts w:ascii="Cambria Math" w:hAnsi="Cambria Math"/>
                      <w:sz w:val="24"/>
                    </w:rPr>
                    <m:t>ln</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forecast</m:t>
                          </m:r>
                        </m:e>
                        <m:sub>
                          <m:r>
                            <w:rPr>
                              <w:rFonts w:ascii="Cambria Math" w:hAnsi="Cambria Math"/>
                              <w:sz w:val="24"/>
                            </w:rPr>
                            <m:t>i</m:t>
                          </m:r>
                        </m:sub>
                      </m:sSub>
                    </m:num>
                    <m:den>
                      <m:sSub>
                        <m:sSubPr>
                          <m:ctrlPr>
                            <w:rPr>
                              <w:rFonts w:ascii="Cambria Math" w:hAnsi="Cambria Math"/>
                              <w:i/>
                              <w:sz w:val="24"/>
                            </w:rPr>
                          </m:ctrlPr>
                        </m:sSubPr>
                        <m:e>
                          <m:r>
                            <w:rPr>
                              <w:rFonts w:ascii="Cambria Math" w:hAnsi="Cambria Math"/>
                              <w:sz w:val="24"/>
                            </w:rPr>
                            <m:t>observation</m:t>
                          </m:r>
                        </m:e>
                        <m:sub>
                          <m:r>
                            <w:rPr>
                              <w:rFonts w:ascii="Cambria Math" w:hAnsi="Cambria Math"/>
                              <w:sz w:val="24"/>
                            </w:rPr>
                            <m:t>i</m:t>
                          </m:r>
                        </m:sub>
                      </m:sSub>
                    </m:den>
                  </m:f>
                </m:e>
              </m:d>
            </m:e>
          </m:d>
          <m:r>
            <w:rPr>
              <w:rFonts w:ascii="Cambria Math" w:hAnsi="Cambria Math"/>
              <w:sz w:val="24"/>
            </w:rPr>
            <m:t>-1)</m:t>
          </m:r>
        </m:oMath>
      </m:oMathPara>
    </w:p>
    <w:p w14:paraId="786D05F0" w14:textId="4EC62A5A" w:rsidR="001502FC" w:rsidRPr="001502FC" w:rsidRDefault="00FB342E" w:rsidP="009D53EE">
      <w:pPr>
        <w:pStyle w:val="BodyText"/>
        <w:rPr>
          <w:rFonts w:ascii="Times New Roman" w:hAnsi="Times New Roman"/>
          <w:sz w:val="24"/>
        </w:rPr>
      </w:pPr>
      <w:r>
        <w:lastRenderedPageBreak/>
        <w:t xml:space="preserve">However, </w:t>
      </w:r>
      <w:r w:rsidR="00A868CB">
        <w:t xml:space="preserve">metrics based on the </w:t>
      </w:r>
      <w:r w:rsidR="00FA01F4">
        <w:t>ratio</w:t>
      </w:r>
      <w:r w:rsidR="00A868CB">
        <w:t xml:space="preserve"> between forecast and observ</w:t>
      </w:r>
      <w:r w:rsidR="007B6B35">
        <w:t xml:space="preserve">ation are not ideal for wind power forecast evaluation. First, </w:t>
      </w:r>
      <w:r w:rsidR="00FA01F4">
        <w:t>such</w:t>
      </w:r>
      <w:r w:rsidR="007B6B35">
        <w:t xml:space="preserve"> </w:t>
      </w:r>
      <w:ins w:id="185" w:author="Brice, Amy" w:date="2022-01-25T12:53:00Z">
        <w:r w:rsidR="00D227E3">
          <w:t xml:space="preserve">a </w:t>
        </w:r>
      </w:ins>
      <w:r w:rsidR="007B6B35">
        <w:t>ratio</w:t>
      </w:r>
      <w:r w:rsidR="001502FC" w:rsidRPr="001502FC">
        <w:t xml:space="preserve"> for an observation-forecast pair of 20 MW and 10 MW and</w:t>
      </w:r>
      <w:r w:rsidR="006E51BC">
        <w:t xml:space="preserve"> </w:t>
      </w:r>
      <w:r w:rsidR="007F3040">
        <w:t>the ratio</w:t>
      </w:r>
      <w:r w:rsidR="006E51BC">
        <w:t xml:space="preserve"> for</w:t>
      </w:r>
      <w:r w:rsidR="001502FC" w:rsidRPr="001502FC">
        <w:t xml:space="preserve"> another pair of 200 MW and 100 MW</w:t>
      </w:r>
      <w:r w:rsidR="00333C5C">
        <w:t xml:space="preserve"> are the same</w:t>
      </w:r>
      <w:r w:rsidR="00E201BD">
        <w:t xml:space="preserve">. </w:t>
      </w:r>
      <w:r w:rsidR="00034B2E">
        <w:t xml:space="preserve">The fractional metric does not </w:t>
      </w:r>
      <w:r w:rsidR="00364FA8">
        <w:t>convey the m</w:t>
      </w:r>
      <w:r w:rsidR="00034B2E">
        <w:t xml:space="preserve">agnitude of the </w:t>
      </w:r>
      <w:r w:rsidR="00364FA8">
        <w:t xml:space="preserve">forecast </w:t>
      </w:r>
      <w:r w:rsidR="00034B2E">
        <w:t>error</w:t>
      </w:r>
      <w:r w:rsidR="00364FA8">
        <w:t xml:space="preserve">, which </w:t>
      </w:r>
      <w:r w:rsidR="00064552">
        <w:t>can have</w:t>
      </w:r>
      <w:r w:rsidR="00364FA8">
        <w:t xml:space="preserve"> substantial financial implications in wind</w:t>
      </w:r>
      <w:del w:id="186" w:author="Brice, Amy" w:date="2022-01-25T12:44:00Z">
        <w:r w:rsidR="006155FA" w:rsidDel="00195FEB">
          <w:delText>-</w:delText>
        </w:r>
      </w:del>
      <w:ins w:id="187" w:author="Brice, Amy" w:date="2022-01-25T12:44:00Z">
        <w:r w:rsidR="00195FEB">
          <w:t xml:space="preserve"> </w:t>
        </w:r>
      </w:ins>
      <w:r w:rsidR="00364FA8">
        <w:t>energy application</w:t>
      </w:r>
      <w:r w:rsidR="00555397">
        <w:t>s</w:t>
      </w:r>
      <w:r w:rsidR="00034B2E">
        <w:t xml:space="preserve">. </w:t>
      </w:r>
      <w:r w:rsidR="00C435EA">
        <w:t>Second,</w:t>
      </w:r>
      <w:r w:rsidR="00B11FDC">
        <w:t xml:space="preserve"> when </w:t>
      </w:r>
      <w:r w:rsidR="00716594">
        <w:t xml:space="preserve">the </w:t>
      </w:r>
      <w:r w:rsidR="00B11FDC">
        <w:t>observed power is 0</w:t>
      </w:r>
      <w:r w:rsidR="00716594">
        <w:t xml:space="preserve"> MW</w:t>
      </w:r>
      <w:r w:rsidR="00B11FDC">
        <w:t xml:space="preserve">, the ratio generates </w:t>
      </w:r>
      <w:r w:rsidR="00B11FDC" w:rsidRPr="001502FC">
        <w:t>mathematical error</w:t>
      </w:r>
      <w:r w:rsidR="00B11FDC">
        <w:t xml:space="preserve">s from division </w:t>
      </w:r>
      <w:r w:rsidR="00813A01">
        <w:t>by</w:t>
      </w:r>
      <w:r w:rsidR="00B11FDC">
        <w:t xml:space="preserve"> 0.</w:t>
      </w:r>
      <w:r w:rsidR="009D53EE">
        <w:t xml:space="preserve"> Even though median symmetric accuracy has many valuable traits, we </w:t>
      </w:r>
      <w:r w:rsidR="005A115F">
        <w:t>caution</w:t>
      </w:r>
      <w:r w:rsidR="001502FC" w:rsidRPr="001502FC">
        <w:t xml:space="preserve"> readers </w:t>
      </w:r>
      <w:r w:rsidR="0048132C">
        <w:t>on</w:t>
      </w:r>
      <w:r w:rsidR="001502FC" w:rsidRPr="001502FC">
        <w:t xml:space="preserve"> metrics that use relative magnitude between forecast and observed values. </w:t>
      </w:r>
    </w:p>
    <w:p w14:paraId="0380B12F" w14:textId="2BB53F81" w:rsidR="001502FC" w:rsidRPr="001502FC" w:rsidRDefault="00CD1F21" w:rsidP="00F230DD">
      <w:pPr>
        <w:pStyle w:val="BodyText"/>
        <w:rPr>
          <w:rFonts w:ascii="Times New Roman" w:hAnsi="Times New Roman"/>
          <w:sz w:val="24"/>
        </w:rPr>
      </w:pPr>
      <w:r>
        <w:t xml:space="preserve">To conclude, </w:t>
      </w:r>
      <w:r w:rsidR="00DC3DDA">
        <w:t xml:space="preserve">we suggest readers </w:t>
      </w:r>
      <w:del w:id="188" w:author="Brice, Amy" w:date="2022-01-25T12:54:00Z">
        <w:r w:rsidR="00DC3DDA" w:rsidDel="00D227E3">
          <w:delText xml:space="preserve">to </w:delText>
        </w:r>
      </w:del>
      <w:r w:rsidR="00DC3DDA">
        <w:t>use</w:t>
      </w:r>
      <w:r>
        <w:t xml:space="preserve"> </w:t>
      </w:r>
      <w:r w:rsidR="00D100F8">
        <w:t>robust and resistant metrics</w:t>
      </w:r>
      <w:r w:rsidR="00DC3DDA">
        <w:t xml:space="preserve"> in their analyses</w:t>
      </w:r>
      <w:del w:id="189" w:author="Brice, Amy" w:date="2022-01-25T12:54:00Z">
        <w:r w:rsidR="00E64AF1" w:rsidDel="00D227E3">
          <w:delText>,</w:delText>
        </w:r>
      </w:del>
      <w:r w:rsidR="00E64AF1" w:rsidRPr="00E64AF1">
        <w:t xml:space="preserve"> </w:t>
      </w:r>
      <w:r w:rsidR="00E64AF1">
        <w:t>in addition to the</w:t>
      </w:r>
      <w:r w:rsidR="0036306D">
        <w:t>ir</w:t>
      </w:r>
      <w:r w:rsidR="00E64AF1">
        <w:t xml:space="preserve"> established workflow using typical forecast evaluation metrics</w:t>
      </w:r>
      <w:r w:rsidR="00DC3DDA">
        <w:t>.</w:t>
      </w:r>
      <w:r w:rsidR="007B1C50">
        <w:t xml:space="preserve"> </w:t>
      </w:r>
      <w:r w:rsidR="001502FC" w:rsidRPr="001502FC">
        <w:t xml:space="preserve">One example </w:t>
      </w:r>
      <w:r w:rsidR="009C5B2C">
        <w:t xml:space="preserve">that we employed in this analysis, which </w:t>
      </w:r>
      <w:r w:rsidR="007D4E4D">
        <w:t>is</w:t>
      </w:r>
      <w:r w:rsidR="001502FC" w:rsidRPr="001502FC">
        <w:t xml:space="preserve"> robust and resistant </w:t>
      </w:r>
      <w:r w:rsidR="009C5B2C">
        <w:t>and which</w:t>
      </w:r>
      <w:r w:rsidR="001502FC" w:rsidRPr="001502FC">
        <w:t xml:space="preserve"> preserves the magnitude of the variable</w:t>
      </w:r>
      <w:r w:rsidR="007E1BA2">
        <w:t>,</w:t>
      </w:r>
      <w:r w:rsidR="001502FC" w:rsidRPr="001502FC">
        <w:t xml:space="preserve"> is</w:t>
      </w:r>
      <w:r w:rsidR="000070B2">
        <w:t xml:space="preserve"> the</w:t>
      </w:r>
      <w:r w:rsidR="001502FC" w:rsidRPr="001502FC">
        <w:t xml:space="preserve"> median absolute error</w:t>
      </w:r>
      <w:r w:rsidR="007D4E4D">
        <w:t xml:space="preserve">. </w:t>
      </w:r>
      <w:r w:rsidR="001B30EC">
        <w:t>We incorporated</w:t>
      </w:r>
      <w:r w:rsidR="000070B2">
        <w:t xml:space="preserve"> the median absolute error and other common metrics such as the RMSE, the mean bias, and the mean absolute error</w:t>
      </w:r>
      <w:r w:rsidR="001B30EC">
        <w:t xml:space="preserve"> in the existing version of WE-Validate. </w:t>
      </w:r>
    </w:p>
    <w:p w14:paraId="7B1A03FB" w14:textId="063470A5" w:rsidR="001502FC" w:rsidRPr="001502FC" w:rsidRDefault="00F32692" w:rsidP="00F32692">
      <w:pPr>
        <w:pStyle w:val="Heading2"/>
        <w:rPr>
          <w:rFonts w:ascii="Times New Roman" w:hAnsi="Times New Roman"/>
          <w:sz w:val="24"/>
        </w:rPr>
      </w:pPr>
      <w:bookmarkStart w:id="190" w:name="_Ref90323665"/>
      <w:bookmarkStart w:id="191" w:name="_Toc94021871"/>
      <w:r>
        <w:t>Metrics for r</w:t>
      </w:r>
      <w:r w:rsidR="001502FC" w:rsidRPr="001502FC">
        <w:t>amp forecasts</w:t>
      </w:r>
      <w:bookmarkEnd w:id="190"/>
      <w:bookmarkEnd w:id="191"/>
    </w:p>
    <w:p w14:paraId="0BDF00BF" w14:textId="1D71A5C3" w:rsidR="00F76AF0" w:rsidRDefault="00BC7755" w:rsidP="00D639EE">
      <w:pPr>
        <w:pStyle w:val="BodyText"/>
      </w:pPr>
      <w:r>
        <w:t>This section focuses on</w:t>
      </w:r>
      <w:r w:rsidR="00AE2AAE">
        <w:t xml:space="preserve"> metrics for</w:t>
      </w:r>
      <w:r>
        <w:t xml:space="preserve"> n</w:t>
      </w:r>
      <w:r w:rsidR="001502FC" w:rsidRPr="001502FC">
        <w:t>on</w:t>
      </w:r>
      <w:del w:id="192" w:author="Anstedt, Sheri" w:date="2022-01-26T12:43:00Z">
        <w:r w:rsidR="001502FC" w:rsidRPr="001502FC" w:rsidDel="001063AF">
          <w:delText>-</w:delText>
        </w:r>
      </w:del>
      <w:r w:rsidR="001502FC" w:rsidRPr="001502FC">
        <w:t>probabilistic forecasts for discrete predictands</w:t>
      </w:r>
      <w:r w:rsidR="00F74180">
        <w:t xml:space="preserve">, which </w:t>
      </w:r>
      <w:r w:rsidR="002B29B9">
        <w:t>are</w:t>
      </w:r>
      <w:r w:rsidR="00F74180">
        <w:t xml:space="preserve"> appropriate for </w:t>
      </w:r>
      <w:r w:rsidR="00752CEC">
        <w:t xml:space="preserve">evaluating </w:t>
      </w:r>
      <w:r w:rsidR="00B77D7A">
        <w:t xml:space="preserve">deterministic </w:t>
      </w:r>
      <w:r w:rsidR="0051108C">
        <w:t xml:space="preserve">wind </w:t>
      </w:r>
      <w:r w:rsidR="00F74180">
        <w:t xml:space="preserve">ramp event forecasts. </w:t>
      </w:r>
      <w:r w:rsidR="00882B28">
        <w:t>Wind</w:t>
      </w:r>
      <w:ins w:id="193" w:author="Brice, Amy" w:date="2022-01-25T12:09:00Z">
        <w:r w:rsidR="008D40D4">
          <w:t xml:space="preserve"> </w:t>
        </w:r>
      </w:ins>
      <w:del w:id="194" w:author="Brice, Amy" w:date="2022-01-25T12:09:00Z">
        <w:r w:rsidR="00BE7776" w:rsidDel="008D40D4">
          <w:delText>-</w:delText>
        </w:r>
      </w:del>
      <w:r w:rsidR="00882B28">
        <w:t xml:space="preserve">ramp events </w:t>
      </w:r>
      <w:r w:rsidR="001F1A3C">
        <w:t>add power-generation variability</w:t>
      </w:r>
      <w:r w:rsidR="00BE7776">
        <w:t xml:space="preserve"> and pose challenges</w:t>
      </w:r>
      <w:r w:rsidR="001F1A3C">
        <w:t xml:space="preserve"> </w:t>
      </w:r>
      <w:r w:rsidR="00BE7776">
        <w:t>to the grid, and</w:t>
      </w:r>
      <w:r w:rsidR="00882B28">
        <w:t xml:space="preserve"> </w:t>
      </w:r>
      <w:commentRangeStart w:id="195"/>
      <w:r w:rsidR="00BE7776">
        <w:t>a</w:t>
      </w:r>
      <w:r w:rsidR="003E642D">
        <w:t xml:space="preserve"> library of studies has </w:t>
      </w:r>
      <w:commentRangeEnd w:id="195"/>
      <w:r w:rsidR="00D227E3">
        <w:rPr>
          <w:rStyle w:val="CommentReference"/>
        </w:rPr>
        <w:commentReference w:id="195"/>
      </w:r>
      <w:r w:rsidR="003E642D">
        <w:t>been dedicated to wind</w:t>
      </w:r>
      <w:ins w:id="196" w:author="Brice, Amy" w:date="2022-01-25T12:09:00Z">
        <w:r w:rsidR="008D40D4">
          <w:t xml:space="preserve"> </w:t>
        </w:r>
      </w:ins>
      <w:del w:id="197" w:author="Brice, Amy" w:date="2022-01-25T12:09:00Z">
        <w:r w:rsidR="00BE7776" w:rsidDel="008D40D4">
          <w:delText>-</w:delText>
        </w:r>
      </w:del>
      <w:r w:rsidR="003E642D">
        <w:t>ramp</w:t>
      </w:r>
      <w:r w:rsidR="00BE7776">
        <w:t xml:space="preserve"> detection,</w:t>
      </w:r>
      <w:r w:rsidR="003E642D">
        <w:t xml:space="preserve"> forecast</w:t>
      </w:r>
      <w:r w:rsidR="00BE7776">
        <w:t>ing,</w:t>
      </w:r>
      <w:r w:rsidR="003E642D">
        <w:t xml:space="preserve"> and </w:t>
      </w:r>
      <w:r w:rsidR="00784F29">
        <w:t xml:space="preserve">evaluation </w:t>
      </w:r>
      <w:r w:rsidR="003E642D">
        <w:t xml:space="preserve">metrics </w:t>
      </w:r>
      <w:sdt>
        <w:sdtPr>
          <w:rPr>
            <w:color w:val="000000"/>
          </w:rPr>
          <w:tag w:val="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"/>
          <w:id w:val="-1862815498"/>
          <w:placeholder>
            <w:docPart w:val="230386D5692DB9469E0799B03D3714CE"/>
          </w:placeholder>
        </w:sdtPr>
        <w:sdtEndPr/>
        <w:sdtContent>
          <w:r w:rsidR="002162CD" w:rsidRPr="002162CD">
            <w:rPr>
              <w:color w:val="000000"/>
            </w:rPr>
            <w:t>(Gallego-Castillo, Cuerva-Tejero, and Lopez-Garcia 2015; Cui et al. 2017; Zhang et al. 2017; Hannesdóttir and Kelly 2019; Cheneka, Watson, and Basu 2020; Dorado-Moreno et al. 2017; Ouyang et al. 2017; Sevlian and Rajagopal 2013; Ferreira et al. 2011)</w:t>
          </w:r>
        </w:sdtContent>
      </w:sdt>
      <w:r w:rsidR="003E642D">
        <w:rPr>
          <w:color w:val="000000"/>
        </w:rPr>
        <w:t xml:space="preserve">. </w:t>
      </w:r>
      <w:r w:rsidR="00D639EE">
        <w:rPr>
          <w:color w:val="000000"/>
        </w:rPr>
        <w:t xml:space="preserve">Researchers at the </w:t>
      </w:r>
      <w:r w:rsidR="00D639EE" w:rsidRPr="00D639EE">
        <w:rPr>
          <w:color w:val="000000"/>
        </w:rPr>
        <w:t>National Oceanic and Atmospheric Administration</w:t>
      </w:r>
      <w:r w:rsidR="00D639EE">
        <w:rPr>
          <w:color w:val="000000"/>
        </w:rPr>
        <w:t xml:space="preserve"> also developed a </w:t>
      </w:r>
      <w:r w:rsidR="00C460B7">
        <w:rPr>
          <w:color w:val="000000"/>
        </w:rPr>
        <w:t>software</w:t>
      </w:r>
      <w:r w:rsidR="00FE60CF">
        <w:rPr>
          <w:color w:val="000000"/>
        </w:rPr>
        <w:t xml:space="preserve"> package</w:t>
      </w:r>
      <w:r w:rsidR="00C460B7">
        <w:rPr>
          <w:color w:val="000000"/>
        </w:rPr>
        <w:t xml:space="preserve">, </w:t>
      </w:r>
      <w:r w:rsidR="00BE2010">
        <w:rPr>
          <w:color w:val="000000"/>
        </w:rPr>
        <w:t xml:space="preserve">the </w:t>
      </w:r>
      <w:r w:rsidR="00EC3ACE">
        <w:t xml:space="preserve">Ramp </w:t>
      </w:r>
      <w:r w:rsidR="00C460B7">
        <w:t>T</w:t>
      </w:r>
      <w:r w:rsidR="00EC3ACE">
        <w:t xml:space="preserve">ool </w:t>
      </w:r>
      <w:r w:rsidR="00C460B7">
        <w:t>and Metric, that</w:t>
      </w:r>
      <w:r w:rsidR="00E74A4A">
        <w:t xml:space="preserve"> uses</w:t>
      </w:r>
      <w:r w:rsidR="008014DB">
        <w:t xml:space="preserve"> a set of </w:t>
      </w:r>
      <w:r w:rsidR="00E74A4A">
        <w:t>ramp detection definitions and</w:t>
      </w:r>
      <w:r w:rsidR="00133012">
        <w:t xml:space="preserve"> sophisticated</w:t>
      </w:r>
      <w:r w:rsidR="00E74A4A">
        <w:t xml:space="preserve"> skill scores</w:t>
      </w:r>
      <w:r w:rsidR="008014DB">
        <w:t xml:space="preserve"> to evaluate ramp forecasts</w:t>
      </w:r>
      <w:r w:rsidR="00E74A4A">
        <w:t xml:space="preserve"> </w:t>
      </w:r>
      <w:sdt>
        <w:sdtPr>
          <w:rPr>
            <w:color w:val="000000"/>
          </w:rPr>
          <w:tag w:val="MENDELEY_CITATION_v3_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"/>
          <w:id w:val="397947892"/>
          <w:placeholder>
            <w:docPart w:val="DefaultPlaceholder_-1854013440"/>
          </w:placeholder>
        </w:sdtPr>
        <w:sdtEndPr/>
        <w:sdtContent>
          <w:r w:rsidR="002162CD" w:rsidRPr="002162CD">
            <w:rPr>
              <w:color w:val="000000"/>
            </w:rPr>
            <w:t>(Bianco et al. 2016)</w:t>
          </w:r>
        </w:sdtContent>
      </w:sdt>
      <w:r w:rsidR="007465D1">
        <w:rPr>
          <w:color w:val="000000"/>
        </w:rPr>
        <w:t xml:space="preserve">. </w:t>
      </w:r>
      <w:r w:rsidR="00E76C99">
        <w:rPr>
          <w:color w:val="000000"/>
        </w:rPr>
        <w:t>In this section, w</w:t>
      </w:r>
      <w:r w:rsidR="007465D1">
        <w:rPr>
          <w:color w:val="000000"/>
        </w:rPr>
        <w:t xml:space="preserve">e </w:t>
      </w:r>
      <w:r w:rsidR="0004432A">
        <w:rPr>
          <w:color w:val="000000"/>
        </w:rPr>
        <w:t xml:space="preserve">discuss </w:t>
      </w:r>
      <w:r w:rsidR="00A252E5">
        <w:rPr>
          <w:color w:val="000000"/>
        </w:rPr>
        <w:t>several</w:t>
      </w:r>
      <w:r w:rsidR="0004432A">
        <w:rPr>
          <w:color w:val="000000"/>
        </w:rPr>
        <w:t xml:space="preserve"> </w:t>
      </w:r>
      <w:r w:rsidR="00186997">
        <w:rPr>
          <w:color w:val="000000"/>
        </w:rPr>
        <w:t xml:space="preserve">commonly used </w:t>
      </w:r>
      <w:r w:rsidR="0004432A">
        <w:rPr>
          <w:color w:val="000000"/>
        </w:rPr>
        <w:t>ramp metrics that have been incorporated into WE-Validate</w:t>
      </w:r>
      <w:r w:rsidR="005B0363">
        <w:rPr>
          <w:color w:val="000000"/>
        </w:rPr>
        <w:t xml:space="preserve"> (</w:t>
      </w:r>
      <w:r w:rsidR="005B0363" w:rsidRPr="004F15DE">
        <w:rPr>
          <w:szCs w:val="22"/>
        </w:rPr>
        <w:t>Sect</w:t>
      </w:r>
      <w:r w:rsidR="005B0363">
        <w:rPr>
          <w:szCs w:val="22"/>
        </w:rPr>
        <w:t>ion</w:t>
      </w:r>
      <w:r w:rsidR="005B0363" w:rsidRPr="004F15DE">
        <w:rPr>
          <w:szCs w:val="22"/>
        </w:rPr>
        <w:t xml:space="preserve"> </w:t>
      </w:r>
      <w:r w:rsidR="005B0363">
        <w:rPr>
          <w:szCs w:val="22"/>
        </w:rPr>
        <w:fldChar w:fldCharType="begin"/>
      </w:r>
      <w:r w:rsidR="005B0363">
        <w:rPr>
          <w:szCs w:val="22"/>
        </w:rPr>
        <w:instrText xml:space="preserve"> REF _Ref89954061 \r \h </w:instrText>
      </w:r>
      <w:r w:rsidR="005B0363">
        <w:rPr>
          <w:szCs w:val="22"/>
        </w:rPr>
      </w:r>
      <w:r w:rsidR="005B0363">
        <w:rPr>
          <w:szCs w:val="22"/>
        </w:rPr>
        <w:fldChar w:fldCharType="separate"/>
      </w:r>
      <w:r w:rsidR="009F2393">
        <w:rPr>
          <w:szCs w:val="22"/>
        </w:rPr>
        <w:t>2.0</w:t>
      </w:r>
      <w:r w:rsidR="005B0363">
        <w:rPr>
          <w:szCs w:val="22"/>
        </w:rPr>
        <w:fldChar w:fldCharType="end"/>
      </w:r>
      <w:r w:rsidR="005B0363">
        <w:rPr>
          <w:szCs w:val="22"/>
        </w:rPr>
        <w:t>)</w:t>
      </w:r>
      <w:r w:rsidR="00881FEB">
        <w:rPr>
          <w:szCs w:val="22"/>
        </w:rPr>
        <w:t xml:space="preserve">. </w:t>
      </w:r>
    </w:p>
    <w:p w14:paraId="288A487C" w14:textId="18B96E63" w:rsidR="00B258F9" w:rsidRDefault="00FD67CF" w:rsidP="00B258F9">
      <w:pPr>
        <w:pStyle w:val="BodyText"/>
      </w:pPr>
      <w:r>
        <w:t>We use</w:t>
      </w:r>
      <w:r w:rsidR="001E07AC">
        <w:t xml:space="preserve"> </w:t>
      </w:r>
      <w:r w:rsidR="0038376A">
        <w:t>a</w:t>
      </w:r>
      <w:r>
        <w:t xml:space="preserve"> 2x2 contingency table</w:t>
      </w:r>
      <w:r w:rsidR="00284915">
        <w:t xml:space="preserve"> to evaluate d</w:t>
      </w:r>
      <w:r w:rsidR="00284915" w:rsidRPr="001502FC">
        <w:t>eterministic wind ramp forecast</w:t>
      </w:r>
      <w:r w:rsidR="00284915">
        <w:t>s</w:t>
      </w:r>
      <w:r w:rsidR="00324ABB">
        <w:t xml:space="preserve"> compared to observations</w:t>
      </w:r>
      <w:r w:rsidR="00284915">
        <w:t>, where the four categories are true positive</w:t>
      </w:r>
      <w:r w:rsidR="00B258F9">
        <w:t xml:space="preserve"> (TP)</w:t>
      </w:r>
      <w:r w:rsidR="00EF2ADA">
        <w:t xml:space="preserve"> or hit</w:t>
      </w:r>
      <w:r w:rsidR="00284915">
        <w:t xml:space="preserve">, </w:t>
      </w:r>
      <w:r w:rsidR="008E1F4D">
        <w:t>false positive</w:t>
      </w:r>
      <w:r w:rsidR="00B258F9">
        <w:t xml:space="preserve"> (FP)</w:t>
      </w:r>
      <w:r w:rsidR="00EF2ADA">
        <w:t xml:space="preserve"> or false alarm</w:t>
      </w:r>
      <w:r w:rsidR="008E1F4D">
        <w:t>, false negative</w:t>
      </w:r>
      <w:r w:rsidR="00B258F9">
        <w:t xml:space="preserve"> (FN)</w:t>
      </w:r>
      <w:r w:rsidR="00EF2ADA">
        <w:t xml:space="preserve"> or miss</w:t>
      </w:r>
      <w:r w:rsidR="008E1F4D">
        <w:t>, and true negative</w:t>
      </w:r>
      <w:r w:rsidR="00B258F9">
        <w:t xml:space="preserve"> (TN)</w:t>
      </w:r>
      <w:r w:rsidR="008E1F4D">
        <w:t xml:space="preserve">. </w:t>
      </w:r>
      <w:r w:rsidR="002D75CB">
        <w:t xml:space="preserve">Mathematical combinations of the four categories yield </w:t>
      </w:r>
      <w:r w:rsidR="00E05863">
        <w:t xml:space="preserve">useful </w:t>
      </w:r>
      <w:r w:rsidR="002D75CB">
        <w:t xml:space="preserve">scalar attributes </w:t>
      </w:r>
      <w:r w:rsidR="00E05863">
        <w:t xml:space="preserve">for ramp forecast evaluation, and we list several that are discussed in this manuscript: </w:t>
      </w:r>
    </w:p>
    <w:p w14:paraId="159D90E4" w14:textId="5F77FE19" w:rsidR="00E05863" w:rsidRPr="00D66125" w:rsidRDefault="00E05863" w:rsidP="00B258F9">
      <w:pPr>
        <w:pStyle w:val="BodyText"/>
      </w:pPr>
      <m:oMathPara>
        <m:oMath>
          <m:r>
            <w:rPr>
              <w:rFonts w:ascii="Cambria Math" w:hAnsi="Cambria Math"/>
            </w:rPr>
            <m:t xml:space="preserve">Probability of detection </m:t>
          </m:r>
          <m:d>
            <m:dPr>
              <m:ctrlPr>
                <w:rPr>
                  <w:rFonts w:ascii="Cambria Math" w:hAnsi="Cambria Math"/>
                  <w:i/>
                </w:rPr>
              </m:ctrlPr>
            </m:dPr>
            <m:e>
              <m:r>
                <w:rPr>
                  <w:rFonts w:ascii="Cambria Math" w:hAnsi="Cambria Math"/>
                </w:rPr>
                <m:t>POD</m:t>
              </m:r>
            </m:e>
          </m:d>
          <m:r>
            <w:rPr>
              <w:rFonts w:ascii="Cambria Math" w:hAnsi="Cambria Math"/>
            </w:rPr>
            <m:t xml:space="preserve"> or hit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48DAE970" w14:textId="2484213C" w:rsidR="00D66125" w:rsidRDefault="0084424A" w:rsidP="00B258F9">
      <w:pPr>
        <w:pStyle w:val="BodyText"/>
      </w:pPr>
      <w:r>
        <w:t xml:space="preserve">which is the ratio </w:t>
      </w:r>
      <w:r w:rsidR="00551EFF">
        <w:t xml:space="preserve">of </w:t>
      </w:r>
      <w:r>
        <w:t xml:space="preserve">correct forecasts </w:t>
      </w:r>
      <w:r w:rsidR="004604A1">
        <w:t>to observed ramps</w:t>
      </w:r>
      <w:r w:rsidR="00551EFF">
        <w:t xml:space="preserve">, and </w:t>
      </w:r>
      <w:r w:rsidR="00E54981">
        <w:t>a</w:t>
      </w:r>
      <w:r w:rsidR="001D6D37">
        <w:t xml:space="preserve"> forecast with a</w:t>
      </w:r>
      <w:r w:rsidR="00E54981">
        <w:t xml:space="preserve"> </w:t>
      </w:r>
      <w:r w:rsidR="00551EFF">
        <w:t xml:space="preserve">higher POD </w:t>
      </w:r>
      <w:r w:rsidR="00E54981">
        <w:t>is more favorable;</w:t>
      </w:r>
      <w:r w:rsidR="00D66125">
        <w:t xml:space="preserve"> </w:t>
      </w:r>
    </w:p>
    <w:p w14:paraId="128C5A5A" w14:textId="757DAE27" w:rsidR="00A42491" w:rsidRPr="00551EFF" w:rsidRDefault="00A42491" w:rsidP="00A42491">
      <w:pPr>
        <w:pStyle w:val="BodyText"/>
      </w:pPr>
      <m:oMathPara>
        <m:oMath>
          <m:r>
            <w:rPr>
              <w:rFonts w:ascii="Cambria Math" w:hAnsi="Cambria Math"/>
            </w:rPr>
            <m:t>False alarm ratio=</m:t>
          </m:r>
          <m:f>
            <m:fPr>
              <m:ctrlPr>
                <w:rPr>
                  <w:rFonts w:ascii="Cambria Math" w:hAnsi="Cambria Math"/>
                  <w:i/>
                </w:rPr>
              </m:ctrlPr>
            </m:fPr>
            <m:num>
              <m:r>
                <w:rPr>
                  <w:rFonts w:ascii="Cambria Math" w:hAnsi="Cambria Math"/>
                </w:rPr>
                <m:t>FP</m:t>
              </m:r>
            </m:num>
            <m:den>
              <m:r>
                <w:rPr>
                  <w:rFonts w:ascii="Cambria Math" w:hAnsi="Cambria Math"/>
                </w:rPr>
                <m:t>TP+FP</m:t>
              </m:r>
            </m:den>
          </m:f>
        </m:oMath>
      </m:oMathPara>
    </w:p>
    <w:p w14:paraId="718F090C" w14:textId="1D24BA6F" w:rsidR="00551EFF" w:rsidRDefault="00551EFF" w:rsidP="00A42491">
      <w:pPr>
        <w:pStyle w:val="BodyText"/>
      </w:pPr>
      <w:r>
        <w:t>which is</w:t>
      </w:r>
      <w:r w:rsidR="007047F8">
        <w:t xml:space="preserve"> the</w:t>
      </w:r>
      <w:r>
        <w:t xml:space="preserve"> </w:t>
      </w:r>
      <w:r w:rsidR="003A41C3">
        <w:t xml:space="preserve">percentage of forecast ramps </w:t>
      </w:r>
      <w:r w:rsidR="00585C4E">
        <w:t xml:space="preserve">that </w:t>
      </w:r>
      <w:del w:id="198" w:author="Brice, Amy" w:date="2022-01-25T12:58:00Z">
        <w:r w:rsidR="00585C4E" w:rsidDel="00D227E3">
          <w:delText xml:space="preserve">is </w:delText>
        </w:r>
      </w:del>
      <w:ins w:id="199" w:author="Brice, Amy" w:date="2022-01-25T12:58:00Z">
        <w:r w:rsidR="00D227E3">
          <w:t xml:space="preserve">are </w:t>
        </w:r>
      </w:ins>
      <w:r w:rsidR="00585C4E">
        <w:t>wrong</w:t>
      </w:r>
      <w:r w:rsidR="00E4527E">
        <w:t xml:space="preserve">, and </w:t>
      </w:r>
      <w:r w:rsidR="001D6D37">
        <w:t xml:space="preserve">a forecast with </w:t>
      </w:r>
      <w:r w:rsidR="00E4527E">
        <w:t>a lower false alarm ratio is more favorable</w:t>
      </w:r>
      <w:r w:rsidR="00585C4E">
        <w:t xml:space="preserve">; </w:t>
      </w:r>
    </w:p>
    <w:p w14:paraId="0152E550" w14:textId="565B09CC" w:rsidR="001F3748" w:rsidRPr="00025597" w:rsidRDefault="00305F07" w:rsidP="001F3748">
      <w:pPr>
        <w:pStyle w:val="BodyText"/>
      </w:pPr>
      <m:oMathPara>
        <m:oMath>
          <m:r>
            <w:rPr>
              <w:rFonts w:ascii="Cambria Math" w:hAnsi="Cambria Math"/>
            </w:rPr>
            <m:t>Success ratio (SR) or forecast accuracy=</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=1-False alarm ratio</m:t>
          </m:r>
        </m:oMath>
      </m:oMathPara>
    </w:p>
    <w:p w14:paraId="7D93AD9C" w14:textId="4717B4FD" w:rsidR="00025597" w:rsidRPr="00B726D4" w:rsidRDefault="00025597" w:rsidP="001F3748">
      <w:pPr>
        <w:pStyle w:val="BodyText"/>
      </w:pPr>
      <w:r>
        <w:lastRenderedPageBreak/>
        <w:t xml:space="preserve">which is </w:t>
      </w:r>
      <w:r w:rsidR="007047F8">
        <w:t xml:space="preserve">the percentage of forecast ramps that </w:t>
      </w:r>
      <w:del w:id="200" w:author="Brice, Amy" w:date="2022-01-25T12:58:00Z">
        <w:r w:rsidR="007047F8" w:rsidDel="00D227E3">
          <w:delText xml:space="preserve">is </w:delText>
        </w:r>
      </w:del>
      <w:ins w:id="201" w:author="Brice, Amy" w:date="2022-01-25T12:58:00Z">
        <w:r w:rsidR="00D227E3">
          <w:t xml:space="preserve">are </w:t>
        </w:r>
      </w:ins>
      <w:r w:rsidR="007047F8">
        <w:t>right</w:t>
      </w:r>
      <w:r w:rsidR="00E4527E">
        <w:t xml:space="preserve">, and </w:t>
      </w:r>
      <w:r w:rsidR="001D6D37">
        <w:t xml:space="preserve">a forecast with </w:t>
      </w:r>
      <w:r w:rsidR="00E4527E">
        <w:t>a higher SR is more favorable</w:t>
      </w:r>
      <w:r w:rsidR="007047F8">
        <w:t xml:space="preserve">; </w:t>
      </w:r>
    </w:p>
    <w:p w14:paraId="724E817C" w14:textId="776F13C9" w:rsidR="00B726D4" w:rsidRPr="00EE1433" w:rsidRDefault="00B726D4" w:rsidP="00B726D4">
      <w:pPr>
        <w:pStyle w:val="BodyText"/>
      </w:pPr>
      <m:oMathPara>
        <m:oMath>
          <m:r>
            <w:rPr>
              <w:rFonts w:ascii="Cambria Math" w:hAnsi="Cambria Math"/>
            </w:rPr>
            <m:t>Bias or frequency bias score=</m:t>
          </m:r>
          <m:f>
            <m:fPr>
              <m:ctrlPr>
                <w:rPr>
                  <w:rFonts w:ascii="Cambria Math" w:hAnsi="Cambria Math"/>
                  <w:i/>
                </w:rPr>
              </m:ctrlPr>
            </m:fPr>
            <m:num>
              <m:r>
                <w:rPr>
                  <w:rFonts w:ascii="Cambria Math" w:hAnsi="Cambria Math"/>
                </w:rPr>
                <m:t>TP+FP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POD</m:t>
              </m:r>
            </m:num>
            <m:den>
              <m:r>
                <w:rPr>
                  <w:rFonts w:ascii="Cambria Math" w:hAnsi="Cambria Math"/>
                </w:rPr>
                <m:t>SR</m:t>
              </m:r>
            </m:den>
          </m:f>
        </m:oMath>
      </m:oMathPara>
    </w:p>
    <w:p w14:paraId="69180378" w14:textId="11BBC429" w:rsidR="006540C2" w:rsidRDefault="006540C2" w:rsidP="00EE1433">
      <w:pPr>
        <w:pStyle w:val="BodyText"/>
      </w:pPr>
      <w:r>
        <w:t xml:space="preserve">which is the ratio of forecast ramps to observed </w:t>
      </w:r>
      <w:r w:rsidR="00AB4417">
        <w:t xml:space="preserve">ramps. </w:t>
      </w:r>
      <w:r w:rsidR="005B07A1">
        <w:t xml:space="preserve">An unbiased forecast yields </w:t>
      </w:r>
      <w:r w:rsidR="003439A4">
        <w:t xml:space="preserve">a </w:t>
      </w:r>
      <w:r w:rsidR="005B07A1">
        <w:t>bias</w:t>
      </w:r>
      <w:r w:rsidR="003439A4">
        <w:t xml:space="preserve"> of unity</w:t>
      </w:r>
      <w:r w:rsidR="005B07A1">
        <w:t xml:space="preserve">, </w:t>
      </w:r>
      <w:r w:rsidR="00051CA1">
        <w:t>a forecast that over</w:t>
      </w:r>
      <w:r w:rsidR="00E71F08">
        <w:t>-</w:t>
      </w:r>
      <w:r w:rsidR="00051CA1">
        <w:t xml:space="preserve">forecasts ramps yields </w:t>
      </w:r>
      <w:r w:rsidR="003439A4">
        <w:t xml:space="preserve">a </w:t>
      </w:r>
      <w:r w:rsidR="00051CA1">
        <w:t xml:space="preserve">bias larger than 1, </w:t>
      </w:r>
      <w:r w:rsidR="003439A4">
        <w:t>and a forecast that under</w:t>
      </w:r>
      <w:r w:rsidR="00E71F08">
        <w:t>-</w:t>
      </w:r>
      <w:r w:rsidR="003439A4">
        <w:t xml:space="preserve">forecasts ramps yields a bias smaller than 1; </w:t>
      </w:r>
    </w:p>
    <w:p w14:paraId="5F79AD03" w14:textId="636F8E4E" w:rsidR="00EE1433" w:rsidRPr="006E538F" w:rsidRDefault="00EE1433" w:rsidP="00EE1433">
      <w:pPr>
        <w:pStyle w:val="BodyText"/>
      </w:pPr>
      <m:oMathPara>
        <m:oMath>
          <m:r>
            <w:rPr>
              <w:rFonts w:ascii="Cambria Math" w:hAnsi="Cambria Math"/>
            </w:rPr>
            <m:t xml:space="preserve">Critical success index </m:t>
          </m:r>
          <m:d>
            <m:dPr>
              <m:ctrlPr>
                <w:rPr>
                  <w:rFonts w:ascii="Cambria Math" w:hAnsi="Cambria Math"/>
                  <w:i/>
                </w:rPr>
              </m:ctrlPr>
            </m:dPr>
            <m:e>
              <m:r>
                <w:rPr>
                  <w:rFonts w:ascii="Cambria Math" w:hAnsi="Cambria Math"/>
                </w:rPr>
                <m:t>CSI</m:t>
              </m:r>
            </m:e>
          </m:d>
          <m:r>
            <w:rPr>
              <w:rFonts w:ascii="Cambria Math" w:hAnsi="Cambria Math"/>
            </w:rPr>
            <m:t xml:space="preserve"> or threat score=</m:t>
          </m:r>
          <m:f>
            <m:fPr>
              <m:ctrlPr>
                <w:rPr>
                  <w:rFonts w:ascii="Cambria Math" w:hAnsi="Cambria Math"/>
                  <w:i/>
                </w:rPr>
              </m:ctrlPr>
            </m:fPr>
            <m:num>
              <m:r>
                <w:rPr>
                  <w:rFonts w:ascii="Cambria Math" w:hAnsi="Cambria Math"/>
                </w:rPr>
                <m:t>TP</m:t>
              </m:r>
            </m:num>
            <m:den>
              <m:r>
                <w:rPr>
                  <w:rFonts w:ascii="Cambria Math" w:hAnsi="Cambria Math"/>
                </w:rPr>
                <m:t>TP+FP+FN</m:t>
              </m:r>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POD</m:t>
                  </m:r>
                </m:den>
              </m:f>
              <m:r>
                <w:rPr>
                  <w:rFonts w:ascii="Cambria Math" w:hAnsi="Cambria Math"/>
                </w:rPr>
                <m:t>-1)</m:t>
              </m:r>
            </m:e>
            <m:sup>
              <m:r>
                <w:rPr>
                  <w:rFonts w:ascii="Cambria Math" w:hAnsi="Cambria Math"/>
                </w:rPr>
                <m:t>-1</m:t>
              </m:r>
            </m:sup>
          </m:sSup>
        </m:oMath>
      </m:oMathPara>
    </w:p>
    <w:p w14:paraId="03E98CD1" w14:textId="3A668D92" w:rsidR="006E538F" w:rsidRDefault="001149A7" w:rsidP="00F92332">
      <w:pPr>
        <w:pStyle w:val="BodyText"/>
      </w:pPr>
      <w:r w:rsidRPr="00AB453F">
        <w:rPr>
          <w:color w:val="000000"/>
        </w:rPr>
        <w:t>w</w:t>
      </w:r>
      <w:r w:rsidR="0028375A" w:rsidRPr="00AB453F">
        <w:rPr>
          <w:color w:val="000000"/>
        </w:rPr>
        <w:t>hich</w:t>
      </w:r>
      <w:r w:rsidR="0028375A">
        <w:rPr>
          <w:color w:val="000000"/>
        </w:rPr>
        <w:t xml:space="preserve"> is</w:t>
      </w:r>
      <w:r>
        <w:rPr>
          <w:color w:val="000000"/>
        </w:rPr>
        <w:t xml:space="preserve"> the ratio of correct forecast</w:t>
      </w:r>
      <w:ins w:id="202" w:author="Brice, Amy" w:date="2022-01-25T13:55:00Z">
        <w:r w:rsidR="007401FF">
          <w:rPr>
            <w:color w:val="000000"/>
          </w:rPr>
          <w:t>s</w:t>
        </w:r>
      </w:ins>
      <w:r>
        <w:rPr>
          <w:color w:val="000000"/>
        </w:rPr>
        <w:t xml:space="preserve"> to the </w:t>
      </w:r>
      <w:r w:rsidR="007806A5">
        <w:rPr>
          <w:color w:val="000000"/>
        </w:rPr>
        <w:t xml:space="preserve">total number of forecast and observed ramps. </w:t>
      </w:r>
      <w:r w:rsidR="007A5C65">
        <w:rPr>
          <w:color w:val="000000"/>
        </w:rPr>
        <w:t xml:space="preserve">The worst </w:t>
      </w:r>
      <w:r w:rsidR="00177A98">
        <w:rPr>
          <w:color w:val="000000"/>
        </w:rPr>
        <w:t xml:space="preserve">possible </w:t>
      </w:r>
      <w:r w:rsidR="007A5C65">
        <w:rPr>
          <w:color w:val="000000"/>
        </w:rPr>
        <w:t>forecast yields a CSI of 0</w:t>
      </w:r>
      <w:ins w:id="203" w:author="Brice, Amy" w:date="2022-01-25T13:55:00Z">
        <w:r w:rsidR="007401FF">
          <w:rPr>
            <w:color w:val="000000"/>
          </w:rPr>
          <w:t>,</w:t>
        </w:r>
      </w:ins>
      <w:r w:rsidR="007A5C65">
        <w:rPr>
          <w:color w:val="000000"/>
        </w:rPr>
        <w:t xml:space="preserve"> and the best</w:t>
      </w:r>
      <w:r w:rsidR="00177A98">
        <w:rPr>
          <w:color w:val="000000"/>
        </w:rPr>
        <w:t xml:space="preserve"> possible</w:t>
      </w:r>
      <w:r w:rsidR="007A5C65">
        <w:rPr>
          <w:color w:val="000000"/>
        </w:rPr>
        <w:t xml:space="preserve"> forecast yields a CSI of unity. </w:t>
      </w:r>
      <w:r w:rsidR="00B45E07">
        <w:rPr>
          <w:color w:val="000000"/>
        </w:rPr>
        <w:t>Regarding</w:t>
      </w:r>
      <w:r w:rsidR="00081B17">
        <w:rPr>
          <w:color w:val="000000"/>
        </w:rPr>
        <w:t xml:space="preserve"> forecasting rare events </w:t>
      </w:r>
      <w:commentRangeStart w:id="204"/>
      <w:r w:rsidR="00E76B31">
        <w:rPr>
          <w:color w:val="000000"/>
        </w:rPr>
        <w:t xml:space="preserve">when </w:t>
      </w:r>
      <w:r w:rsidR="007949ED">
        <w:rPr>
          <w:color w:val="000000"/>
        </w:rPr>
        <w:t xml:space="preserve">occurrences </w:t>
      </w:r>
      <w:r w:rsidR="002F25B1">
        <w:rPr>
          <w:color w:val="000000"/>
        </w:rPr>
        <w:t xml:space="preserve">take place </w:t>
      </w:r>
      <w:r w:rsidR="00AF3F0A">
        <w:rPr>
          <w:color w:val="000000"/>
        </w:rPr>
        <w:t xml:space="preserve">fewer </w:t>
      </w:r>
      <w:commentRangeEnd w:id="204"/>
      <w:r w:rsidR="00B0357E">
        <w:rPr>
          <w:rStyle w:val="CommentReference"/>
        </w:rPr>
        <w:commentReference w:id="204"/>
      </w:r>
      <w:r w:rsidR="00AF3F0A">
        <w:rPr>
          <w:color w:val="000000"/>
        </w:rPr>
        <w:t xml:space="preserve">than </w:t>
      </w:r>
      <w:commentRangeStart w:id="205"/>
      <w:r w:rsidR="00AF3F0A">
        <w:rPr>
          <w:color w:val="000000"/>
        </w:rPr>
        <w:t>non</w:t>
      </w:r>
      <w:del w:id="206" w:author="Brice, Amy" w:date="2022-01-25T11:53:00Z">
        <w:r w:rsidR="00AF3F0A" w:rsidDel="004129F9">
          <w:rPr>
            <w:color w:val="000000"/>
          </w:rPr>
          <w:delText>-</w:delText>
        </w:r>
      </w:del>
      <w:r w:rsidR="0072341A">
        <w:rPr>
          <w:color w:val="000000"/>
        </w:rPr>
        <w:t>occurrences</w:t>
      </w:r>
      <w:commentRangeEnd w:id="205"/>
      <w:r w:rsidR="003B40DB">
        <w:rPr>
          <w:rStyle w:val="CommentReference"/>
        </w:rPr>
        <w:commentReference w:id="205"/>
      </w:r>
      <w:r w:rsidR="00E76B31">
        <w:rPr>
          <w:color w:val="000000"/>
        </w:rPr>
        <w:t>, such as</w:t>
      </w:r>
      <w:r w:rsidR="00081B17">
        <w:rPr>
          <w:color w:val="000000"/>
        </w:rPr>
        <w:t xml:space="preserve"> wind ramps</w:t>
      </w:r>
      <w:r w:rsidR="00E76B31">
        <w:rPr>
          <w:color w:val="000000"/>
        </w:rPr>
        <w:t xml:space="preserve">, </w:t>
      </w:r>
      <w:r w:rsidR="007806A5">
        <w:rPr>
          <w:color w:val="000000"/>
        </w:rPr>
        <w:t xml:space="preserve">CSI </w:t>
      </w:r>
      <w:r w:rsidR="0028375A">
        <w:rPr>
          <w:color w:val="000000"/>
        </w:rPr>
        <w:t xml:space="preserve">is useful </w:t>
      </w:r>
      <w:r w:rsidR="00595010">
        <w:rPr>
          <w:color w:val="000000"/>
        </w:rPr>
        <w:t xml:space="preserve">because </w:t>
      </w:r>
      <w:r w:rsidR="00063C56">
        <w:rPr>
          <w:color w:val="000000"/>
        </w:rPr>
        <w:t xml:space="preserve">it does not account for </w:t>
      </w:r>
      <w:r w:rsidR="00814474">
        <w:rPr>
          <w:color w:val="000000"/>
        </w:rPr>
        <w:t>TN</w:t>
      </w:r>
      <w:r w:rsidR="001979EA">
        <w:rPr>
          <w:color w:val="000000"/>
        </w:rPr>
        <w:t xml:space="preserve">, which would be a </w:t>
      </w:r>
      <w:r w:rsidR="00F13C33">
        <w:rPr>
          <w:color w:val="000000"/>
        </w:rPr>
        <w:t xml:space="preserve">relatively </w:t>
      </w:r>
      <w:r w:rsidR="001979EA">
        <w:rPr>
          <w:color w:val="000000"/>
        </w:rPr>
        <w:t>large number</w:t>
      </w:r>
      <w:r w:rsidR="00F13C33">
        <w:rPr>
          <w:color w:val="000000"/>
        </w:rPr>
        <w:t xml:space="preserve"> compared to </w:t>
      </w:r>
      <w:r w:rsidR="00790CD1">
        <w:rPr>
          <w:color w:val="000000"/>
        </w:rPr>
        <w:t xml:space="preserve">the </w:t>
      </w:r>
      <w:r w:rsidR="00F13C33">
        <w:rPr>
          <w:color w:val="000000"/>
        </w:rPr>
        <w:t>other three categories</w:t>
      </w:r>
      <w:r w:rsidR="002C6DDA">
        <w:rPr>
          <w:color w:val="000000"/>
        </w:rPr>
        <w:t xml:space="preserve"> </w:t>
      </w:r>
      <w:sdt>
        <w:sdtPr>
          <w:rPr>
            <w:color w:val="000000"/>
          </w:rPr>
          <w:tag w:val="MENDELEY_CITATION_v3_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"/>
          <w:id w:val="1937868614"/>
          <w:placeholder>
            <w:docPart w:val="0C9FDCC50F2F4347BA7D2EA21FD2FCCF"/>
          </w:placeholder>
        </w:sdtPr>
        <w:sdtEndPr/>
        <w:sdtContent>
          <w:r w:rsidR="002162CD" w:rsidRPr="002162CD">
            <w:rPr>
              <w:color w:val="000000"/>
            </w:rPr>
            <w:t>(Wilks 2011)</w:t>
          </w:r>
        </w:sdtContent>
      </w:sdt>
      <w:r w:rsidR="0028375A">
        <w:rPr>
          <w:color w:val="000000"/>
        </w:rPr>
        <w:t xml:space="preserve">. </w:t>
      </w:r>
      <w:r w:rsidR="00E6791B">
        <w:rPr>
          <w:color w:val="000000"/>
        </w:rPr>
        <w:t>The geo</w:t>
      </w:r>
      <w:r w:rsidR="006904C3">
        <w:rPr>
          <w:color w:val="000000"/>
        </w:rPr>
        <w:t xml:space="preserve">metric relationship </w:t>
      </w:r>
      <w:del w:id="207" w:author="Brice, Amy" w:date="2022-01-25T13:56:00Z">
        <w:r w:rsidR="006904C3" w:rsidDel="00597E33">
          <w:rPr>
            <w:color w:val="000000"/>
          </w:rPr>
          <w:delText xml:space="preserve">between </w:delText>
        </w:r>
      </w:del>
      <w:ins w:id="208" w:author="Brice, Amy" w:date="2022-01-25T13:56:00Z">
        <w:r w:rsidR="00597E33">
          <w:rPr>
            <w:color w:val="000000"/>
          </w:rPr>
          <w:t xml:space="preserve">among </w:t>
        </w:r>
      </w:ins>
      <w:r w:rsidR="006904C3">
        <w:rPr>
          <w:color w:val="000000"/>
        </w:rPr>
        <w:t xml:space="preserve">POD, SR, bias, and CSI is discussed in </w:t>
      </w:r>
      <w:sdt>
        <w:sdtPr>
          <w:rPr>
            <w:color w:val="000000"/>
          </w:rPr>
          <w:tag w:val="MENDELEY_CITATION_v3_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"/>
          <w:id w:val="-1808156914"/>
          <w:placeholder>
            <w:docPart w:val="DefaultPlaceholder_-1854013440"/>
          </w:placeholder>
        </w:sdtPr>
        <w:sdtEndPr/>
        <w:sdtContent>
          <w:r w:rsidR="002162CD" w:rsidRPr="002162CD">
            <w:rPr>
              <w:color w:val="000000"/>
            </w:rPr>
            <w:t>Roebber (2009)</w:t>
          </w:r>
        </w:sdtContent>
      </w:sdt>
      <w:r w:rsidR="00607807">
        <w:rPr>
          <w:color w:val="000000"/>
        </w:rPr>
        <w:t xml:space="preserve">, which </w:t>
      </w:r>
      <w:r w:rsidR="00707ED7">
        <w:rPr>
          <w:color w:val="000000"/>
        </w:rPr>
        <w:t>can be</w:t>
      </w:r>
      <w:r w:rsidR="00D63B07">
        <w:rPr>
          <w:color w:val="000000"/>
        </w:rPr>
        <w:t xml:space="preserve"> </w:t>
      </w:r>
      <w:r w:rsidR="004B6CF6">
        <w:rPr>
          <w:color w:val="000000"/>
        </w:rPr>
        <w:t>visualized</w:t>
      </w:r>
      <w:r w:rsidR="00D63B07">
        <w:rPr>
          <w:color w:val="000000"/>
        </w:rPr>
        <w:t xml:space="preserve"> </w:t>
      </w:r>
      <w:r w:rsidR="00F92332">
        <w:rPr>
          <w:color w:val="000000"/>
        </w:rPr>
        <w:t>as</w:t>
      </w:r>
      <w:r w:rsidR="00607807">
        <w:rPr>
          <w:color w:val="000000"/>
        </w:rPr>
        <w:t xml:space="preserve"> </w:t>
      </w:r>
      <w:r w:rsidR="004B6CF6">
        <w:rPr>
          <w:color w:val="000000"/>
        </w:rPr>
        <w:t>a</w:t>
      </w:r>
      <w:r w:rsidR="00607807">
        <w:rPr>
          <w:color w:val="000000"/>
        </w:rPr>
        <w:t xml:space="preserve"> performance diagram</w:t>
      </w:r>
      <w:r w:rsidR="00185A3D">
        <w:rPr>
          <w:color w:val="000000"/>
        </w:rPr>
        <w:t xml:space="preserve"> (</w:t>
      </w:r>
      <w:r w:rsidR="00185A3D">
        <w:rPr>
          <w:color w:val="000000"/>
        </w:rPr>
        <w:fldChar w:fldCharType="begin"/>
      </w:r>
      <w:r w:rsidR="00185A3D">
        <w:rPr>
          <w:color w:val="000000"/>
        </w:rPr>
        <w:instrText xml:space="preserve"> REF _Ref90394423 \h </w:instrText>
      </w:r>
      <w:r w:rsidR="00185A3D">
        <w:rPr>
          <w:color w:val="000000"/>
        </w:rPr>
      </w:r>
      <w:r w:rsidR="00185A3D">
        <w:rPr>
          <w:color w:val="000000"/>
        </w:rPr>
        <w:fldChar w:fldCharType="separate"/>
      </w:r>
      <w:r w:rsidR="009F2393" w:rsidRPr="00CF2849">
        <w:t xml:space="preserve">Figure </w:t>
      </w:r>
      <w:r w:rsidR="009F2393">
        <w:rPr>
          <w:noProof/>
        </w:rPr>
        <w:t>16</w:t>
      </w:r>
      <w:r w:rsidR="00185A3D">
        <w:rPr>
          <w:color w:val="000000"/>
        </w:rPr>
        <w:fldChar w:fldCharType="end"/>
      </w:r>
      <w:r w:rsidR="00185A3D">
        <w:rPr>
          <w:color w:val="000000"/>
        </w:rPr>
        <w:t>)</w:t>
      </w:r>
      <w:r w:rsidR="006904C3">
        <w:rPr>
          <w:color w:val="000000"/>
        </w:rPr>
        <w:t xml:space="preserve">. </w:t>
      </w:r>
    </w:p>
    <w:p w14:paraId="623324F6" w14:textId="07108349" w:rsidR="008E1F4D" w:rsidRDefault="008E1F4D" w:rsidP="00284915">
      <w:pPr>
        <w:pStyle w:val="BodyText"/>
      </w:pPr>
      <w:r>
        <w:t>Note that</w:t>
      </w:r>
      <w:r w:rsidR="00B45E45">
        <w:t xml:space="preserve"> the</w:t>
      </w:r>
      <w:r>
        <w:t xml:space="preserve"> false alarm r</w:t>
      </w:r>
      <w:r w:rsidR="00277B38">
        <w:t>atio</w:t>
      </w:r>
      <w:r>
        <w:t xml:space="preserve"> differs from </w:t>
      </w:r>
      <w:r w:rsidR="00B45E45">
        <w:t xml:space="preserve">the </w:t>
      </w:r>
      <w:r>
        <w:t>false alarm ra</w:t>
      </w:r>
      <w:r w:rsidR="00277B38">
        <w:t>te</w:t>
      </w:r>
      <w:r>
        <w:t xml:space="preserve"> </w:t>
      </w:r>
      <w:sdt>
        <w:sdtPr>
          <w:rPr>
            <w:color w:val="000000"/>
          </w:rPr>
          <w:tag w:val="MENDELEY_CITATION_v3_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"/>
          <w:id w:val="-535738198"/>
          <w:placeholder>
            <w:docPart w:val="DefaultPlaceholder_-1854013440"/>
          </w:placeholder>
        </w:sdtPr>
        <w:sdtEndPr/>
        <w:sdtContent>
          <w:r w:rsidR="002162CD" w:rsidRPr="002162CD">
            <w:rPr>
              <w:color w:val="000000"/>
            </w:rPr>
            <w:t>(Barnes et al. 2009; Wilks 2011)</w:t>
          </w:r>
        </w:sdtContent>
      </w:sdt>
      <w:r w:rsidR="00BE1EBB">
        <w:rPr>
          <w:color w:val="000000"/>
        </w:rPr>
        <w:t xml:space="preserve">: </w:t>
      </w:r>
    </w:p>
    <w:p w14:paraId="13F7E052" w14:textId="0BF4A4A0" w:rsidR="00FD67CF" w:rsidRPr="00A205E0" w:rsidRDefault="00A42491" w:rsidP="00A205E0">
      <w:pPr>
        <w:pStyle w:val="BodyText"/>
      </w:pPr>
      <m:oMathPara>
        <m:oMath>
          <m:r>
            <w:rPr>
              <w:rFonts w:ascii="Cambria Math" w:hAnsi="Cambria Math"/>
            </w:rPr>
            <m:t>False alarm rate=</m:t>
          </m:r>
          <m:f>
            <m:fPr>
              <m:ctrlPr>
                <w:rPr>
                  <w:rFonts w:ascii="Cambria Math" w:hAnsi="Cambria Math"/>
                  <w:i/>
                </w:rPr>
              </m:ctrlPr>
            </m:fPr>
            <m:num>
              <m:r>
                <w:rPr>
                  <w:rFonts w:ascii="Cambria Math" w:hAnsi="Cambria Math"/>
                </w:rPr>
                <m:t>FP</m:t>
              </m:r>
            </m:num>
            <m:den>
              <m:r>
                <w:rPr>
                  <w:rFonts w:ascii="Cambria Math" w:hAnsi="Cambria Math"/>
                </w:rPr>
                <m:t>TN+FP</m:t>
              </m:r>
            </m:den>
          </m:f>
        </m:oMath>
      </m:oMathPara>
    </w:p>
    <w:p w14:paraId="13BA6030" w14:textId="18D037E5" w:rsidR="00736A45" w:rsidRDefault="00736A45" w:rsidP="00442173">
      <w:pPr>
        <w:pStyle w:val="BodyText"/>
      </w:pPr>
      <w:r>
        <w:t xml:space="preserve">which is the ratio of false alarms to </w:t>
      </w:r>
      <w:r w:rsidR="00047F40">
        <w:t>the total number of non</w:t>
      </w:r>
      <w:del w:id="209" w:author="Anstedt, Sheri" w:date="2022-01-26T12:45:00Z">
        <w:r w:rsidR="00047F40" w:rsidDel="00EB20AB">
          <w:delText>-</w:delText>
        </w:r>
      </w:del>
      <w:r w:rsidR="00047F40">
        <w:t xml:space="preserve">ramp instances. </w:t>
      </w:r>
    </w:p>
    <w:p w14:paraId="5F961C78" w14:textId="6B4B59CD" w:rsidR="006C6D5B" w:rsidRDefault="001410A1" w:rsidP="00A40F27">
      <w:pPr>
        <w:pStyle w:val="BodyText"/>
      </w:pPr>
      <w:r>
        <w:t>Besides the scalar attributes mentioned above, w</w:t>
      </w:r>
      <w:r w:rsidR="006010DF">
        <w:t xml:space="preserve">e </w:t>
      </w:r>
      <w:r w:rsidR="00FE0CA6">
        <w:t>recommend using</w:t>
      </w:r>
      <w:r w:rsidR="006010DF">
        <w:t xml:space="preserve"> </w:t>
      </w:r>
      <w:r w:rsidR="00FE0CA6">
        <w:t>e</w:t>
      </w:r>
      <w:r w:rsidR="001502FC" w:rsidRPr="001502FC">
        <w:t xml:space="preserve">quitable </w:t>
      </w:r>
      <w:r w:rsidR="00D31302">
        <w:t xml:space="preserve">scalar </w:t>
      </w:r>
      <w:r w:rsidR="00FE0CA6">
        <w:t>skill scores to evaluate wind ramp</w:t>
      </w:r>
      <w:r w:rsidR="001502FC" w:rsidRPr="001502FC">
        <w:t xml:space="preserve"> forecasts</w:t>
      </w:r>
      <w:r>
        <w:t xml:space="preserve">. </w:t>
      </w:r>
      <w:r w:rsidR="00D54BC8">
        <w:t>An e</w:t>
      </w:r>
      <w:r w:rsidR="001502FC" w:rsidRPr="001502FC">
        <w:t xml:space="preserve">quitable skill score </w:t>
      </w:r>
      <w:r w:rsidR="00B01900">
        <w:t>rates</w:t>
      </w:r>
      <w:r w:rsidR="001502FC" w:rsidRPr="001502FC">
        <w:t xml:space="preserve"> random forecasts and forecasts of constant results equally</w:t>
      </w:r>
      <w:r w:rsidR="00E03B4A">
        <w:rPr>
          <w:color w:val="000000"/>
        </w:rPr>
        <w:t xml:space="preserve">, where the skill score for </w:t>
      </w:r>
      <w:r w:rsidR="00B17C7E">
        <w:rPr>
          <w:color w:val="000000"/>
        </w:rPr>
        <w:t xml:space="preserve">a </w:t>
      </w:r>
      <w:r w:rsidR="00E03B4A">
        <w:rPr>
          <w:color w:val="000000"/>
        </w:rPr>
        <w:t xml:space="preserve">useless forecast </w:t>
      </w:r>
      <w:r w:rsidR="00051037">
        <w:rPr>
          <w:color w:val="000000"/>
        </w:rPr>
        <w:t>is</w:t>
      </w:r>
      <w:r w:rsidR="00E03B4A">
        <w:rPr>
          <w:color w:val="000000"/>
        </w:rPr>
        <w:t xml:space="preserve"> usually </w:t>
      </w:r>
      <w:r w:rsidR="0044039C">
        <w:rPr>
          <w:color w:val="000000"/>
        </w:rPr>
        <w:t>defined</w:t>
      </w:r>
      <w:r w:rsidR="00E03B4A">
        <w:rPr>
          <w:color w:val="000000"/>
        </w:rPr>
        <w:t xml:space="preserve"> to </w:t>
      </w:r>
      <w:r w:rsidR="00F85B79">
        <w:rPr>
          <w:color w:val="000000"/>
        </w:rPr>
        <w:t xml:space="preserve">be </w:t>
      </w:r>
      <w:r w:rsidR="00E03B4A">
        <w:rPr>
          <w:color w:val="000000"/>
        </w:rPr>
        <w:t xml:space="preserve">zero, and a perfect forecast </w:t>
      </w:r>
      <w:r w:rsidR="001863A0">
        <w:rPr>
          <w:color w:val="000000"/>
        </w:rPr>
        <w:t>often</w:t>
      </w:r>
      <w:r w:rsidR="00DC0AA0">
        <w:rPr>
          <w:color w:val="000000"/>
        </w:rPr>
        <w:t xml:space="preserve"> yield</w:t>
      </w:r>
      <w:r w:rsidR="001863A0">
        <w:rPr>
          <w:color w:val="000000"/>
        </w:rPr>
        <w:t>s</w:t>
      </w:r>
      <w:r w:rsidR="00DC0AA0">
        <w:rPr>
          <w:color w:val="000000"/>
        </w:rPr>
        <w:t xml:space="preserve"> a skill score of unity</w:t>
      </w:r>
      <w:r w:rsidR="001863A0">
        <w:rPr>
          <w:color w:val="000000"/>
        </w:rPr>
        <w:t xml:space="preserve"> </w:t>
      </w:r>
      <w:sdt>
        <w:sdtPr>
          <w:rPr>
            <w:color w:val="000000"/>
          </w:rPr>
          <w:tag w:val="MENDELEY_CITATION_v3_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"/>
          <w:id w:val="-1887239888"/>
          <w:placeholder>
            <w:docPart w:val="55DB816F03F94E44A0826A0DC4910925"/>
          </w:placeholder>
        </w:sdtPr>
        <w:sdtEndPr/>
        <w:sdtContent>
          <w:r w:rsidR="002162CD" w:rsidRPr="002162CD">
            <w:rPr>
              <w:color w:val="000000"/>
            </w:rPr>
            <w:t>(Gandin and Murphy 1992; Wilks 2011)</w:t>
          </w:r>
        </w:sdtContent>
      </w:sdt>
      <w:r w:rsidR="00DC0AA0">
        <w:rPr>
          <w:color w:val="000000"/>
        </w:rPr>
        <w:t xml:space="preserve">. </w:t>
      </w:r>
      <w:r w:rsidR="001502FC" w:rsidRPr="001502FC">
        <w:t xml:space="preserve">Equitability also </w:t>
      </w:r>
      <w:r w:rsidR="008306AB">
        <w:t>implies</w:t>
      </w:r>
      <w:r w:rsidR="001502FC" w:rsidRPr="001502FC">
        <w:t xml:space="preserve"> that correct forecasts of less frequent events </w:t>
      </w:r>
      <w:r w:rsidR="00694E15">
        <w:t>have more weights</w:t>
      </w:r>
      <w:r w:rsidR="001502FC" w:rsidRPr="001502FC">
        <w:t xml:space="preserve"> than correct forecasts of more common events </w:t>
      </w:r>
      <w:sdt>
        <w:sdtPr>
          <w:rPr>
            <w:color w:val="000000"/>
          </w:rPr>
          <w:tag w:val="MENDELEY_CITATION_v3_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"/>
          <w:id w:val="289872743"/>
          <w:placeholder>
            <w:docPart w:val="DefaultPlaceholder_-1854013440"/>
          </w:placeholder>
        </w:sdtPr>
        <w:sdtEndPr/>
        <w:sdtContent>
          <w:r w:rsidR="002162CD" w:rsidRPr="002162CD">
            <w:rPr>
              <w:color w:val="000000"/>
            </w:rPr>
            <w:t>(Wilks 2011)</w:t>
          </w:r>
        </w:sdtContent>
      </w:sdt>
      <w:r w:rsidR="00694E15">
        <w:rPr>
          <w:color w:val="000000"/>
        </w:rPr>
        <w:t xml:space="preserve">. </w:t>
      </w:r>
      <w:r w:rsidR="00A40F27">
        <w:rPr>
          <w:color w:val="000000"/>
        </w:rPr>
        <w:t xml:space="preserve">An example of an equitable skill score is the </w:t>
      </w:r>
      <w:r w:rsidR="006C6D5B">
        <w:rPr>
          <w:color w:val="000000"/>
        </w:rPr>
        <w:t>Peirce skill score</w:t>
      </w:r>
      <w:r w:rsidR="00673545">
        <w:rPr>
          <w:color w:val="000000"/>
        </w:rPr>
        <w:t xml:space="preserve"> (PSS)</w:t>
      </w:r>
      <w:r w:rsidR="00A40F27">
        <w:rPr>
          <w:color w:val="000000"/>
        </w:rPr>
        <w:t xml:space="preserve">: </w:t>
      </w:r>
    </w:p>
    <w:p w14:paraId="2D65BE78" w14:textId="0D39C2FE" w:rsidR="00A205E0" w:rsidRPr="008902E7" w:rsidRDefault="00A205E0" w:rsidP="00A205E0">
      <w:pPr>
        <w:pStyle w:val="BodyText"/>
      </w:pPr>
      <m:oMathPara>
        <m:oMath>
          <m:r>
            <w:rPr>
              <w:rFonts w:ascii="Cambria Math" w:hAnsi="Cambria Math"/>
            </w:rPr>
            <m:t>PSS=POD-False alarm rate=</m:t>
          </m:r>
          <m:f>
            <m:fPr>
              <m:ctrlPr>
                <w:rPr>
                  <w:rFonts w:ascii="Cambria Math" w:hAnsi="Cambria Math"/>
                  <w:i/>
                </w:rPr>
              </m:ctrlPr>
            </m:fPr>
            <m:num>
              <m:r>
                <w:rPr>
                  <w:rFonts w:ascii="Cambria Math" w:hAnsi="Cambria Math"/>
                </w:rPr>
                <m:t>(TP×TN)-(FP×FN)</m:t>
              </m:r>
            </m:num>
            <m:den>
              <m:r>
                <w:rPr>
                  <w:rFonts w:ascii="Cambria Math" w:hAnsi="Cambria Math"/>
                </w:rPr>
                <m:t>(TP+FN)×(FP+TN)</m:t>
              </m:r>
            </m:den>
          </m:f>
        </m:oMath>
      </m:oMathPara>
    </w:p>
    <w:p w14:paraId="1347F420" w14:textId="6712F7C8" w:rsidR="00D76699" w:rsidRDefault="007606DE" w:rsidP="00F938A1">
      <w:pPr>
        <w:pStyle w:val="BodyText"/>
        <w:rPr>
          <w:color w:val="000000"/>
        </w:rPr>
      </w:pPr>
      <w:r>
        <w:rPr>
          <w:color w:val="000000"/>
        </w:rPr>
        <w:t xml:space="preserve">where a perfect forecast yields a PSS of unity, a random forecast yields a PSS of 0, and a </w:t>
      </w:r>
      <w:r w:rsidR="005127F4">
        <w:rPr>
          <w:color w:val="000000"/>
        </w:rPr>
        <w:t xml:space="preserve">forecast worse than a random forecast yields a </w:t>
      </w:r>
      <w:r w:rsidR="00222623">
        <w:rPr>
          <w:color w:val="000000"/>
        </w:rPr>
        <w:t>negative</w:t>
      </w:r>
      <w:r w:rsidR="005127F4">
        <w:rPr>
          <w:color w:val="000000"/>
        </w:rPr>
        <w:t xml:space="preserve"> PSS. </w:t>
      </w:r>
      <w:r w:rsidR="00F718F5">
        <w:rPr>
          <w:color w:val="000000"/>
        </w:rPr>
        <w:t>When ramp events are rare, a correct ramp forecast contributes</w:t>
      </w:r>
      <w:r w:rsidR="00E579F5">
        <w:rPr>
          <w:color w:val="000000"/>
        </w:rPr>
        <w:t xml:space="preserve"> more</w:t>
      </w:r>
      <w:r w:rsidR="00F718F5">
        <w:rPr>
          <w:color w:val="000000"/>
        </w:rPr>
        <w:t xml:space="preserve"> to </w:t>
      </w:r>
      <w:ins w:id="210" w:author="Brice, Amy" w:date="2022-01-25T14:15:00Z">
        <w:r w:rsidR="009514C9">
          <w:rPr>
            <w:color w:val="000000"/>
          </w:rPr>
          <w:t xml:space="preserve">the </w:t>
        </w:r>
      </w:ins>
      <w:r w:rsidR="00F718F5">
        <w:rPr>
          <w:color w:val="000000"/>
        </w:rPr>
        <w:t>PSS</w:t>
      </w:r>
      <w:r w:rsidR="00E579F5">
        <w:rPr>
          <w:color w:val="000000"/>
        </w:rPr>
        <w:t xml:space="preserve">. </w:t>
      </w:r>
    </w:p>
    <w:p w14:paraId="3348CA5A" w14:textId="3D6D9FF6" w:rsidR="00A205E0" w:rsidRPr="00B90A1A" w:rsidRDefault="00BE750E" w:rsidP="007C2B59">
      <w:pPr>
        <w:pStyle w:val="BodyText"/>
      </w:pPr>
      <w:r>
        <w:rPr>
          <w:color w:val="000000"/>
        </w:rPr>
        <w:t xml:space="preserve">In addition to the PSS, </w:t>
      </w:r>
      <w:ins w:id="211" w:author="Brice, Amy" w:date="2022-01-25T14:15:00Z">
        <w:r w:rsidR="00660810">
          <w:rPr>
            <w:color w:val="000000"/>
          </w:rPr>
          <w:t xml:space="preserve">the </w:t>
        </w:r>
      </w:ins>
      <w:r>
        <w:rPr>
          <w:color w:val="000000"/>
        </w:rPr>
        <w:t>s</w:t>
      </w:r>
      <w:r w:rsidR="00673545">
        <w:rPr>
          <w:color w:val="000000"/>
        </w:rPr>
        <w:t>ymmetric extreme dependency score (SEDS)</w:t>
      </w:r>
      <w:r w:rsidR="00B60E49">
        <w:rPr>
          <w:color w:val="000000"/>
        </w:rPr>
        <w:t xml:space="preserve"> is another useful metric for ramp forecasts</w:t>
      </w:r>
      <w:r w:rsidR="007C2B59">
        <w:rPr>
          <w:color w:val="000000"/>
        </w:rPr>
        <w:t xml:space="preserve"> </w:t>
      </w:r>
      <w:sdt>
        <w:sdtPr>
          <w:rPr>
            <w:color w:val="000000"/>
          </w:rPr>
          <w:tag w:val="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"/>
          <w:id w:val="433717789"/>
          <w:placeholder>
            <w:docPart w:val="93B2EDD46C914C49AB3F285F17C12F3A"/>
          </w:placeholder>
        </w:sdtPr>
        <w:sdtEndPr/>
        <w:sdtContent>
          <w:r w:rsidR="002162CD" w:rsidRPr="002162CD">
            <w:rPr>
              <w:color w:val="000000"/>
            </w:rPr>
            <w:t>(Hogan et al. 2010; Hogan, O’Connor, and Illingworth 2009; Ferro and Stephenson 2011)</w:t>
          </w:r>
        </w:sdtContent>
      </w:sdt>
      <w:r w:rsidR="005117E6">
        <w:rPr>
          <w:color w:val="000000"/>
        </w:rPr>
        <w:t xml:space="preserve">: </w:t>
      </w:r>
    </w:p>
    <w:p w14:paraId="0A87A07C" w14:textId="77777777" w:rsidR="00A205E0" w:rsidRDefault="00A205E0" w:rsidP="00A205E0">
      <w:pPr>
        <w:pStyle w:val="BodyText"/>
      </w:pPr>
      <m:oMathPara>
        <m:oMath>
          <m:r>
            <w:rPr>
              <w:rFonts w:ascii="Cambria Math" w:hAnsi="Cambria Math"/>
            </w:rPr>
            <m:t>SEDS=</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TP+FP</m:t>
                          </m:r>
                        </m:num>
                        <m:den>
                          <m:r>
                            <w:rPr>
                              <w:rFonts w:ascii="Cambria Math" w:hAnsi="Cambria Math"/>
                            </w:rPr>
                            <m:t>n</m:t>
                          </m:r>
                        </m:den>
                      </m:f>
                    </m:e>
                  </m:d>
                </m:e>
              </m:func>
              <m:r>
                <w:rPr>
                  <w:rFonts w:ascii="Cambria Math" w:hAnsi="Cambria Math"/>
                </w:rPr>
                <m:t>+</m:t>
              </m:r>
              <m:r>
                <m:rPr>
                  <m:sty m:val="p"/>
                </m:rPr>
                <w:rPr>
                  <w:rFonts w:ascii="Cambria Math" w:hAnsi="Cambria Math"/>
                </w:rPr>
                <m:t>ln⁡</m:t>
              </m:r>
              <m:r>
                <w:rPr>
                  <w:rFonts w:ascii="Cambria Math" w:hAnsi="Cambria Math"/>
                </w:rPr>
                <m:t>(</m:t>
              </m:r>
              <m:f>
                <m:fPr>
                  <m:ctrlPr>
                    <w:rPr>
                      <w:rFonts w:ascii="Cambria Math" w:hAnsi="Cambria Math"/>
                      <w:i/>
                    </w:rPr>
                  </m:ctrlPr>
                </m:fPr>
                <m:num>
                  <m:r>
                    <w:rPr>
                      <w:rFonts w:ascii="Cambria Math" w:hAnsi="Cambria Math"/>
                    </w:rPr>
                    <m:t>TP+FN</m:t>
                  </m:r>
                </m:num>
                <m:den>
                  <m:r>
                    <w:rPr>
                      <w:rFonts w:ascii="Cambria Math" w:hAnsi="Cambria Math"/>
                    </w:rPr>
                    <m:t>n</m:t>
                  </m:r>
                </m:den>
              </m:f>
              <m:r>
                <w:rPr>
                  <w:rFonts w:ascii="Cambria Math" w:hAnsi="Cambria Math"/>
                </w:rPr>
                <m:t>)</m:t>
              </m:r>
            </m:num>
            <m:den>
              <m:r>
                <m:rPr>
                  <m:sty m:val="p"/>
                </m:rPr>
                <w:rPr>
                  <w:rFonts w:ascii="Cambria Math" w:hAnsi="Cambria Math"/>
                </w:rPr>
                <m:t>ln⁡</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n</m:t>
                  </m:r>
                </m:den>
              </m:f>
              <m:r>
                <w:rPr>
                  <w:rFonts w:ascii="Cambria Math" w:hAnsi="Cambria Math"/>
                </w:rPr>
                <m:t>)</m:t>
              </m:r>
            </m:den>
          </m:f>
          <m:r>
            <w:rPr>
              <w:rFonts w:ascii="Cambria Math" w:hAnsi="Cambria Math"/>
            </w:rPr>
            <m:t>-1</m:t>
          </m:r>
        </m:oMath>
      </m:oMathPara>
    </w:p>
    <w:p w14:paraId="4BEA66E0" w14:textId="6EE74B05" w:rsidR="001502FC" w:rsidRDefault="00BE39F6" w:rsidP="00ED3FF4">
      <w:pPr>
        <w:pStyle w:val="BodyText"/>
      </w:pPr>
      <w:r>
        <w:lastRenderedPageBreak/>
        <w:t>w</w:t>
      </w:r>
      <w:r w:rsidR="00A205E0">
        <w:t xml:space="preserve">here n is </w:t>
      </w:r>
      <w:ins w:id="212" w:author="Brice, Amy" w:date="2022-01-25T14:15:00Z">
        <w:r w:rsidR="00660810">
          <w:t xml:space="preserve">the </w:t>
        </w:r>
      </w:ins>
      <w:r w:rsidR="00A205E0">
        <w:t>total number of deterministic</w:t>
      </w:r>
      <w:r w:rsidR="00EA7677">
        <w:t xml:space="preserve"> ramp</w:t>
      </w:r>
      <w:r w:rsidR="00A205E0">
        <w:t xml:space="preserve"> forecasts, </w:t>
      </w:r>
      <w:r>
        <w:t xml:space="preserve">and </w:t>
      </w:r>
      <m:oMath>
        <m:r>
          <w:rPr>
            <w:rFonts w:ascii="Cambria Math" w:hAnsi="Cambria Math"/>
          </w:rPr>
          <m:t>n = TP + FP + FN + TN</m:t>
        </m:r>
      </m:oMath>
      <w:r w:rsidR="00A205E0">
        <w:t>.</w:t>
      </w:r>
      <w:r w:rsidR="00E42018">
        <w:t xml:space="preserve"> A perfect forecast yields a SEDS of unity</w:t>
      </w:r>
      <w:r w:rsidR="00485EEC">
        <w:t xml:space="preserve">, </w:t>
      </w:r>
      <w:r w:rsidR="00E42018">
        <w:t>a random forecast yields a SEDS of 0</w:t>
      </w:r>
      <w:r w:rsidR="00485EEC">
        <w:t>, and a forecast inferior to a random forecast yields a negative SEDS</w:t>
      </w:r>
      <w:r w:rsidR="00E42018">
        <w:t>.</w:t>
      </w:r>
      <w:r w:rsidR="00485EEC">
        <w:t xml:space="preserve"> </w:t>
      </w:r>
      <w:r w:rsidR="00885063">
        <w:t>When TP is 0, the resultant SEDS is undefined.</w:t>
      </w:r>
      <w:r w:rsidR="00A205E0">
        <w:t xml:space="preserve"> </w:t>
      </w:r>
      <w:r w:rsidR="00ED3FF4">
        <w:t>The SEDS is</w:t>
      </w:r>
      <w:r w:rsidR="00487AA5">
        <w:t xml:space="preserve"> argued as</w:t>
      </w:r>
      <w:r w:rsidR="00ED3FF4">
        <w:t xml:space="preserve"> a</w:t>
      </w:r>
      <w:r w:rsidR="00ED3FF4" w:rsidRPr="001502FC">
        <w:t>symptotically equitable</w:t>
      </w:r>
      <w:r w:rsidR="00ED3FF4">
        <w:t xml:space="preserve">, </w:t>
      </w:r>
      <w:r w:rsidR="00F240AA">
        <w:t xml:space="preserve">in </w:t>
      </w:r>
      <w:r w:rsidR="00ED3FF4">
        <w:t>which it</w:t>
      </w:r>
      <w:r w:rsidR="00ED3FF4" w:rsidRPr="001502FC">
        <w:t xml:space="preserve"> approach</w:t>
      </w:r>
      <w:r w:rsidR="00ED3FF4">
        <w:t>es</w:t>
      </w:r>
      <w:r w:rsidR="00ED3FF4" w:rsidRPr="001502FC">
        <w:t xml:space="preserve"> equitability when the </w:t>
      </w:r>
      <w:r w:rsidR="00ED3FF4">
        <w:t xml:space="preserve">data </w:t>
      </w:r>
      <w:r w:rsidR="00ED3FF4" w:rsidRPr="001502FC">
        <w:t xml:space="preserve">sample size is large </w:t>
      </w:r>
      <w:sdt>
        <w:sdtPr>
          <w:rPr>
            <w:color w:val="000000"/>
          </w:rPr>
          <w:tag w:val="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"/>
          <w:id w:val="378053524"/>
          <w:placeholder>
            <w:docPart w:val="FFC28BDAF8C1D94D88582422B8EA58D8"/>
          </w:placeholder>
        </w:sdtPr>
        <w:sdtEndPr/>
        <w:sdtContent>
          <w:r w:rsidR="002162CD" w:rsidRPr="002162CD">
            <w:rPr>
              <w:color w:val="000000"/>
            </w:rPr>
            <w:t>(Hogan et al. 2010; Hogan, O’Connor, and Illingworth 2009)</w:t>
          </w:r>
        </w:sdtContent>
      </w:sdt>
      <w:r w:rsidR="00ED3FF4">
        <w:rPr>
          <w:color w:val="000000"/>
        </w:rPr>
        <w:t xml:space="preserve">. The </w:t>
      </w:r>
      <w:r w:rsidR="001502FC" w:rsidRPr="001502FC">
        <w:t>SEDS</w:t>
      </w:r>
      <w:r w:rsidR="00ED3FF4">
        <w:t xml:space="preserve"> is</w:t>
      </w:r>
      <w:r w:rsidR="00A205E0">
        <w:t xml:space="preserve"> appropriate for evaluating</w:t>
      </w:r>
      <w:r w:rsidR="001502FC" w:rsidRPr="001502FC">
        <w:t xml:space="preserve"> rare event</w:t>
      </w:r>
      <w:r w:rsidR="00A205E0">
        <w:t xml:space="preserve"> forecasts</w:t>
      </w:r>
      <w:r w:rsidR="00ED3FF4">
        <w:t xml:space="preserve"> </w:t>
      </w:r>
      <w:r w:rsidR="00A60B92">
        <w:t xml:space="preserve">because it ignores the </w:t>
      </w:r>
      <w:r w:rsidR="00D3511B">
        <w:t xml:space="preserve">potentially large </w:t>
      </w:r>
      <w:r w:rsidR="005736F3">
        <w:t xml:space="preserve">contribution </w:t>
      </w:r>
      <w:r w:rsidR="000E0036">
        <w:t>from</w:t>
      </w:r>
      <w:r w:rsidR="00A60B92">
        <w:t xml:space="preserve"> TN. </w:t>
      </w:r>
    </w:p>
    <w:p w14:paraId="21BED427" w14:textId="3442437A" w:rsidR="00CF5F1D" w:rsidRPr="001B30EC" w:rsidRDefault="001B30EC" w:rsidP="001B30EC">
      <w:pPr>
        <w:pStyle w:val="BodyText"/>
        <w:rPr>
          <w:rFonts w:ascii="Times New Roman" w:hAnsi="Times New Roman"/>
          <w:sz w:val="24"/>
        </w:rPr>
      </w:pPr>
      <w:r>
        <w:t xml:space="preserve">In the existing version of WE-Validate, we </w:t>
      </w:r>
      <w:r w:rsidR="00595D3C">
        <w:t>included the 2x2 contingency table, the scalar attributes, and the two skill scores discussed above</w:t>
      </w:r>
      <w:r>
        <w:t>.</w:t>
      </w:r>
      <w:r w:rsidR="00A14387">
        <w:t xml:space="preserve"> </w:t>
      </w:r>
      <w:r w:rsidR="00F75CD9">
        <w:t xml:space="preserve">We encourage users to expand the current library of </w:t>
      </w:r>
      <w:r w:rsidR="00C30ED2">
        <w:t xml:space="preserve">ramp </w:t>
      </w:r>
      <w:r w:rsidR="00F75CD9">
        <w:t xml:space="preserve">metrics </w:t>
      </w:r>
      <w:r w:rsidR="000613BF">
        <w:t>in</w:t>
      </w:r>
      <w:r w:rsidR="00F75CD9">
        <w:t xml:space="preserve"> WE-Validate</w:t>
      </w:r>
      <w:r>
        <w:t xml:space="preserve"> </w:t>
      </w:r>
      <w:r w:rsidR="00A14387" w:rsidRPr="004F15DE">
        <w:rPr>
          <w:szCs w:val="22"/>
        </w:rPr>
        <w:t>(Sect</w:t>
      </w:r>
      <w:r w:rsidR="00A14387">
        <w:rPr>
          <w:szCs w:val="22"/>
        </w:rPr>
        <w:t>ion</w:t>
      </w:r>
      <w:r w:rsidR="00A14387" w:rsidRPr="004F15DE">
        <w:rPr>
          <w:szCs w:val="22"/>
        </w:rPr>
        <w:t xml:space="preserve"> </w:t>
      </w:r>
      <w:r w:rsidR="00A14387">
        <w:rPr>
          <w:szCs w:val="22"/>
        </w:rPr>
        <w:fldChar w:fldCharType="begin"/>
      </w:r>
      <w:r w:rsidR="00A14387">
        <w:rPr>
          <w:szCs w:val="22"/>
        </w:rPr>
        <w:instrText xml:space="preserve"> REF _Ref89954061 \r \h </w:instrText>
      </w:r>
      <w:r w:rsidR="00A14387">
        <w:rPr>
          <w:szCs w:val="22"/>
        </w:rPr>
      </w:r>
      <w:r w:rsidR="00A14387">
        <w:rPr>
          <w:szCs w:val="22"/>
        </w:rPr>
        <w:fldChar w:fldCharType="separate"/>
      </w:r>
      <w:r w:rsidR="009F2393">
        <w:rPr>
          <w:szCs w:val="22"/>
        </w:rPr>
        <w:t>2.0</w:t>
      </w:r>
      <w:r w:rsidR="00A14387">
        <w:rPr>
          <w:szCs w:val="22"/>
        </w:rPr>
        <w:fldChar w:fldCharType="end"/>
      </w:r>
      <w:r w:rsidR="00A14387">
        <w:rPr>
          <w:szCs w:val="22"/>
        </w:rPr>
        <w:t>)</w:t>
      </w:r>
      <w:r w:rsidR="007A0058">
        <w:rPr>
          <w:szCs w:val="22"/>
        </w:rPr>
        <w:t xml:space="preserve">. </w:t>
      </w:r>
    </w:p>
    <w:p w14:paraId="4856B9E9" w14:textId="77777777" w:rsidR="00005FBB" w:rsidRPr="00005FBB" w:rsidRDefault="00005FBB" w:rsidP="00005FBB">
      <w:pPr>
        <w:pStyle w:val="Heading1"/>
        <w:rPr>
          <w:rFonts w:ascii="Times New Roman" w:hAnsi="Times New Roman"/>
          <w:sz w:val="24"/>
          <w:szCs w:val="24"/>
          <w:lang w:eastAsia="zh-CN"/>
        </w:rPr>
      </w:pPr>
      <w:bookmarkStart w:id="213" w:name="_Toc94021872"/>
      <w:r w:rsidRPr="1956A286">
        <w:rPr>
          <w:lang w:eastAsia="zh-CN"/>
        </w:rPr>
        <w:lastRenderedPageBreak/>
        <w:t>Benchmark exercise</w:t>
      </w:r>
      <w:bookmarkEnd w:id="213"/>
      <w:r>
        <w:tab/>
      </w:r>
    </w:p>
    <w:p w14:paraId="5FC9DBF4" w14:textId="3D19F5C5" w:rsidR="00147D12" w:rsidRDefault="00771E90" w:rsidP="00771E90">
      <w:pPr>
        <w:pStyle w:val="BodyText"/>
        <w:rPr>
          <w:szCs w:val="22"/>
        </w:rPr>
      </w:pPr>
      <w:r>
        <w:t xml:space="preserve">The goal of the benchmark is to demonstrate the use of the WE-Validate tool </w:t>
      </w:r>
      <w:ins w:id="214" w:author="Brice, Amy" w:date="2022-01-25T14:16:00Z">
        <w:r w:rsidR="00FA37D0">
          <w:t xml:space="preserve">for </w:t>
        </w:r>
      </w:ins>
      <w:r>
        <w:t xml:space="preserve">building on the WFIP2 V&amp;V work. </w:t>
      </w:r>
      <w:r>
        <w:rPr>
          <w:szCs w:val="22"/>
        </w:rPr>
        <w:t>T</w:t>
      </w:r>
      <w:r w:rsidR="00217AEE" w:rsidRPr="004F15DE">
        <w:rPr>
          <w:szCs w:val="22"/>
        </w:rPr>
        <w:t>h</w:t>
      </w:r>
      <w:r>
        <w:rPr>
          <w:szCs w:val="22"/>
        </w:rPr>
        <w:t>e</w:t>
      </w:r>
      <w:r w:rsidR="00217AEE" w:rsidRPr="004F15DE">
        <w:rPr>
          <w:szCs w:val="22"/>
        </w:rPr>
        <w:t xml:space="preserve"> benchmark exercise </w:t>
      </w:r>
      <w:r>
        <w:rPr>
          <w:szCs w:val="22"/>
        </w:rPr>
        <w:t>aims</w:t>
      </w:r>
      <w:r w:rsidR="00217AEE" w:rsidRPr="004F15DE">
        <w:rPr>
          <w:szCs w:val="22"/>
        </w:rPr>
        <w:t xml:space="preserve"> to demonstrate the importance of reproducible, metrics-based model assessments, which should be part of every organization’s </w:t>
      </w:r>
      <w:r w:rsidR="00217AEE">
        <w:rPr>
          <w:szCs w:val="22"/>
        </w:rPr>
        <w:t xml:space="preserve">forecast </w:t>
      </w:r>
      <w:r w:rsidR="00217AEE" w:rsidRPr="004F15DE">
        <w:rPr>
          <w:szCs w:val="22"/>
        </w:rPr>
        <w:t>validation strategy.</w:t>
      </w:r>
      <w:r w:rsidR="00217AEE">
        <w:rPr>
          <w:szCs w:val="22"/>
        </w:rPr>
        <w:t xml:space="preserve"> In that sense, t</w:t>
      </w:r>
      <w:r w:rsidR="00147D12" w:rsidRPr="004F15DE">
        <w:rPr>
          <w:szCs w:val="22"/>
        </w:rPr>
        <w:t xml:space="preserve">his benchmark exercise provides an opportunity for </w:t>
      </w:r>
      <w:r w:rsidR="00961545">
        <w:rPr>
          <w:szCs w:val="22"/>
        </w:rPr>
        <w:t>us</w:t>
      </w:r>
      <w:r w:rsidR="00147D12" w:rsidRPr="004F15DE">
        <w:rPr>
          <w:szCs w:val="22"/>
        </w:rPr>
        <w:t xml:space="preserve"> to evaluate the </w:t>
      </w:r>
      <w:r w:rsidR="00DC244E">
        <w:rPr>
          <w:szCs w:val="22"/>
        </w:rPr>
        <w:t xml:space="preserve">forecast </w:t>
      </w:r>
      <w:r w:rsidR="00147D12" w:rsidRPr="004F15DE">
        <w:rPr>
          <w:szCs w:val="22"/>
        </w:rPr>
        <w:t xml:space="preserve">performance of numerical </w:t>
      </w:r>
      <w:r w:rsidR="002834DF">
        <w:rPr>
          <w:szCs w:val="22"/>
        </w:rPr>
        <w:t xml:space="preserve">weather prediction </w:t>
      </w:r>
      <w:r w:rsidR="00147D12" w:rsidRPr="004F15DE">
        <w:rPr>
          <w:szCs w:val="22"/>
        </w:rPr>
        <w:t>models at both intra</w:t>
      </w:r>
      <w:del w:id="215" w:author="Anstedt, Sheri" w:date="2022-01-26T12:46:00Z">
        <w:r w:rsidR="00147D12" w:rsidRPr="004F15DE" w:rsidDel="00EB20AB">
          <w:rPr>
            <w:szCs w:val="22"/>
          </w:rPr>
          <w:delText>-</w:delText>
        </w:r>
      </w:del>
      <w:r w:rsidR="00147D12" w:rsidRPr="004F15DE">
        <w:rPr>
          <w:szCs w:val="22"/>
        </w:rPr>
        <w:t xml:space="preserve"> and inter</w:t>
      </w:r>
      <w:del w:id="216" w:author="Brice, Amy" w:date="2022-01-25T14:17:00Z">
        <w:r w:rsidR="00147D12" w:rsidRPr="004F15DE" w:rsidDel="00FA37D0">
          <w:rPr>
            <w:szCs w:val="22"/>
          </w:rPr>
          <w:delText>-</w:delText>
        </w:r>
      </w:del>
      <w:r w:rsidR="00147D12" w:rsidRPr="004F15DE">
        <w:rPr>
          <w:szCs w:val="22"/>
        </w:rPr>
        <w:t xml:space="preserve">organizational levels. This exercise also serves as a platform for stakeholders to share and compare wind forecast evaluation metrics </w:t>
      </w:r>
      <w:del w:id="217" w:author="Brice, Amy" w:date="2022-01-25T14:17:00Z">
        <w:r w:rsidR="00147D12" w:rsidRPr="004F15DE" w:rsidDel="00FA37D0">
          <w:rPr>
            <w:szCs w:val="22"/>
          </w:rPr>
          <w:delText xml:space="preserve">between </w:delText>
        </w:r>
      </w:del>
      <w:ins w:id="218" w:author="Brice, Amy" w:date="2022-01-25T14:17:00Z">
        <w:r w:rsidR="00FA37D0">
          <w:rPr>
            <w:szCs w:val="22"/>
          </w:rPr>
          <w:t>among</w:t>
        </w:r>
        <w:r w:rsidR="00FA37D0" w:rsidRPr="004F15DE">
          <w:rPr>
            <w:szCs w:val="22"/>
          </w:rPr>
          <w:t xml:space="preserve"> </w:t>
        </w:r>
      </w:ins>
      <w:r w:rsidR="00147D12" w:rsidRPr="004F15DE">
        <w:rPr>
          <w:szCs w:val="22"/>
        </w:rPr>
        <w:t>organizations.</w:t>
      </w:r>
      <w:r w:rsidR="0045516B">
        <w:rPr>
          <w:szCs w:val="22"/>
        </w:rPr>
        <w:t xml:space="preserve"> In this study, w</w:t>
      </w:r>
      <w:r w:rsidR="0045516B">
        <w:t>e have further used the benchmark results to illustrate the utility of a variety of metrics.</w:t>
      </w:r>
      <w:r w:rsidR="00217AEE">
        <w:rPr>
          <w:szCs w:val="22"/>
        </w:rPr>
        <w:t xml:space="preserve"> </w:t>
      </w:r>
      <w:r w:rsidR="00217AEE" w:rsidRPr="004F15DE">
        <w:rPr>
          <w:szCs w:val="22"/>
        </w:rPr>
        <w:t xml:space="preserve">The purpose of this exercise is not to </w:t>
      </w:r>
      <w:r w:rsidR="00217AEE">
        <w:rPr>
          <w:szCs w:val="22"/>
        </w:rPr>
        <w:t xml:space="preserve">determine the most accurate </w:t>
      </w:r>
      <w:r w:rsidR="00217AEE" w:rsidRPr="004F15DE">
        <w:rPr>
          <w:szCs w:val="22"/>
        </w:rPr>
        <w:t>forecast, but to illustrate the value of a systematic forecast evaluation framework.</w:t>
      </w:r>
    </w:p>
    <w:p w14:paraId="17674003" w14:textId="4AB8B4E4" w:rsidR="00FC13F6" w:rsidRPr="004F15DE" w:rsidRDefault="00147D12" w:rsidP="00672EEF">
      <w:pPr>
        <w:pStyle w:val="BodyText"/>
        <w:rPr>
          <w:szCs w:val="22"/>
        </w:rPr>
      </w:pPr>
      <w:r w:rsidRPr="004F15DE">
        <w:rPr>
          <w:szCs w:val="22"/>
        </w:rPr>
        <w:t xml:space="preserve">Setting up a rigorous </w:t>
      </w:r>
      <w:r w:rsidR="00EC5209">
        <w:rPr>
          <w:szCs w:val="22"/>
        </w:rPr>
        <w:t xml:space="preserve">forecast </w:t>
      </w:r>
      <w:r w:rsidR="00805929">
        <w:rPr>
          <w:szCs w:val="22"/>
        </w:rPr>
        <w:t>evaluation proce</w:t>
      </w:r>
      <w:r w:rsidR="00EC5209">
        <w:rPr>
          <w:szCs w:val="22"/>
        </w:rPr>
        <w:t>dure</w:t>
      </w:r>
      <w:r w:rsidRPr="004F15DE">
        <w:rPr>
          <w:szCs w:val="22"/>
        </w:rPr>
        <w:t xml:space="preserve"> also aligns with the verification and validation framework proposed in the WFIP2 </w:t>
      </w:r>
      <w:sdt>
        <w:sdtPr>
          <w:rPr>
            <w:color w:val="000000"/>
            <w:szCs w:val="22"/>
          </w:rPr>
          <w:tag w:val="MENDELEY_CITATION_v3_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"/>
          <w:id w:val="1868790084"/>
          <w:placeholder>
            <w:docPart w:val="DefaultPlaceholder_-1854013440"/>
          </w:placeholder>
        </w:sdtPr>
        <w:sdtEndPr/>
        <w:sdtContent>
          <w:r w:rsidR="002162CD" w:rsidRPr="002162CD">
            <w:rPr>
              <w:color w:val="000000"/>
              <w:szCs w:val="22"/>
            </w:rPr>
            <w:t>(Draxl et al. 2019)</w:t>
          </w:r>
        </w:sdtContent>
      </w:sdt>
      <w:r w:rsidRPr="004F15DE">
        <w:rPr>
          <w:szCs w:val="22"/>
        </w:rPr>
        <w:t xml:space="preserve"> as well as the IEA Wind </w:t>
      </w:r>
      <w:r w:rsidR="00EC5209">
        <w:rPr>
          <w:szCs w:val="22"/>
        </w:rPr>
        <w:t>T</w:t>
      </w:r>
      <w:r w:rsidRPr="004F15DE">
        <w:rPr>
          <w:szCs w:val="22"/>
        </w:rPr>
        <w:t xml:space="preserve">ask 36 Recommended Practice for Forecasting Solution Selection </w:t>
      </w:r>
      <w:sdt>
        <w:sdtPr>
          <w:rPr>
            <w:color w:val="000000"/>
            <w:szCs w:val="22"/>
          </w:rPr>
          <w:tag w:val="MENDELEY_CITATION_v3_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"/>
          <w:id w:val="2062054670"/>
          <w:placeholder>
            <w:docPart w:val="DefaultPlaceholder_-1854013440"/>
          </w:placeholder>
        </w:sdtPr>
        <w:sdtEndPr/>
        <w:sdtContent>
          <w:r w:rsidR="002162CD" w:rsidRPr="002162CD">
            <w:rPr>
              <w:color w:val="000000"/>
              <w:szCs w:val="22"/>
            </w:rPr>
            <w:t>(Möhrlen, Zack, and Lerner 2019)</w:t>
          </w:r>
        </w:sdtContent>
      </w:sdt>
      <w:r w:rsidRPr="004F15DE">
        <w:rPr>
          <w:szCs w:val="22"/>
        </w:rPr>
        <w:t>.</w:t>
      </w:r>
      <w:r w:rsidR="00672EEF">
        <w:rPr>
          <w:szCs w:val="22"/>
        </w:rPr>
        <w:t xml:space="preserve"> </w:t>
      </w:r>
      <w:r w:rsidRPr="004F15DE">
        <w:rPr>
          <w:szCs w:val="22"/>
        </w:rPr>
        <w:t>Forecast providers in the wind</w:t>
      </w:r>
      <w:ins w:id="219" w:author="Brice, Amy" w:date="2022-01-25T12:44:00Z">
        <w:r w:rsidR="00195FEB">
          <w:rPr>
            <w:szCs w:val="22"/>
          </w:rPr>
          <w:t xml:space="preserve"> </w:t>
        </w:r>
      </w:ins>
      <w:del w:id="220" w:author="Brice, Amy" w:date="2022-01-25T12:44:00Z">
        <w:r w:rsidR="001C023F" w:rsidDel="00195FEB">
          <w:rPr>
            <w:szCs w:val="22"/>
          </w:rPr>
          <w:delText>-</w:delText>
        </w:r>
      </w:del>
      <w:r w:rsidRPr="004F15DE">
        <w:rPr>
          <w:szCs w:val="22"/>
        </w:rPr>
        <w:t>energy industry as well as wind</w:t>
      </w:r>
      <w:ins w:id="221" w:author="Brice, Amy" w:date="2022-01-25T12:44:00Z">
        <w:r w:rsidR="00195FEB">
          <w:rPr>
            <w:szCs w:val="22"/>
          </w:rPr>
          <w:t xml:space="preserve"> </w:t>
        </w:r>
      </w:ins>
      <w:del w:id="222" w:author="Brice, Amy" w:date="2022-01-25T12:44:00Z">
        <w:r w:rsidR="001C023F" w:rsidDel="00195FEB">
          <w:rPr>
            <w:szCs w:val="22"/>
          </w:rPr>
          <w:delText>-</w:delText>
        </w:r>
      </w:del>
      <w:r w:rsidRPr="004F15DE">
        <w:rPr>
          <w:szCs w:val="22"/>
        </w:rPr>
        <w:t xml:space="preserve">energy researchers were invited to participate in this exercise. Participants were given several months in 2021 to prepare and submit their forecasts. The authors of this manuscript from the National Renewable Energy Laboratory and the Pacific Northwest National Laboratory in the </w:t>
      </w:r>
      <w:del w:id="223" w:author="Brice, Amy" w:date="2022-01-25T14:18:00Z">
        <w:r w:rsidRPr="004F15DE" w:rsidDel="00FA37D0">
          <w:rPr>
            <w:szCs w:val="22"/>
          </w:rPr>
          <w:delText>U.S.</w:delText>
        </w:r>
      </w:del>
      <w:ins w:id="224" w:author="Brice, Amy" w:date="2022-01-25T14:18:00Z">
        <w:r w:rsidR="00FA37D0">
          <w:rPr>
            <w:szCs w:val="22"/>
          </w:rPr>
          <w:t>United States</w:t>
        </w:r>
      </w:ins>
      <w:r w:rsidRPr="004F15DE">
        <w:rPr>
          <w:szCs w:val="22"/>
        </w:rPr>
        <w:t xml:space="preserve"> organize</w:t>
      </w:r>
      <w:r w:rsidR="006C4A45">
        <w:rPr>
          <w:szCs w:val="22"/>
        </w:rPr>
        <w:t>d</w:t>
      </w:r>
      <w:r w:rsidRPr="004F15DE">
        <w:rPr>
          <w:szCs w:val="22"/>
        </w:rPr>
        <w:t xml:space="preserve"> and coordinate</w:t>
      </w:r>
      <w:r w:rsidR="006C4A45">
        <w:rPr>
          <w:szCs w:val="22"/>
        </w:rPr>
        <w:t>d</w:t>
      </w:r>
      <w:r w:rsidRPr="004F15DE">
        <w:rPr>
          <w:szCs w:val="22"/>
        </w:rPr>
        <w:t xml:space="preserve"> this benchmark exercise.</w:t>
      </w:r>
    </w:p>
    <w:p w14:paraId="5DF295E2" w14:textId="626E2E5F" w:rsidR="00147D12" w:rsidRDefault="00147D12" w:rsidP="004F15DE">
      <w:pPr>
        <w:pStyle w:val="BodyText"/>
        <w:rPr>
          <w:szCs w:val="22"/>
        </w:rPr>
      </w:pPr>
      <w:r w:rsidRPr="004F15DE">
        <w:rPr>
          <w:szCs w:val="22"/>
        </w:rPr>
        <w:t>After we collect</w:t>
      </w:r>
      <w:r w:rsidR="006C4A45">
        <w:rPr>
          <w:szCs w:val="22"/>
        </w:rPr>
        <w:t>ed</w:t>
      </w:r>
      <w:r w:rsidRPr="004F15DE">
        <w:rPr>
          <w:szCs w:val="22"/>
        </w:rPr>
        <w:t xml:space="preserve"> data from the participants, we anonymously evaluate</w:t>
      </w:r>
      <w:r w:rsidR="00AE1A5B">
        <w:rPr>
          <w:szCs w:val="22"/>
        </w:rPr>
        <w:t>d</w:t>
      </w:r>
      <w:r w:rsidRPr="004F15DE">
        <w:rPr>
          <w:szCs w:val="22"/>
        </w:rPr>
        <w:t xml:space="preserve"> the submitted data </w:t>
      </w:r>
      <w:r w:rsidR="00E33996">
        <w:rPr>
          <w:szCs w:val="22"/>
        </w:rPr>
        <w:t>and</w:t>
      </w:r>
      <w:r w:rsidR="00C66FCA">
        <w:rPr>
          <w:szCs w:val="22"/>
        </w:rPr>
        <w:t xml:space="preserve"> e</w:t>
      </w:r>
      <w:r w:rsidR="00401D32">
        <w:rPr>
          <w:szCs w:val="22"/>
        </w:rPr>
        <w:t>xecute</w:t>
      </w:r>
      <w:r w:rsidR="00AE1A5B">
        <w:rPr>
          <w:szCs w:val="22"/>
        </w:rPr>
        <w:t>d</w:t>
      </w:r>
      <w:r w:rsidRPr="004F15DE">
        <w:rPr>
          <w:szCs w:val="22"/>
        </w:rPr>
        <w:t xml:space="preserve"> WE-Validate</w:t>
      </w:r>
      <w:r w:rsidR="00401D32">
        <w:rPr>
          <w:szCs w:val="22"/>
        </w:rPr>
        <w:t xml:space="preserve"> </w:t>
      </w:r>
      <w:r w:rsidR="000740A1">
        <w:rPr>
          <w:szCs w:val="22"/>
        </w:rPr>
        <w:t>for each submission</w:t>
      </w:r>
      <w:r w:rsidRPr="004F15DE">
        <w:rPr>
          <w:szCs w:val="22"/>
        </w:rPr>
        <w:t xml:space="preserve"> (Sect</w:t>
      </w:r>
      <w:r w:rsidR="003B0539">
        <w:rPr>
          <w:szCs w:val="22"/>
        </w:rPr>
        <w:t>ion</w:t>
      </w:r>
      <w:r w:rsidRPr="004F15DE">
        <w:rPr>
          <w:szCs w:val="22"/>
        </w:rPr>
        <w:t xml:space="preserve"> </w:t>
      </w:r>
      <w:r w:rsidR="003B0539">
        <w:rPr>
          <w:szCs w:val="22"/>
        </w:rPr>
        <w:fldChar w:fldCharType="begin"/>
      </w:r>
      <w:r w:rsidR="003B0539">
        <w:rPr>
          <w:szCs w:val="22"/>
        </w:rPr>
        <w:instrText xml:space="preserve"> REF _Ref89954061 \r \h </w:instrText>
      </w:r>
      <w:r w:rsidR="003B0539">
        <w:rPr>
          <w:szCs w:val="22"/>
        </w:rPr>
      </w:r>
      <w:r w:rsidR="003B0539">
        <w:rPr>
          <w:szCs w:val="22"/>
        </w:rPr>
        <w:fldChar w:fldCharType="separate"/>
      </w:r>
      <w:r w:rsidR="009F2393">
        <w:rPr>
          <w:szCs w:val="22"/>
        </w:rPr>
        <w:t>2.0</w:t>
      </w:r>
      <w:r w:rsidR="003B0539">
        <w:rPr>
          <w:szCs w:val="22"/>
        </w:rPr>
        <w:fldChar w:fldCharType="end"/>
      </w:r>
      <w:r w:rsidRPr="004F15DE">
        <w:rPr>
          <w:szCs w:val="22"/>
        </w:rPr>
        <w:t>).</w:t>
      </w:r>
      <w:r w:rsidR="00A95A6F">
        <w:rPr>
          <w:szCs w:val="22"/>
        </w:rPr>
        <w:t xml:space="preserve"> </w:t>
      </w:r>
      <w:r w:rsidR="00F67476">
        <w:rPr>
          <w:szCs w:val="22"/>
        </w:rPr>
        <w:t>For</w:t>
      </w:r>
      <w:r w:rsidRPr="004F15DE">
        <w:rPr>
          <w:szCs w:val="22"/>
        </w:rPr>
        <w:t xml:space="preserve"> the data analysis, we use</w:t>
      </w:r>
      <w:r w:rsidR="00A671AD">
        <w:rPr>
          <w:szCs w:val="22"/>
        </w:rPr>
        <w:t>d</w:t>
      </w:r>
      <w:r w:rsidRPr="004F15DE">
        <w:rPr>
          <w:szCs w:val="22"/>
        </w:rPr>
        <w:t xml:space="preserve"> statistics such as </w:t>
      </w:r>
      <w:r w:rsidR="00A671AD">
        <w:rPr>
          <w:szCs w:val="22"/>
        </w:rPr>
        <w:t xml:space="preserve">the </w:t>
      </w:r>
      <w:r w:rsidR="008E660D">
        <w:rPr>
          <w:szCs w:val="22"/>
        </w:rPr>
        <w:t>RMSE</w:t>
      </w:r>
      <w:r w:rsidRPr="004F15DE">
        <w:rPr>
          <w:szCs w:val="22"/>
        </w:rPr>
        <w:t xml:space="preserve"> and </w:t>
      </w:r>
      <w:r w:rsidR="00D90352">
        <w:rPr>
          <w:szCs w:val="22"/>
        </w:rPr>
        <w:t xml:space="preserve">the </w:t>
      </w:r>
      <w:r w:rsidRPr="004F15DE">
        <w:rPr>
          <w:szCs w:val="22"/>
        </w:rPr>
        <w:t>me</w:t>
      </w:r>
      <w:r w:rsidR="008B1FD7">
        <w:rPr>
          <w:szCs w:val="22"/>
        </w:rPr>
        <w:t>di</w:t>
      </w:r>
      <w:r w:rsidRPr="004F15DE">
        <w:rPr>
          <w:szCs w:val="22"/>
        </w:rPr>
        <w:t>an absolute error</w:t>
      </w:r>
      <w:r w:rsidR="008B1FD7">
        <w:rPr>
          <w:szCs w:val="22"/>
        </w:rPr>
        <w:t xml:space="preserve"> (Section </w:t>
      </w:r>
      <w:r w:rsidR="008B1FD7">
        <w:rPr>
          <w:szCs w:val="22"/>
        </w:rPr>
        <w:fldChar w:fldCharType="begin"/>
      </w:r>
      <w:r w:rsidR="008B1FD7">
        <w:rPr>
          <w:szCs w:val="22"/>
        </w:rPr>
        <w:instrText xml:space="preserve"> REF _Ref90323683 \r \h </w:instrText>
      </w:r>
      <w:r w:rsidR="008B1FD7">
        <w:rPr>
          <w:szCs w:val="22"/>
        </w:rPr>
      </w:r>
      <w:r w:rsidR="008B1FD7">
        <w:rPr>
          <w:szCs w:val="22"/>
        </w:rPr>
        <w:fldChar w:fldCharType="separate"/>
      </w:r>
      <w:r w:rsidR="009F2393">
        <w:rPr>
          <w:szCs w:val="22"/>
        </w:rPr>
        <w:t>3.1</w:t>
      </w:r>
      <w:r w:rsidR="008B1FD7">
        <w:rPr>
          <w:szCs w:val="22"/>
        </w:rPr>
        <w:fldChar w:fldCharType="end"/>
      </w:r>
      <w:r w:rsidR="008B1FD7">
        <w:rPr>
          <w:szCs w:val="22"/>
        </w:rPr>
        <w:t>)</w:t>
      </w:r>
      <w:r w:rsidRPr="004F15DE">
        <w:rPr>
          <w:szCs w:val="22"/>
        </w:rPr>
        <w:t>, as well as more sophisticated skill scores for wind ramp events</w:t>
      </w:r>
      <w:r w:rsidR="00FE3ADA">
        <w:rPr>
          <w:szCs w:val="22"/>
        </w:rPr>
        <w:t xml:space="preserve"> (Section</w:t>
      </w:r>
      <w:r w:rsidR="008B1FD7">
        <w:rPr>
          <w:szCs w:val="22"/>
        </w:rPr>
        <w:t xml:space="preserve"> </w:t>
      </w:r>
      <w:r w:rsidR="008B1FD7">
        <w:rPr>
          <w:szCs w:val="22"/>
        </w:rPr>
        <w:fldChar w:fldCharType="begin"/>
      </w:r>
      <w:r w:rsidR="008B1FD7">
        <w:rPr>
          <w:szCs w:val="22"/>
        </w:rPr>
        <w:instrText xml:space="preserve"> REF _Ref90323665 \r \h </w:instrText>
      </w:r>
      <w:r w:rsidR="008B1FD7">
        <w:rPr>
          <w:szCs w:val="22"/>
        </w:rPr>
      </w:r>
      <w:r w:rsidR="008B1FD7">
        <w:rPr>
          <w:szCs w:val="22"/>
        </w:rPr>
        <w:fldChar w:fldCharType="separate"/>
      </w:r>
      <w:r w:rsidR="009F2393">
        <w:rPr>
          <w:szCs w:val="22"/>
        </w:rPr>
        <w:t>3.2</w:t>
      </w:r>
      <w:r w:rsidR="008B1FD7">
        <w:rPr>
          <w:szCs w:val="22"/>
        </w:rPr>
        <w:fldChar w:fldCharType="end"/>
      </w:r>
      <w:r w:rsidR="00FE3ADA">
        <w:rPr>
          <w:szCs w:val="22"/>
        </w:rPr>
        <w:t>)</w:t>
      </w:r>
      <w:r w:rsidRPr="004F15DE">
        <w:rPr>
          <w:szCs w:val="22"/>
        </w:rPr>
        <w:t>.</w:t>
      </w:r>
      <w:r w:rsidR="00B10A91">
        <w:rPr>
          <w:szCs w:val="22"/>
        </w:rPr>
        <w:t xml:space="preserve"> We also </w:t>
      </w:r>
      <w:r w:rsidR="00CB0BD1">
        <w:rPr>
          <w:szCs w:val="22"/>
        </w:rPr>
        <w:t>varied</w:t>
      </w:r>
      <w:r w:rsidR="00B10A91">
        <w:rPr>
          <w:szCs w:val="22"/>
        </w:rPr>
        <w:t xml:space="preserve"> the </w:t>
      </w:r>
      <w:r w:rsidR="007A59C5">
        <w:rPr>
          <w:szCs w:val="22"/>
        </w:rPr>
        <w:t>configuration</w:t>
      </w:r>
      <w:r w:rsidR="00B10A91">
        <w:rPr>
          <w:szCs w:val="22"/>
        </w:rPr>
        <w:t xml:space="preserve"> files </w:t>
      </w:r>
      <w:r w:rsidR="004201DB">
        <w:rPr>
          <w:szCs w:val="22"/>
        </w:rPr>
        <w:t>depending on</w:t>
      </w:r>
      <w:r w:rsidR="00B10A91">
        <w:rPr>
          <w:szCs w:val="22"/>
        </w:rPr>
        <w:t xml:space="preserve"> the submissions to test for sensitivity</w:t>
      </w:r>
      <w:r w:rsidR="008E40E1">
        <w:rPr>
          <w:szCs w:val="22"/>
        </w:rPr>
        <w:t xml:space="preserve"> of the methodology</w:t>
      </w:r>
      <w:del w:id="225" w:author="Brice, Amy" w:date="2022-01-25T14:18:00Z">
        <w:r w:rsidR="00B10A91" w:rsidDel="00D36CCA">
          <w:rPr>
            <w:szCs w:val="22"/>
          </w:rPr>
          <w:delText>,</w:delText>
        </w:r>
      </w:del>
      <w:r w:rsidR="00B10A91">
        <w:rPr>
          <w:szCs w:val="22"/>
        </w:rPr>
        <w:t xml:space="preserve"> </w:t>
      </w:r>
      <w:ins w:id="226" w:author="Brice, Amy" w:date="2022-01-25T14:18:00Z">
        <w:r w:rsidR="00D36CCA">
          <w:rPr>
            <w:szCs w:val="22"/>
          </w:rPr>
          <w:t>(</w:t>
        </w:r>
      </w:ins>
      <w:r w:rsidR="00B10A91">
        <w:rPr>
          <w:szCs w:val="22"/>
        </w:rPr>
        <w:t xml:space="preserve">e.g., </w:t>
      </w:r>
      <w:r w:rsidR="009C252B">
        <w:rPr>
          <w:szCs w:val="22"/>
        </w:rPr>
        <w:t>we investigate</w:t>
      </w:r>
      <w:r w:rsidR="00664DB4">
        <w:rPr>
          <w:szCs w:val="22"/>
        </w:rPr>
        <w:t>d</w:t>
      </w:r>
      <w:r w:rsidR="009C252B">
        <w:rPr>
          <w:szCs w:val="22"/>
        </w:rPr>
        <w:t xml:space="preserve"> </w:t>
      </w:r>
      <w:r w:rsidR="00B10A91">
        <w:rPr>
          <w:szCs w:val="22"/>
        </w:rPr>
        <w:t xml:space="preserve">the influence of averaging frequency </w:t>
      </w:r>
      <w:commentRangeStart w:id="227"/>
      <w:r w:rsidR="00B10A91">
        <w:rPr>
          <w:szCs w:val="22"/>
        </w:rPr>
        <w:t>to</w:t>
      </w:r>
      <w:commentRangeEnd w:id="227"/>
      <w:r w:rsidR="003A12C5">
        <w:rPr>
          <w:rStyle w:val="CommentReference"/>
        </w:rPr>
        <w:commentReference w:id="227"/>
      </w:r>
      <w:r w:rsidR="00B10A91">
        <w:rPr>
          <w:szCs w:val="22"/>
        </w:rPr>
        <w:t xml:space="preserve"> resultant forecast errors </w:t>
      </w:r>
      <w:ins w:id="228" w:author="Brice, Amy" w:date="2022-01-25T14:18:00Z">
        <w:r w:rsidR="00D36CCA">
          <w:rPr>
            <w:szCs w:val="22"/>
          </w:rPr>
          <w:t>[</w:t>
        </w:r>
      </w:ins>
      <w:del w:id="229" w:author="Brice, Amy" w:date="2022-01-25T14:18:00Z">
        <w:r w:rsidR="00B10A91" w:rsidDel="00D36CCA">
          <w:rPr>
            <w:szCs w:val="22"/>
          </w:rPr>
          <w:delText>(</w:delText>
        </w:r>
      </w:del>
      <w:r w:rsidR="009C252B">
        <w:rPr>
          <w:szCs w:val="22"/>
        </w:rPr>
        <w:t xml:space="preserve">Section </w:t>
      </w:r>
      <w:r w:rsidR="009C252B">
        <w:rPr>
          <w:szCs w:val="22"/>
        </w:rPr>
        <w:fldChar w:fldCharType="begin"/>
      </w:r>
      <w:r w:rsidR="009C252B">
        <w:rPr>
          <w:szCs w:val="22"/>
        </w:rPr>
        <w:instrText xml:space="preserve"> REF _Ref90478021 \r \h </w:instrText>
      </w:r>
      <w:r w:rsidR="009C252B">
        <w:rPr>
          <w:szCs w:val="22"/>
        </w:rPr>
      </w:r>
      <w:r w:rsidR="009C252B">
        <w:rPr>
          <w:szCs w:val="22"/>
        </w:rPr>
        <w:fldChar w:fldCharType="separate"/>
      </w:r>
      <w:r w:rsidR="009F2393">
        <w:rPr>
          <w:szCs w:val="22"/>
        </w:rPr>
        <w:t>5.1</w:t>
      </w:r>
      <w:r w:rsidR="009C252B">
        <w:rPr>
          <w:szCs w:val="22"/>
        </w:rPr>
        <w:fldChar w:fldCharType="end"/>
      </w:r>
      <w:ins w:id="230" w:author="Brice, Amy" w:date="2022-01-25T14:18:00Z">
        <w:r w:rsidR="00D36CCA">
          <w:rPr>
            <w:szCs w:val="22"/>
          </w:rPr>
          <w:t>])</w:t>
        </w:r>
      </w:ins>
      <w:del w:id="231" w:author="Brice, Amy" w:date="2022-01-25T14:18:00Z">
        <w:r w:rsidR="00B10A91" w:rsidDel="00D36CCA">
          <w:rPr>
            <w:szCs w:val="22"/>
          </w:rPr>
          <w:delText>)</w:delText>
        </w:r>
      </w:del>
      <w:r w:rsidR="00B10A91">
        <w:rPr>
          <w:szCs w:val="22"/>
        </w:rPr>
        <w:t>.</w:t>
      </w:r>
      <w:r w:rsidR="00B10A91" w:rsidRPr="004F15DE">
        <w:rPr>
          <w:szCs w:val="22"/>
        </w:rPr>
        <w:t xml:space="preserve"> </w:t>
      </w:r>
      <w:r w:rsidRPr="004F15DE">
        <w:rPr>
          <w:szCs w:val="22"/>
        </w:rPr>
        <w:t xml:space="preserve">In the long run, we hope that </w:t>
      </w:r>
      <w:r w:rsidR="003E666C">
        <w:rPr>
          <w:szCs w:val="22"/>
        </w:rPr>
        <w:t xml:space="preserve">WE-Validate </w:t>
      </w:r>
      <w:r w:rsidRPr="004F15DE">
        <w:rPr>
          <w:szCs w:val="22"/>
        </w:rPr>
        <w:t>will become a</w:t>
      </w:r>
      <w:r w:rsidR="00060C8C">
        <w:rPr>
          <w:szCs w:val="22"/>
        </w:rPr>
        <w:t xml:space="preserve"> </w:t>
      </w:r>
      <w:r w:rsidR="001A293C">
        <w:rPr>
          <w:szCs w:val="22"/>
        </w:rPr>
        <w:t>useful</w:t>
      </w:r>
      <w:r w:rsidRPr="004F15DE">
        <w:rPr>
          <w:szCs w:val="22"/>
        </w:rPr>
        <w:t xml:space="preserve"> reference forecast evaluation framework for the wind</w:t>
      </w:r>
      <w:del w:id="232" w:author="Brice, Amy" w:date="2022-01-25T12:44:00Z">
        <w:r w:rsidR="001C023F" w:rsidDel="00195FEB">
          <w:rPr>
            <w:szCs w:val="22"/>
          </w:rPr>
          <w:delText>-</w:delText>
        </w:r>
      </w:del>
      <w:ins w:id="233" w:author="Brice, Amy" w:date="2022-01-25T12:44:00Z">
        <w:r w:rsidR="00195FEB">
          <w:rPr>
            <w:szCs w:val="22"/>
          </w:rPr>
          <w:t xml:space="preserve"> </w:t>
        </w:r>
      </w:ins>
      <w:r w:rsidRPr="004F15DE">
        <w:rPr>
          <w:szCs w:val="22"/>
        </w:rPr>
        <w:t>energy community.</w:t>
      </w:r>
    </w:p>
    <w:p w14:paraId="26EEF8CE" w14:textId="046CACE0" w:rsidR="00ED0279" w:rsidRPr="00DE7E2B" w:rsidRDefault="00ED0279" w:rsidP="004F15DE">
      <w:pPr>
        <w:pStyle w:val="BodyText"/>
        <w:rPr>
          <w:szCs w:val="22"/>
        </w:rPr>
      </w:pPr>
      <w:del w:id="234" w:author="Brice, Amy" w:date="2022-01-25T16:50:00Z">
        <w:r w:rsidRPr="00DE7E2B" w:rsidDel="008829E9">
          <w:rPr>
            <w:szCs w:val="22"/>
          </w:rPr>
          <w:delText>The following table</w:delText>
        </w:r>
      </w:del>
      <w:ins w:id="235" w:author="Brice, Amy" w:date="2022-01-25T16:50:00Z">
        <w:r w:rsidR="008829E9">
          <w:rPr>
            <w:szCs w:val="22"/>
          </w:rPr>
          <w:t>Table 1</w:t>
        </w:r>
      </w:ins>
      <w:r w:rsidRPr="00DE7E2B">
        <w:rPr>
          <w:szCs w:val="22"/>
        </w:rPr>
        <w:t xml:space="preserve"> describes the metadata of the two case studies</w:t>
      </w:r>
      <w:r w:rsidR="006306FD">
        <w:rPr>
          <w:szCs w:val="22"/>
        </w:rPr>
        <w:t xml:space="preserve"> </w:t>
      </w:r>
      <w:ins w:id="236" w:author="Brice, Amy" w:date="2022-01-25T14:20:00Z">
        <w:r w:rsidR="00F2640F">
          <w:rPr>
            <w:szCs w:val="22"/>
          </w:rPr>
          <w:t xml:space="preserve">that </w:t>
        </w:r>
      </w:ins>
      <w:r w:rsidR="006306FD">
        <w:rPr>
          <w:szCs w:val="22"/>
        </w:rPr>
        <w:t>participants could submit data for</w:t>
      </w:r>
      <w:del w:id="237" w:author="Brice, Amy" w:date="2022-01-25T14:20:00Z">
        <w:r w:rsidRPr="00DE7E2B" w:rsidDel="00F2640F">
          <w:rPr>
            <w:szCs w:val="22"/>
          </w:rPr>
          <w:delText>,</w:delText>
        </w:r>
      </w:del>
      <w:ins w:id="238" w:author="Brice, Amy" w:date="2022-01-25T14:20:00Z">
        <w:r w:rsidR="00F2640F">
          <w:rPr>
            <w:szCs w:val="22"/>
          </w:rPr>
          <w:t>:</w:t>
        </w:r>
      </w:ins>
      <w:r w:rsidRPr="00DE7E2B">
        <w:rPr>
          <w:szCs w:val="22"/>
        </w:rPr>
        <w:t xml:space="preserve"> the WFIP2 </w:t>
      </w:r>
      <w:r w:rsidR="00C74BDC" w:rsidRPr="00DE7E2B">
        <w:rPr>
          <w:szCs w:val="22"/>
        </w:rPr>
        <w:t>case</w:t>
      </w:r>
      <w:r w:rsidR="00CC248C">
        <w:rPr>
          <w:szCs w:val="22"/>
        </w:rPr>
        <w:t xml:space="preserve"> at the Columbia River Basin</w:t>
      </w:r>
      <w:r w:rsidRPr="00DE7E2B">
        <w:rPr>
          <w:szCs w:val="22"/>
        </w:rPr>
        <w:t xml:space="preserve"> in the Pacific Northwest of the United States and the Baltic-2</w:t>
      </w:r>
      <w:r w:rsidR="00042D79" w:rsidRPr="00DE7E2B">
        <w:rPr>
          <w:szCs w:val="22"/>
        </w:rPr>
        <w:t>/FINO2</w:t>
      </w:r>
      <w:r w:rsidRPr="00DE7E2B">
        <w:rPr>
          <w:szCs w:val="22"/>
        </w:rPr>
        <w:t xml:space="preserve"> </w:t>
      </w:r>
      <w:r w:rsidR="00C74BDC" w:rsidRPr="00DE7E2B">
        <w:rPr>
          <w:szCs w:val="22"/>
        </w:rPr>
        <w:t xml:space="preserve">case in the North Sea </w:t>
      </w:r>
      <w:r w:rsidR="00F35F49">
        <w:rPr>
          <w:szCs w:val="22"/>
        </w:rPr>
        <w:t>in</w:t>
      </w:r>
      <w:r w:rsidR="00C74BDC" w:rsidRPr="00DE7E2B">
        <w:rPr>
          <w:szCs w:val="22"/>
        </w:rPr>
        <w:t xml:space="preserve"> Europe</w:t>
      </w:r>
      <w:del w:id="239" w:author="Brice, Amy" w:date="2022-01-25T16:50:00Z">
        <w:r w:rsidR="00F35F49" w:rsidDel="008829E9">
          <w:rPr>
            <w:szCs w:val="22"/>
          </w:rPr>
          <w:delText xml:space="preserve"> (</w:delText>
        </w:r>
        <w:r w:rsidR="00F35F49" w:rsidDel="008829E9">
          <w:fldChar w:fldCharType="begin"/>
        </w:r>
        <w:r w:rsidR="00F35F49" w:rsidDel="008829E9">
          <w:delInstrText xml:space="preserve"> REF _Ref90491365 \h </w:delInstrText>
        </w:r>
        <w:r w:rsidR="00F35F49" w:rsidDel="008829E9">
          <w:fldChar w:fldCharType="separate"/>
        </w:r>
        <w:r w:rsidR="009F2393" w:rsidRPr="008F38BB" w:rsidDel="008829E9">
          <w:delText xml:space="preserve">Table </w:delText>
        </w:r>
        <w:r w:rsidR="009F2393" w:rsidDel="008829E9">
          <w:rPr>
            <w:noProof/>
          </w:rPr>
          <w:delText>1</w:delText>
        </w:r>
        <w:r w:rsidR="00F35F49" w:rsidDel="008829E9">
          <w:fldChar w:fldCharType="end"/>
        </w:r>
        <w:r w:rsidR="00F35F49" w:rsidDel="008829E9">
          <w:delText>)</w:delText>
        </w:r>
      </w:del>
      <w:r w:rsidR="00C74BDC" w:rsidRPr="00DE7E2B">
        <w:rPr>
          <w:szCs w:val="22"/>
        </w:rPr>
        <w:t xml:space="preserve">. </w:t>
      </w:r>
    </w:p>
    <w:p w14:paraId="526775B1" w14:textId="178B6AB2" w:rsidR="00147D12" w:rsidRPr="00147D12" w:rsidRDefault="00147D12" w:rsidP="00147D12">
      <w:pPr>
        <w:pStyle w:val="Caption-Tab"/>
        <w:rPr>
          <w:szCs w:val="22"/>
          <w:lang w:eastAsia="en-US"/>
        </w:rPr>
      </w:pPr>
      <w:bookmarkStart w:id="240" w:name="_Ref90491365"/>
      <w:bookmarkStart w:id="241" w:name="_Ref90491360"/>
      <w:bookmarkStart w:id="242" w:name="_Toc94021895"/>
      <w:r w:rsidRPr="008F38BB">
        <w:t xml:space="preserve">Table </w:t>
      </w:r>
      <w:r>
        <w:rPr>
          <w:noProof/>
        </w:rPr>
        <w:fldChar w:fldCharType="begin"/>
      </w:r>
      <w:r>
        <w:rPr>
          <w:noProof/>
        </w:rPr>
        <w:instrText xml:space="preserve"> SEQ Table \* ARABIC </w:instrText>
      </w:r>
      <w:r>
        <w:rPr>
          <w:noProof/>
        </w:rPr>
        <w:fldChar w:fldCharType="separate"/>
      </w:r>
      <w:r w:rsidR="009F2393">
        <w:rPr>
          <w:noProof/>
        </w:rPr>
        <w:t>1</w:t>
      </w:r>
      <w:r>
        <w:rPr>
          <w:noProof/>
        </w:rPr>
        <w:fldChar w:fldCharType="end"/>
      </w:r>
      <w:bookmarkEnd w:id="240"/>
      <w:r>
        <w:rPr>
          <w:noProof/>
        </w:rPr>
        <w:t>.</w:t>
      </w:r>
      <w:r w:rsidRPr="008F38BB">
        <w:tab/>
      </w:r>
      <w:r w:rsidR="00C35911">
        <w:t>Summary of the two cases</w:t>
      </w:r>
      <w:bookmarkEnd w:id="241"/>
      <w:bookmarkEnd w:id="242"/>
    </w:p>
    <w:tbl>
      <w:tblPr>
        <w:tblStyle w:val="TableGrid"/>
        <w:tblW w:w="0" w:type="auto"/>
        <w:tblLook w:val="04A0" w:firstRow="1" w:lastRow="0" w:firstColumn="1" w:lastColumn="0" w:noHBand="0" w:noVBand="1"/>
      </w:tblPr>
      <w:tblGrid>
        <w:gridCol w:w="3116"/>
        <w:gridCol w:w="3117"/>
        <w:gridCol w:w="3117"/>
      </w:tblGrid>
      <w:tr w:rsidR="00147D12" w:rsidRPr="006A763D" w14:paraId="4BCBA6D3" w14:textId="77777777" w:rsidTr="00147D12">
        <w:tc>
          <w:tcPr>
            <w:tcW w:w="3116" w:type="dxa"/>
          </w:tcPr>
          <w:p w14:paraId="68E43462" w14:textId="38A3C59B" w:rsidR="00147D12" w:rsidRPr="006A763D" w:rsidRDefault="007E390A" w:rsidP="00B450A5">
            <w:pPr>
              <w:rPr>
                <w:rFonts w:cstheme="minorHAnsi"/>
                <w:sz w:val="22"/>
                <w:szCs w:val="22"/>
              </w:rPr>
            </w:pPr>
            <w:r>
              <w:rPr>
                <w:rFonts w:cstheme="minorHAnsi"/>
                <w:sz w:val="22"/>
                <w:szCs w:val="22"/>
              </w:rPr>
              <w:t>Case study</w:t>
            </w:r>
          </w:p>
        </w:tc>
        <w:tc>
          <w:tcPr>
            <w:tcW w:w="3117" w:type="dxa"/>
          </w:tcPr>
          <w:p w14:paraId="15BA7D41" w14:textId="3A4882D2" w:rsidR="00147D12" w:rsidRPr="006A763D" w:rsidRDefault="002D7276" w:rsidP="002D7276">
            <w:pPr>
              <w:rPr>
                <w:rFonts w:cstheme="minorHAnsi"/>
                <w:sz w:val="22"/>
                <w:szCs w:val="22"/>
              </w:rPr>
            </w:pPr>
            <w:r w:rsidRPr="006A763D">
              <w:rPr>
                <w:rFonts w:cstheme="minorHAnsi"/>
                <w:color w:val="000000"/>
                <w:sz w:val="22"/>
                <w:szCs w:val="22"/>
              </w:rPr>
              <w:t>WFIP2</w:t>
            </w:r>
          </w:p>
        </w:tc>
        <w:tc>
          <w:tcPr>
            <w:tcW w:w="3117" w:type="dxa"/>
          </w:tcPr>
          <w:p w14:paraId="2E63F570" w14:textId="1F24C87A" w:rsidR="00147D12" w:rsidRPr="006A763D" w:rsidRDefault="002D7276" w:rsidP="002D7276">
            <w:pPr>
              <w:rPr>
                <w:rFonts w:cstheme="minorHAnsi"/>
                <w:sz w:val="22"/>
                <w:szCs w:val="22"/>
              </w:rPr>
            </w:pPr>
            <w:r w:rsidRPr="006A763D">
              <w:rPr>
                <w:rFonts w:cstheme="minorHAnsi"/>
                <w:color w:val="000000"/>
                <w:sz w:val="22"/>
                <w:szCs w:val="22"/>
              </w:rPr>
              <w:t>Baltic-2</w:t>
            </w:r>
            <w:r w:rsidR="00C74BDC">
              <w:rPr>
                <w:rFonts w:cstheme="minorHAnsi"/>
                <w:color w:val="000000"/>
                <w:sz w:val="22"/>
                <w:szCs w:val="22"/>
              </w:rPr>
              <w:t>/FINO2</w:t>
            </w:r>
          </w:p>
        </w:tc>
      </w:tr>
      <w:tr w:rsidR="00147D12" w:rsidRPr="006A763D" w14:paraId="70652525" w14:textId="77777777" w:rsidTr="00147D12">
        <w:tc>
          <w:tcPr>
            <w:tcW w:w="3116" w:type="dxa"/>
          </w:tcPr>
          <w:p w14:paraId="5ECBBE06" w14:textId="4F12FCDF" w:rsidR="00147D12" w:rsidRPr="006A763D" w:rsidRDefault="002D7276" w:rsidP="00B450A5">
            <w:pPr>
              <w:rPr>
                <w:rFonts w:cstheme="minorHAnsi"/>
                <w:sz w:val="22"/>
                <w:szCs w:val="22"/>
              </w:rPr>
            </w:pPr>
            <w:r w:rsidRPr="006A763D">
              <w:rPr>
                <w:rFonts w:cstheme="minorHAnsi"/>
                <w:sz w:val="22"/>
                <w:szCs w:val="22"/>
              </w:rPr>
              <w:t>Site description</w:t>
            </w:r>
          </w:p>
        </w:tc>
        <w:tc>
          <w:tcPr>
            <w:tcW w:w="3117" w:type="dxa"/>
          </w:tcPr>
          <w:p w14:paraId="4945D00F" w14:textId="14169C7F" w:rsidR="00147D12" w:rsidRPr="006A763D" w:rsidRDefault="006279BB" w:rsidP="006279BB">
            <w:pPr>
              <w:rPr>
                <w:rFonts w:cstheme="minorHAnsi"/>
                <w:sz w:val="22"/>
                <w:szCs w:val="22"/>
              </w:rPr>
            </w:pPr>
            <w:r w:rsidRPr="006A763D">
              <w:rPr>
                <w:rFonts w:cstheme="minorHAnsi"/>
                <w:color w:val="000000"/>
                <w:sz w:val="22"/>
                <w:szCs w:val="22"/>
              </w:rPr>
              <w:t xml:space="preserve">The WFIP2 project was a meteorological measurement field campaign targeting the </w:t>
            </w:r>
            <w:ins w:id="243" w:author="Brice, Amy" w:date="2022-01-25T14:26:00Z">
              <w:r w:rsidR="007E7BA3">
                <w:rPr>
                  <w:rFonts w:cstheme="minorHAnsi"/>
                  <w:color w:val="000000"/>
                  <w:sz w:val="22"/>
                  <w:szCs w:val="22"/>
                </w:rPr>
                <w:t xml:space="preserve">U.S. </w:t>
              </w:r>
            </w:ins>
            <w:r w:rsidRPr="006A763D">
              <w:rPr>
                <w:rFonts w:cstheme="minorHAnsi"/>
                <w:color w:val="000000"/>
                <w:sz w:val="22"/>
                <w:szCs w:val="22"/>
              </w:rPr>
              <w:t>Pacific Northwest</w:t>
            </w:r>
            <w:ins w:id="244" w:author="Brice, Amy" w:date="2022-01-25T14:26:00Z">
              <w:r w:rsidR="007E7BA3">
                <w:rPr>
                  <w:rFonts w:cstheme="minorHAnsi"/>
                  <w:color w:val="000000"/>
                  <w:sz w:val="22"/>
                  <w:szCs w:val="22"/>
                </w:rPr>
                <w:t>.</w:t>
              </w:r>
            </w:ins>
            <w:del w:id="245" w:author="Brice, Amy" w:date="2022-01-25T14:26:00Z">
              <w:r w:rsidRPr="006A763D" w:rsidDel="007E7BA3">
                <w:rPr>
                  <w:rFonts w:cstheme="minorHAnsi"/>
                  <w:color w:val="000000"/>
                  <w:sz w:val="22"/>
                  <w:szCs w:val="22"/>
                </w:rPr>
                <w:delText xml:space="preserve"> of the U.S.</w:delText>
              </w:r>
            </w:del>
            <w:r w:rsidR="005B3736">
              <w:rPr>
                <w:rFonts w:cstheme="minorHAnsi"/>
                <w:color w:val="000000"/>
                <w:sz w:val="22"/>
                <w:szCs w:val="22"/>
              </w:rPr>
              <w:t xml:space="preserve"> The </w:t>
            </w:r>
            <w:r w:rsidR="005B3736" w:rsidRPr="00432669">
              <w:rPr>
                <w:rFonts w:cstheme="minorHAnsi"/>
                <w:color w:val="000000"/>
                <w:sz w:val="22"/>
                <w:szCs w:val="22"/>
              </w:rPr>
              <w:t xml:space="preserve">region has complex terrain and </w:t>
            </w:r>
            <w:commentRangeStart w:id="246"/>
            <w:r w:rsidR="005B3736" w:rsidRPr="00432669">
              <w:rPr>
                <w:rFonts w:cstheme="minorHAnsi"/>
                <w:color w:val="000000"/>
                <w:sz w:val="22"/>
                <w:szCs w:val="22"/>
              </w:rPr>
              <w:t xml:space="preserve">onshore </w:t>
            </w:r>
            <w:commentRangeEnd w:id="246"/>
            <w:r w:rsidR="007E7BA3">
              <w:rPr>
                <w:rStyle w:val="CommentReference"/>
              </w:rPr>
              <w:commentReference w:id="246"/>
            </w:r>
            <w:r w:rsidR="005B3736" w:rsidRPr="00432669">
              <w:rPr>
                <w:rFonts w:cstheme="minorHAnsi"/>
                <w:color w:val="000000"/>
                <w:sz w:val="22"/>
                <w:szCs w:val="22"/>
              </w:rPr>
              <w:t xml:space="preserve">wind farms. </w:t>
            </w:r>
            <w:r w:rsidR="007D35B7" w:rsidRPr="00432669">
              <w:rPr>
                <w:rFonts w:cstheme="minorHAnsi"/>
                <w:color w:val="000000"/>
                <w:sz w:val="22"/>
                <w:szCs w:val="22"/>
              </w:rPr>
              <w:t>More information can be found</w:t>
            </w:r>
            <w:r w:rsidR="0093772A">
              <w:rPr>
                <w:rFonts w:cstheme="minorHAnsi"/>
                <w:color w:val="000000"/>
                <w:sz w:val="22"/>
                <w:szCs w:val="22"/>
              </w:rPr>
              <w:t xml:space="preserve"> in</w:t>
            </w:r>
            <w:r w:rsidR="00541654">
              <w:rPr>
                <w:rFonts w:cstheme="minorHAnsi"/>
                <w:color w:val="000000"/>
                <w:sz w:val="22"/>
                <w:szCs w:val="22"/>
              </w:rPr>
              <w:t xml:space="preserve"> </w:t>
            </w:r>
            <w:sdt>
              <w:sdtPr>
                <w:rPr>
                  <w:rFonts w:cstheme="minorHAnsi"/>
                  <w:color w:val="000000"/>
                  <w:szCs w:val="22"/>
                </w:rPr>
                <w:tag w:val="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"/>
                <w:id w:val="-1038271861"/>
                <w:placeholder>
                  <w:docPart w:val="D1F020532B66F448B5FA46F61C0D6B43"/>
                </w:placeholder>
              </w:sdtPr>
              <w:sdtEndPr/>
              <w:sdtContent>
                <w:r w:rsidR="002162CD" w:rsidRPr="002162CD">
                  <w:rPr>
                    <w:rFonts w:cstheme="minorHAnsi"/>
                    <w:color w:val="000000"/>
                    <w:sz w:val="22"/>
                    <w:szCs w:val="22"/>
                  </w:rPr>
                  <w:t>Olson et al. (2019), Wilczak et al. (2015), and Shaw et al. (2019)</w:t>
                </w:r>
              </w:sdtContent>
            </w:sdt>
            <w:r w:rsidR="0093772A">
              <w:rPr>
                <w:rFonts w:cstheme="minorHAnsi"/>
                <w:color w:val="000000"/>
                <w:sz w:val="22"/>
                <w:szCs w:val="22"/>
              </w:rPr>
              <w:t xml:space="preserve">. </w:t>
            </w:r>
            <w:r w:rsidR="00541654">
              <w:rPr>
                <w:rFonts w:cstheme="minorHAnsi"/>
                <w:color w:val="000000"/>
                <w:sz w:val="22"/>
                <w:szCs w:val="22"/>
              </w:rPr>
              <w:t xml:space="preserve">The location of the WFIP2 sodar is projected in </w:t>
            </w:r>
            <w:r w:rsidR="00432669" w:rsidRPr="00432669">
              <w:rPr>
                <w:rFonts w:cstheme="minorHAnsi"/>
                <w:color w:val="000000"/>
                <w:szCs w:val="22"/>
              </w:rPr>
              <w:fldChar w:fldCharType="begin"/>
            </w:r>
            <w:r w:rsidR="00432669" w:rsidRPr="00432669">
              <w:rPr>
                <w:rFonts w:cstheme="minorHAnsi"/>
                <w:color w:val="000000"/>
                <w:sz w:val="22"/>
                <w:szCs w:val="22"/>
              </w:rPr>
              <w:instrText xml:space="preserve"> REF _Ref91603006 \h </w:instrText>
            </w:r>
            <w:r w:rsidR="00432669">
              <w:rPr>
                <w:rFonts w:cstheme="minorHAnsi"/>
                <w:color w:val="000000"/>
                <w:sz w:val="22"/>
                <w:szCs w:val="22"/>
              </w:rPr>
              <w:instrText xml:space="preserve"> \* MERGEFORMAT </w:instrText>
            </w:r>
            <w:r w:rsidR="00432669" w:rsidRPr="00432669">
              <w:rPr>
                <w:rFonts w:cstheme="minorHAnsi"/>
                <w:color w:val="000000"/>
                <w:szCs w:val="22"/>
              </w:rPr>
            </w:r>
            <w:r w:rsidR="00432669" w:rsidRPr="00432669">
              <w:rPr>
                <w:rFonts w:cstheme="minorHAnsi"/>
                <w:color w:val="000000"/>
                <w:szCs w:val="22"/>
              </w:rPr>
              <w:fldChar w:fldCharType="separate"/>
            </w:r>
            <w:r w:rsidR="009F2393" w:rsidRPr="009F2393">
              <w:rPr>
                <w:sz w:val="22"/>
                <w:szCs w:val="22"/>
              </w:rPr>
              <w:t>Figure 1</w:t>
            </w:r>
            <w:r w:rsidR="00432669" w:rsidRPr="00432669">
              <w:rPr>
                <w:rFonts w:cstheme="minorHAnsi"/>
                <w:color w:val="000000"/>
                <w:szCs w:val="22"/>
              </w:rPr>
              <w:fldChar w:fldCharType="end"/>
            </w:r>
            <w:r w:rsidR="00A25440" w:rsidRPr="00432669">
              <w:rPr>
                <w:rFonts w:cstheme="minorHAnsi"/>
                <w:color w:val="000000"/>
                <w:sz w:val="22"/>
                <w:szCs w:val="22"/>
              </w:rPr>
              <w:t>.</w:t>
            </w:r>
            <w:r w:rsidR="00A25440">
              <w:rPr>
                <w:rFonts w:cstheme="minorHAnsi"/>
                <w:color w:val="000000"/>
                <w:sz w:val="22"/>
                <w:szCs w:val="22"/>
              </w:rPr>
              <w:t xml:space="preserve"> </w:t>
            </w:r>
          </w:p>
        </w:tc>
        <w:tc>
          <w:tcPr>
            <w:tcW w:w="3117" w:type="dxa"/>
          </w:tcPr>
          <w:p w14:paraId="5BCBCD58" w14:textId="0A8E75B6" w:rsidR="00691822" w:rsidRDefault="005B3736" w:rsidP="002D7276">
            <w:pPr>
              <w:rPr>
                <w:rFonts w:cstheme="minorHAnsi"/>
                <w:color w:val="000000"/>
                <w:sz w:val="22"/>
                <w:szCs w:val="22"/>
              </w:rPr>
            </w:pPr>
            <w:r>
              <w:rPr>
                <w:rFonts w:cstheme="minorHAnsi"/>
                <w:color w:val="000000"/>
                <w:sz w:val="22"/>
                <w:szCs w:val="22"/>
              </w:rPr>
              <w:t>The Baltic-2 offshore wind farm</w:t>
            </w:r>
            <w:r w:rsidR="00691822">
              <w:rPr>
                <w:rFonts w:cstheme="minorHAnsi"/>
                <w:color w:val="000000"/>
                <w:sz w:val="22"/>
                <w:szCs w:val="22"/>
              </w:rPr>
              <w:t xml:space="preserve"> </w:t>
            </w:r>
            <w:r w:rsidR="001E4C23">
              <w:rPr>
                <w:rFonts w:cstheme="minorHAnsi"/>
                <w:color w:val="000000"/>
                <w:sz w:val="22"/>
                <w:szCs w:val="22"/>
              </w:rPr>
              <w:t xml:space="preserve">is </w:t>
            </w:r>
            <w:r w:rsidR="00FC42A1">
              <w:rPr>
                <w:rFonts w:cstheme="minorHAnsi"/>
                <w:color w:val="000000"/>
                <w:sz w:val="22"/>
                <w:szCs w:val="22"/>
              </w:rPr>
              <w:t>on</w:t>
            </w:r>
            <w:r w:rsidR="00691822">
              <w:rPr>
                <w:rFonts w:cstheme="minorHAnsi"/>
                <w:color w:val="000000"/>
                <w:sz w:val="22"/>
                <w:szCs w:val="22"/>
              </w:rPr>
              <w:t xml:space="preserve"> the</w:t>
            </w:r>
            <w:r w:rsidR="005176F9">
              <w:rPr>
                <w:rFonts w:cstheme="minorHAnsi"/>
                <w:color w:val="000000"/>
                <w:sz w:val="22"/>
                <w:szCs w:val="22"/>
              </w:rPr>
              <w:t xml:space="preserve"> Germany side of the</w:t>
            </w:r>
            <w:r w:rsidR="00691822">
              <w:rPr>
                <w:rFonts w:cstheme="minorHAnsi"/>
                <w:color w:val="000000"/>
                <w:sz w:val="22"/>
                <w:szCs w:val="22"/>
              </w:rPr>
              <w:t xml:space="preserve"> North Sea </w:t>
            </w:r>
            <w:r w:rsidR="00FC42A1">
              <w:rPr>
                <w:rFonts w:cstheme="minorHAnsi"/>
                <w:color w:val="000000"/>
                <w:sz w:val="22"/>
                <w:szCs w:val="22"/>
              </w:rPr>
              <w:t>in</w:t>
            </w:r>
            <w:r w:rsidR="00691822">
              <w:rPr>
                <w:rFonts w:cstheme="minorHAnsi"/>
                <w:color w:val="000000"/>
                <w:sz w:val="22"/>
                <w:szCs w:val="22"/>
              </w:rPr>
              <w:t xml:space="preserve"> Europe</w:t>
            </w:r>
            <w:r w:rsidR="00FC42A1">
              <w:rPr>
                <w:rFonts w:cstheme="minorHAnsi"/>
                <w:color w:val="000000"/>
                <w:sz w:val="22"/>
                <w:szCs w:val="22"/>
              </w:rPr>
              <w:t xml:space="preserve">. The wind farm </w:t>
            </w:r>
            <w:r>
              <w:rPr>
                <w:rFonts w:cstheme="minorHAnsi"/>
                <w:color w:val="000000"/>
                <w:sz w:val="22"/>
                <w:szCs w:val="22"/>
              </w:rPr>
              <w:t>has</w:t>
            </w:r>
            <w:r w:rsidR="002D7276" w:rsidRPr="006A763D">
              <w:rPr>
                <w:rFonts w:cstheme="minorHAnsi"/>
                <w:color w:val="000000"/>
                <w:sz w:val="22"/>
                <w:szCs w:val="22"/>
              </w:rPr>
              <w:t xml:space="preserve"> 80 Siemens SWT-3.6-120 wind turbines, with </w:t>
            </w:r>
            <w:ins w:id="247" w:author="Anstedt, Sheri" w:date="2022-01-26T12:48:00Z">
              <w:r w:rsidR="00EB20AB">
                <w:rPr>
                  <w:rFonts w:cstheme="minorHAnsi"/>
                  <w:color w:val="000000"/>
                  <w:sz w:val="22"/>
                  <w:szCs w:val="22"/>
                </w:rPr>
                <w:t xml:space="preserve">a </w:t>
              </w:r>
            </w:ins>
            <w:r w:rsidR="002D7276" w:rsidRPr="006A763D">
              <w:rPr>
                <w:rFonts w:cstheme="minorHAnsi"/>
                <w:color w:val="000000"/>
                <w:sz w:val="22"/>
                <w:szCs w:val="22"/>
              </w:rPr>
              <w:t>hub height of 78.25 m, rotor diameter of 120 m, and rated power of 3.6 MW. The plant capacity is 288 MW</w:t>
            </w:r>
            <w:ins w:id="248" w:author="Brice, Amy" w:date="2022-01-25T14:27:00Z">
              <w:r w:rsidR="007E7BA3">
                <w:rPr>
                  <w:rFonts w:cstheme="minorHAnsi"/>
                  <w:color w:val="000000"/>
                  <w:sz w:val="22"/>
                  <w:szCs w:val="22"/>
                </w:rPr>
                <w:t>,</w:t>
              </w:r>
            </w:ins>
            <w:r w:rsidR="0059000E">
              <w:rPr>
                <w:rFonts w:cstheme="minorHAnsi"/>
                <w:color w:val="000000"/>
                <w:sz w:val="22"/>
                <w:szCs w:val="22"/>
              </w:rPr>
              <w:t xml:space="preserve"> and the </w:t>
            </w:r>
            <w:r w:rsidR="007429F6">
              <w:rPr>
                <w:rFonts w:cstheme="minorHAnsi"/>
                <w:color w:val="000000"/>
                <w:sz w:val="22"/>
                <w:szCs w:val="22"/>
              </w:rPr>
              <w:t>wind farm has been operating since 2015</w:t>
            </w:r>
            <w:r w:rsidR="002D7276" w:rsidRPr="006A763D">
              <w:rPr>
                <w:rFonts w:cstheme="minorHAnsi"/>
                <w:color w:val="000000"/>
                <w:sz w:val="22"/>
                <w:szCs w:val="22"/>
              </w:rPr>
              <w:t>.</w:t>
            </w:r>
            <w:r>
              <w:rPr>
                <w:rFonts w:cstheme="minorHAnsi"/>
                <w:color w:val="000000"/>
                <w:sz w:val="22"/>
                <w:szCs w:val="22"/>
              </w:rPr>
              <w:t xml:space="preserve"> </w:t>
            </w:r>
          </w:p>
          <w:p w14:paraId="3121CEDA" w14:textId="77777777" w:rsidR="00541654" w:rsidRDefault="005B3736" w:rsidP="002D7276">
            <w:pPr>
              <w:rPr>
                <w:rFonts w:cstheme="minorHAnsi"/>
                <w:color w:val="000000"/>
                <w:sz w:val="22"/>
                <w:szCs w:val="22"/>
              </w:rPr>
            </w:pPr>
            <w:r>
              <w:rPr>
                <w:rFonts w:cstheme="minorHAnsi"/>
                <w:color w:val="000000"/>
                <w:sz w:val="22"/>
                <w:szCs w:val="22"/>
              </w:rPr>
              <w:lastRenderedPageBreak/>
              <w:t xml:space="preserve">The FINO2 </w:t>
            </w:r>
            <w:r w:rsidR="00745214">
              <w:rPr>
                <w:rFonts w:cstheme="minorHAnsi"/>
                <w:color w:val="000000"/>
                <w:sz w:val="22"/>
                <w:szCs w:val="22"/>
              </w:rPr>
              <w:t>research platform</w:t>
            </w:r>
            <w:r>
              <w:rPr>
                <w:rFonts w:cstheme="minorHAnsi"/>
                <w:color w:val="000000"/>
                <w:sz w:val="22"/>
                <w:szCs w:val="22"/>
              </w:rPr>
              <w:t xml:space="preserve"> </w:t>
            </w:r>
            <w:r w:rsidR="00FC45F8">
              <w:rPr>
                <w:rFonts w:cstheme="minorHAnsi"/>
                <w:color w:val="000000"/>
                <w:sz w:val="22"/>
                <w:szCs w:val="22"/>
              </w:rPr>
              <w:t>has been operat</w:t>
            </w:r>
            <w:r w:rsidR="00691822">
              <w:rPr>
                <w:rFonts w:cstheme="minorHAnsi"/>
                <w:color w:val="000000"/>
                <w:sz w:val="22"/>
                <w:szCs w:val="22"/>
              </w:rPr>
              <w:t>ing</w:t>
            </w:r>
            <w:r w:rsidR="00FC45F8">
              <w:rPr>
                <w:rFonts w:cstheme="minorHAnsi"/>
                <w:color w:val="000000"/>
                <w:sz w:val="22"/>
                <w:szCs w:val="22"/>
              </w:rPr>
              <w:t xml:space="preserve"> since 20</w:t>
            </w:r>
            <w:r w:rsidR="009930B0">
              <w:rPr>
                <w:rFonts w:cstheme="minorHAnsi"/>
                <w:color w:val="000000"/>
                <w:sz w:val="22"/>
                <w:szCs w:val="22"/>
              </w:rPr>
              <w:t>07</w:t>
            </w:r>
            <w:r w:rsidR="00FC45F8">
              <w:rPr>
                <w:rFonts w:cstheme="minorHAnsi"/>
                <w:color w:val="000000"/>
                <w:sz w:val="22"/>
                <w:szCs w:val="22"/>
              </w:rPr>
              <w:t xml:space="preserve">. </w:t>
            </w:r>
            <w:r w:rsidR="004E32EF">
              <w:rPr>
                <w:rFonts w:cstheme="minorHAnsi"/>
                <w:color w:val="000000"/>
                <w:sz w:val="22"/>
                <w:szCs w:val="22"/>
              </w:rPr>
              <w:t xml:space="preserve">The platform offers various </w:t>
            </w:r>
            <w:r w:rsidR="003026E4">
              <w:rPr>
                <w:rFonts w:cstheme="minorHAnsi"/>
                <w:color w:val="000000"/>
                <w:sz w:val="22"/>
                <w:szCs w:val="22"/>
              </w:rPr>
              <w:t xml:space="preserve">measurements that support </w:t>
            </w:r>
            <w:r w:rsidR="003026E4" w:rsidRPr="00AB5778">
              <w:rPr>
                <w:rFonts w:cstheme="minorHAnsi"/>
                <w:color w:val="000000"/>
                <w:sz w:val="22"/>
                <w:szCs w:val="22"/>
              </w:rPr>
              <w:t xml:space="preserve">research on </w:t>
            </w:r>
            <w:r w:rsidR="004E32EF" w:rsidRPr="00AB5778">
              <w:rPr>
                <w:rFonts w:cstheme="minorHAnsi"/>
                <w:color w:val="000000"/>
                <w:sz w:val="22"/>
                <w:szCs w:val="22"/>
              </w:rPr>
              <w:t>ocea</w:t>
            </w:r>
            <w:r w:rsidR="00B00B72" w:rsidRPr="00AB5778">
              <w:rPr>
                <w:rFonts w:cstheme="minorHAnsi"/>
                <w:color w:val="000000"/>
                <w:sz w:val="22"/>
                <w:szCs w:val="22"/>
              </w:rPr>
              <w:t>nography, meteorology, and ecology</w:t>
            </w:r>
            <w:r w:rsidR="00541654">
              <w:rPr>
                <w:rFonts w:cstheme="minorHAnsi"/>
                <w:color w:val="000000"/>
                <w:sz w:val="22"/>
                <w:szCs w:val="22"/>
              </w:rPr>
              <w:t>.</w:t>
            </w:r>
          </w:p>
          <w:p w14:paraId="164BAE29" w14:textId="75AE38EF" w:rsidR="00147D12" w:rsidRPr="006A763D" w:rsidRDefault="00541654" w:rsidP="002D7276">
            <w:pPr>
              <w:rPr>
                <w:rFonts w:cstheme="minorHAnsi"/>
                <w:sz w:val="22"/>
                <w:szCs w:val="22"/>
              </w:rPr>
            </w:pPr>
            <w:r>
              <w:rPr>
                <w:rFonts w:cstheme="minorHAnsi"/>
                <w:color w:val="000000"/>
                <w:sz w:val="22"/>
                <w:szCs w:val="22"/>
              </w:rPr>
              <w:t xml:space="preserve">The locations of Baltic-2 and FINO2 are </w:t>
            </w:r>
            <w:r w:rsidR="002302BB">
              <w:rPr>
                <w:rFonts w:cstheme="minorHAnsi"/>
                <w:color w:val="000000"/>
                <w:sz w:val="22"/>
                <w:szCs w:val="22"/>
              </w:rPr>
              <w:t>depicted</w:t>
            </w:r>
            <w:r>
              <w:rPr>
                <w:rFonts w:cstheme="minorHAnsi"/>
                <w:color w:val="000000"/>
                <w:sz w:val="22"/>
                <w:szCs w:val="22"/>
              </w:rPr>
              <w:t xml:space="preserve"> in </w:t>
            </w:r>
            <w:r w:rsidR="00AB5778" w:rsidRPr="00AB5778">
              <w:rPr>
                <w:rFonts w:cstheme="minorHAnsi"/>
                <w:color w:val="000000"/>
                <w:szCs w:val="22"/>
              </w:rPr>
              <w:fldChar w:fldCharType="begin"/>
            </w:r>
            <w:r w:rsidR="00AB5778" w:rsidRPr="00AB5778">
              <w:rPr>
                <w:rFonts w:cstheme="minorHAnsi"/>
                <w:color w:val="000000"/>
                <w:sz w:val="22"/>
                <w:szCs w:val="22"/>
              </w:rPr>
              <w:instrText xml:space="preserve"> REF _Ref91603099 \h </w:instrText>
            </w:r>
            <w:r w:rsidR="00AB5778">
              <w:rPr>
                <w:rFonts w:cstheme="minorHAnsi"/>
                <w:color w:val="000000"/>
                <w:sz w:val="22"/>
                <w:szCs w:val="22"/>
              </w:rPr>
              <w:instrText xml:space="preserve"> \* MERGEFORMAT </w:instrText>
            </w:r>
            <w:r w:rsidR="00AB5778" w:rsidRPr="00AB5778">
              <w:rPr>
                <w:rFonts w:cstheme="minorHAnsi"/>
                <w:color w:val="000000"/>
                <w:szCs w:val="22"/>
              </w:rPr>
            </w:r>
            <w:r w:rsidR="00AB5778" w:rsidRPr="00AB5778">
              <w:rPr>
                <w:rFonts w:cstheme="minorHAnsi"/>
                <w:color w:val="000000"/>
                <w:szCs w:val="22"/>
              </w:rPr>
              <w:fldChar w:fldCharType="separate"/>
            </w:r>
            <w:r w:rsidR="009F2393" w:rsidRPr="009F2393">
              <w:rPr>
                <w:sz w:val="22"/>
                <w:szCs w:val="22"/>
              </w:rPr>
              <w:t>Figure 2</w:t>
            </w:r>
            <w:r w:rsidR="00AB5778" w:rsidRPr="00AB5778">
              <w:rPr>
                <w:rFonts w:cstheme="minorHAnsi"/>
                <w:color w:val="000000"/>
                <w:szCs w:val="22"/>
              </w:rPr>
              <w:fldChar w:fldCharType="end"/>
            </w:r>
            <w:r w:rsidR="003026E4" w:rsidRPr="00AB5778">
              <w:rPr>
                <w:rFonts w:cstheme="minorHAnsi"/>
                <w:color w:val="000000"/>
                <w:sz w:val="22"/>
                <w:szCs w:val="22"/>
              </w:rPr>
              <w:t>.</w:t>
            </w:r>
            <w:r w:rsidR="003026E4">
              <w:rPr>
                <w:rFonts w:cstheme="minorHAnsi"/>
                <w:color w:val="000000"/>
                <w:sz w:val="22"/>
                <w:szCs w:val="22"/>
              </w:rPr>
              <w:t xml:space="preserve"> </w:t>
            </w:r>
          </w:p>
        </w:tc>
      </w:tr>
      <w:tr w:rsidR="00147D12" w:rsidRPr="006A763D" w14:paraId="2A8CB716" w14:textId="77777777" w:rsidTr="00147D12">
        <w:tc>
          <w:tcPr>
            <w:tcW w:w="3116" w:type="dxa"/>
          </w:tcPr>
          <w:p w14:paraId="734EFCDE" w14:textId="4E609304" w:rsidR="00147D12" w:rsidRPr="006A763D" w:rsidRDefault="00E357BD" w:rsidP="00E357BD">
            <w:pPr>
              <w:rPr>
                <w:rFonts w:cstheme="minorHAnsi"/>
                <w:sz w:val="22"/>
                <w:szCs w:val="22"/>
              </w:rPr>
            </w:pPr>
            <w:r w:rsidRPr="006A763D">
              <w:rPr>
                <w:rFonts w:cstheme="minorHAnsi"/>
                <w:color w:val="000000"/>
                <w:sz w:val="22"/>
                <w:szCs w:val="22"/>
              </w:rPr>
              <w:lastRenderedPageBreak/>
              <w:t xml:space="preserve">Latitude and </w:t>
            </w:r>
            <w:ins w:id="249" w:author="Brice, Amy" w:date="2022-01-25T14:26:00Z">
              <w:r w:rsidR="007E7BA3">
                <w:rPr>
                  <w:rFonts w:cstheme="minorHAnsi"/>
                  <w:color w:val="000000"/>
                  <w:sz w:val="22"/>
                  <w:szCs w:val="22"/>
                </w:rPr>
                <w:t>l</w:t>
              </w:r>
            </w:ins>
            <w:del w:id="250" w:author="Brice, Amy" w:date="2022-01-25T14:26:00Z">
              <w:r w:rsidRPr="006A763D" w:rsidDel="007E7BA3">
                <w:rPr>
                  <w:rFonts w:cstheme="minorHAnsi"/>
                  <w:color w:val="000000"/>
                  <w:sz w:val="22"/>
                  <w:szCs w:val="22"/>
                </w:rPr>
                <w:delText>L</w:delText>
              </w:r>
            </w:del>
            <w:r w:rsidRPr="006A763D">
              <w:rPr>
                <w:rFonts w:cstheme="minorHAnsi"/>
                <w:color w:val="000000"/>
                <w:sz w:val="22"/>
                <w:szCs w:val="22"/>
              </w:rPr>
              <w:t>ongitude (WGS84) of measurements</w:t>
            </w:r>
          </w:p>
        </w:tc>
        <w:tc>
          <w:tcPr>
            <w:tcW w:w="3117" w:type="dxa"/>
          </w:tcPr>
          <w:p w14:paraId="3847B760" w14:textId="14B5212A" w:rsidR="00147D12" w:rsidRPr="006A763D" w:rsidRDefault="00E357BD" w:rsidP="00E357BD">
            <w:pPr>
              <w:rPr>
                <w:rFonts w:cstheme="minorHAnsi"/>
                <w:sz w:val="22"/>
                <w:szCs w:val="22"/>
              </w:rPr>
            </w:pPr>
            <w:r w:rsidRPr="006A763D">
              <w:rPr>
                <w:rFonts w:cstheme="minorHAnsi"/>
                <w:color w:val="000000"/>
                <w:sz w:val="22"/>
                <w:szCs w:val="22"/>
              </w:rPr>
              <w:t>Sodar: 45.57451°N, 120.74734°W</w:t>
            </w:r>
          </w:p>
        </w:tc>
        <w:tc>
          <w:tcPr>
            <w:tcW w:w="3117" w:type="dxa"/>
          </w:tcPr>
          <w:p w14:paraId="73111D1E" w14:textId="77777777" w:rsidR="00E357BD" w:rsidRPr="006A763D" w:rsidRDefault="00E357BD" w:rsidP="00E357BD">
            <w:pPr>
              <w:pStyle w:val="NormalWeb"/>
              <w:rPr>
                <w:rFonts w:cstheme="minorHAnsi"/>
                <w:sz w:val="22"/>
                <w:szCs w:val="22"/>
              </w:rPr>
            </w:pPr>
            <w:r w:rsidRPr="006A763D">
              <w:rPr>
                <w:rFonts w:cstheme="minorHAnsi"/>
                <w:color w:val="000000"/>
                <w:sz w:val="22"/>
                <w:szCs w:val="22"/>
              </w:rPr>
              <w:t>FINO2 tower: 55.006928°N, 13.154189°E</w:t>
            </w:r>
          </w:p>
          <w:p w14:paraId="729704CD" w14:textId="77777777" w:rsidR="00E357BD" w:rsidRPr="006A763D" w:rsidRDefault="00E357BD" w:rsidP="00E357BD">
            <w:pPr>
              <w:pStyle w:val="NormalWeb"/>
              <w:rPr>
                <w:rFonts w:cstheme="minorHAnsi"/>
                <w:sz w:val="22"/>
                <w:szCs w:val="22"/>
              </w:rPr>
            </w:pPr>
            <w:r w:rsidRPr="006A763D">
              <w:rPr>
                <w:rFonts w:cstheme="minorHAnsi"/>
                <w:color w:val="000000"/>
                <w:sz w:val="22"/>
                <w:szCs w:val="22"/>
              </w:rPr>
              <w:t>Baltic-2 wind farm: 54.9733°N, 13.1778°E</w:t>
            </w:r>
          </w:p>
          <w:p w14:paraId="3252B8EA" w14:textId="6CC512B3" w:rsidR="00147D12" w:rsidRPr="006A763D" w:rsidRDefault="00E357BD" w:rsidP="00E357BD">
            <w:pPr>
              <w:pStyle w:val="NormalWeb"/>
              <w:rPr>
                <w:rFonts w:cstheme="minorHAnsi"/>
                <w:sz w:val="22"/>
                <w:szCs w:val="22"/>
              </w:rPr>
            </w:pPr>
            <w:r w:rsidRPr="006A763D">
              <w:rPr>
                <w:rFonts w:cstheme="minorHAnsi"/>
                <w:color w:val="000000"/>
                <w:sz w:val="22"/>
                <w:szCs w:val="22"/>
              </w:rPr>
              <w:t>FINO2 is about 4 km northwest of Baltic-2</w:t>
            </w:r>
            <w:r w:rsidR="004B5F67">
              <w:rPr>
                <w:rFonts w:cstheme="minorHAnsi"/>
                <w:color w:val="000000"/>
                <w:sz w:val="22"/>
                <w:szCs w:val="22"/>
              </w:rPr>
              <w:t>.</w:t>
            </w:r>
          </w:p>
        </w:tc>
      </w:tr>
      <w:tr w:rsidR="00147D12" w:rsidRPr="006A763D" w14:paraId="0EA09BEE" w14:textId="77777777" w:rsidTr="00147D12">
        <w:tc>
          <w:tcPr>
            <w:tcW w:w="3116" w:type="dxa"/>
          </w:tcPr>
          <w:p w14:paraId="5AF0CDB8" w14:textId="77777777" w:rsidR="00E357BD" w:rsidRPr="006A763D" w:rsidRDefault="00E357BD" w:rsidP="00E357BD">
            <w:pPr>
              <w:pStyle w:val="NormalWeb"/>
              <w:rPr>
                <w:rFonts w:cstheme="minorHAnsi"/>
                <w:sz w:val="22"/>
                <w:szCs w:val="22"/>
              </w:rPr>
            </w:pPr>
            <w:r w:rsidRPr="006A763D">
              <w:rPr>
                <w:rFonts w:cstheme="minorHAnsi"/>
                <w:color w:val="000000"/>
                <w:sz w:val="22"/>
                <w:szCs w:val="22"/>
              </w:rPr>
              <w:t>Evaluation period</w:t>
            </w:r>
          </w:p>
          <w:p w14:paraId="735884CE" w14:textId="2AFC18F5" w:rsidR="00147D12" w:rsidRPr="006A763D" w:rsidRDefault="00E357BD" w:rsidP="00E357BD">
            <w:pPr>
              <w:pStyle w:val="NormalWeb"/>
              <w:rPr>
                <w:rFonts w:cstheme="minorHAnsi"/>
                <w:sz w:val="22"/>
                <w:szCs w:val="22"/>
              </w:rPr>
            </w:pPr>
            <w:r w:rsidRPr="006A763D">
              <w:rPr>
                <w:rFonts w:cstheme="minorHAnsi"/>
                <w:color w:val="000000"/>
                <w:sz w:val="22"/>
                <w:szCs w:val="22"/>
              </w:rPr>
              <w:t>(</w:t>
            </w:r>
            <w:ins w:id="251" w:author="Brice, Amy" w:date="2022-01-25T14:26:00Z">
              <w:r w:rsidR="007E7BA3">
                <w:rPr>
                  <w:rFonts w:cstheme="minorHAnsi"/>
                  <w:color w:val="000000"/>
                  <w:sz w:val="22"/>
                  <w:szCs w:val="22"/>
                </w:rPr>
                <w:t>o</w:t>
              </w:r>
            </w:ins>
            <w:del w:id="252" w:author="Brice, Amy" w:date="2022-01-25T14:26:00Z">
              <w:r w:rsidRPr="006A763D" w:rsidDel="007E7BA3">
                <w:rPr>
                  <w:rFonts w:cstheme="minorHAnsi"/>
                  <w:color w:val="000000"/>
                  <w:sz w:val="22"/>
                  <w:szCs w:val="22"/>
                </w:rPr>
                <w:delText>O</w:delText>
              </w:r>
            </w:del>
            <w:r w:rsidRPr="006A763D">
              <w:rPr>
                <w:rFonts w:cstheme="minorHAnsi"/>
                <w:color w:val="000000"/>
                <w:sz w:val="22"/>
                <w:szCs w:val="22"/>
              </w:rPr>
              <w:t>ne initialization at the start of the forecast)</w:t>
            </w:r>
          </w:p>
        </w:tc>
        <w:tc>
          <w:tcPr>
            <w:tcW w:w="3117" w:type="dxa"/>
          </w:tcPr>
          <w:p w14:paraId="171033E7" w14:textId="77777777" w:rsidR="00DD21DF" w:rsidRPr="006A763D" w:rsidRDefault="00DD21DF" w:rsidP="00DD21DF">
            <w:pPr>
              <w:pStyle w:val="NormalWeb"/>
              <w:rPr>
                <w:rFonts w:cstheme="minorHAnsi"/>
                <w:sz w:val="22"/>
                <w:szCs w:val="22"/>
              </w:rPr>
            </w:pPr>
            <w:r w:rsidRPr="006A763D">
              <w:rPr>
                <w:rFonts w:cstheme="minorHAnsi"/>
                <w:color w:val="000000"/>
                <w:sz w:val="22"/>
                <w:szCs w:val="22"/>
              </w:rPr>
              <w:t xml:space="preserve">Start: 2016-09-23, </w:t>
            </w:r>
            <w:commentRangeStart w:id="253"/>
            <w:r w:rsidRPr="006A763D">
              <w:rPr>
                <w:rFonts w:cstheme="minorHAnsi"/>
                <w:color w:val="000000"/>
                <w:sz w:val="22"/>
                <w:szCs w:val="22"/>
              </w:rPr>
              <w:t>12</w:t>
            </w:r>
            <w:commentRangeEnd w:id="253"/>
            <w:r w:rsidR="00BD0D3E">
              <w:rPr>
                <w:rStyle w:val="CommentReference"/>
              </w:rPr>
              <w:commentReference w:id="253"/>
            </w:r>
            <w:r w:rsidRPr="006A763D">
              <w:rPr>
                <w:rFonts w:cstheme="minorHAnsi"/>
                <w:color w:val="000000"/>
                <w:sz w:val="22"/>
                <w:szCs w:val="22"/>
              </w:rPr>
              <w:t xml:space="preserve"> UTC</w:t>
            </w:r>
          </w:p>
          <w:p w14:paraId="63A3E7D4" w14:textId="77777777" w:rsidR="00DD21DF" w:rsidRPr="006A763D" w:rsidRDefault="00DD21DF" w:rsidP="00DD21DF">
            <w:pPr>
              <w:pStyle w:val="NormalWeb"/>
              <w:rPr>
                <w:rFonts w:cstheme="minorHAnsi"/>
                <w:sz w:val="22"/>
                <w:szCs w:val="22"/>
              </w:rPr>
            </w:pPr>
            <w:r w:rsidRPr="006A763D">
              <w:rPr>
                <w:rFonts w:cstheme="minorHAnsi"/>
                <w:color w:val="000000"/>
                <w:sz w:val="22"/>
                <w:szCs w:val="22"/>
              </w:rPr>
              <w:t>End: 2016-09-25, 12 UTC</w:t>
            </w:r>
          </w:p>
          <w:p w14:paraId="25EBCD6C" w14:textId="5BC812FF" w:rsidR="00147D12" w:rsidRPr="006A763D" w:rsidRDefault="00DD21DF" w:rsidP="00DD21DF">
            <w:pPr>
              <w:pStyle w:val="NormalWeb"/>
              <w:rPr>
                <w:rFonts w:cstheme="minorHAnsi"/>
                <w:sz w:val="22"/>
                <w:szCs w:val="22"/>
              </w:rPr>
            </w:pPr>
            <w:r w:rsidRPr="006A763D">
              <w:rPr>
                <w:rFonts w:cstheme="minorHAnsi"/>
                <w:color w:val="000000"/>
                <w:sz w:val="22"/>
                <w:szCs w:val="22"/>
              </w:rPr>
              <w:t>A 48-hour forecast</w:t>
            </w:r>
          </w:p>
        </w:tc>
        <w:tc>
          <w:tcPr>
            <w:tcW w:w="3117" w:type="dxa"/>
          </w:tcPr>
          <w:p w14:paraId="28731415" w14:textId="77777777" w:rsidR="00DD21DF" w:rsidRPr="006A763D" w:rsidRDefault="00DD21DF" w:rsidP="00DD21DF">
            <w:pPr>
              <w:pStyle w:val="NormalWeb"/>
              <w:rPr>
                <w:rFonts w:cstheme="minorHAnsi"/>
                <w:sz w:val="22"/>
                <w:szCs w:val="22"/>
              </w:rPr>
            </w:pPr>
            <w:r w:rsidRPr="006A763D">
              <w:rPr>
                <w:rFonts w:cstheme="minorHAnsi"/>
                <w:color w:val="000000"/>
                <w:sz w:val="22"/>
                <w:szCs w:val="22"/>
              </w:rPr>
              <w:t xml:space="preserve">Start: 2020-10-03, </w:t>
            </w:r>
            <w:commentRangeStart w:id="254"/>
            <w:r w:rsidRPr="006A763D">
              <w:rPr>
                <w:rFonts w:cstheme="minorHAnsi"/>
                <w:color w:val="000000"/>
                <w:sz w:val="22"/>
                <w:szCs w:val="22"/>
              </w:rPr>
              <w:t>23</w:t>
            </w:r>
            <w:commentRangeEnd w:id="254"/>
            <w:r w:rsidR="00060616">
              <w:rPr>
                <w:rStyle w:val="CommentReference"/>
              </w:rPr>
              <w:commentReference w:id="254"/>
            </w:r>
            <w:r w:rsidRPr="006A763D">
              <w:rPr>
                <w:rFonts w:cstheme="minorHAnsi"/>
                <w:color w:val="000000"/>
                <w:sz w:val="22"/>
                <w:szCs w:val="22"/>
              </w:rPr>
              <w:t xml:space="preserve"> UTC</w:t>
            </w:r>
          </w:p>
          <w:p w14:paraId="61D620C6" w14:textId="77777777" w:rsidR="00DD21DF" w:rsidRPr="006A763D" w:rsidRDefault="00DD21DF" w:rsidP="00DD21DF">
            <w:pPr>
              <w:pStyle w:val="NormalWeb"/>
              <w:rPr>
                <w:rFonts w:cstheme="minorHAnsi"/>
                <w:sz w:val="22"/>
                <w:szCs w:val="22"/>
              </w:rPr>
            </w:pPr>
            <w:r w:rsidRPr="006A763D">
              <w:rPr>
                <w:rFonts w:cstheme="minorHAnsi"/>
                <w:color w:val="000000"/>
                <w:sz w:val="22"/>
                <w:szCs w:val="22"/>
              </w:rPr>
              <w:t>End: 2020-10-10, 23 UTC</w:t>
            </w:r>
          </w:p>
          <w:p w14:paraId="62346201" w14:textId="693FE96D" w:rsidR="00147D12" w:rsidRPr="006A763D" w:rsidRDefault="00DD21DF" w:rsidP="00DD21DF">
            <w:pPr>
              <w:pStyle w:val="NormalWeb"/>
              <w:rPr>
                <w:rFonts w:cstheme="minorHAnsi"/>
                <w:sz w:val="22"/>
                <w:szCs w:val="22"/>
              </w:rPr>
            </w:pPr>
            <w:r w:rsidRPr="006A763D">
              <w:rPr>
                <w:rFonts w:cstheme="minorHAnsi"/>
                <w:color w:val="000000"/>
                <w:sz w:val="22"/>
                <w:szCs w:val="22"/>
              </w:rPr>
              <w:t>A 168-hour forecast</w:t>
            </w:r>
          </w:p>
        </w:tc>
      </w:tr>
      <w:tr w:rsidR="00147D12" w:rsidRPr="006A763D" w14:paraId="087078A4" w14:textId="77777777" w:rsidTr="00147D12">
        <w:tc>
          <w:tcPr>
            <w:tcW w:w="3116" w:type="dxa"/>
          </w:tcPr>
          <w:p w14:paraId="428AAB97" w14:textId="1277BB6F" w:rsidR="00147D12" w:rsidRPr="006A763D" w:rsidRDefault="00FE7252" w:rsidP="008C69F5">
            <w:pPr>
              <w:rPr>
                <w:rFonts w:cstheme="minorHAnsi"/>
                <w:sz w:val="22"/>
                <w:szCs w:val="22"/>
              </w:rPr>
            </w:pPr>
            <w:r>
              <w:rPr>
                <w:rFonts w:cstheme="minorHAnsi"/>
                <w:color w:val="000000"/>
                <w:sz w:val="22"/>
                <w:szCs w:val="22"/>
              </w:rPr>
              <w:t>Validation m</w:t>
            </w:r>
            <w:r w:rsidR="00B01126" w:rsidRPr="006A763D">
              <w:rPr>
                <w:rFonts w:cstheme="minorHAnsi"/>
                <w:color w:val="000000"/>
                <w:sz w:val="22"/>
                <w:szCs w:val="22"/>
              </w:rPr>
              <w:t>easurement type</w:t>
            </w:r>
          </w:p>
        </w:tc>
        <w:tc>
          <w:tcPr>
            <w:tcW w:w="3117" w:type="dxa"/>
          </w:tcPr>
          <w:p w14:paraId="5CE58730" w14:textId="4D337DC4" w:rsidR="00147D12" w:rsidRPr="006A763D" w:rsidRDefault="00B01126" w:rsidP="008C69F5">
            <w:pPr>
              <w:rPr>
                <w:rFonts w:cstheme="minorHAnsi"/>
                <w:sz w:val="22"/>
                <w:szCs w:val="22"/>
              </w:rPr>
            </w:pPr>
            <w:r w:rsidRPr="006A763D">
              <w:rPr>
                <w:rFonts w:cstheme="minorHAnsi"/>
                <w:color w:val="000000"/>
                <w:sz w:val="22"/>
                <w:szCs w:val="22"/>
              </w:rPr>
              <w:t>Temporal averages from a Vaisala Triton wind profiler</w:t>
            </w:r>
          </w:p>
        </w:tc>
        <w:tc>
          <w:tcPr>
            <w:tcW w:w="3117" w:type="dxa"/>
          </w:tcPr>
          <w:p w14:paraId="1E3AAC13" w14:textId="77777777" w:rsidR="00DD21DF" w:rsidRPr="006A763D" w:rsidRDefault="00DD21DF" w:rsidP="00DD21DF">
            <w:pPr>
              <w:pStyle w:val="NormalWeb"/>
              <w:rPr>
                <w:rFonts w:cstheme="minorHAnsi"/>
                <w:sz w:val="22"/>
                <w:szCs w:val="22"/>
              </w:rPr>
            </w:pPr>
            <w:r w:rsidRPr="006A763D">
              <w:rPr>
                <w:rFonts w:cstheme="minorHAnsi"/>
                <w:color w:val="000000"/>
                <w:sz w:val="22"/>
                <w:szCs w:val="22"/>
              </w:rPr>
              <w:t>FINO2: Temporal averages from cup anemometers and wind vanes</w:t>
            </w:r>
          </w:p>
          <w:p w14:paraId="6C801347" w14:textId="743BA148" w:rsidR="00147D12" w:rsidRPr="006A763D" w:rsidRDefault="00DD21DF" w:rsidP="008C69F5">
            <w:pPr>
              <w:pStyle w:val="NormalWeb"/>
              <w:rPr>
                <w:rFonts w:cstheme="minorHAnsi"/>
                <w:sz w:val="22"/>
                <w:szCs w:val="22"/>
              </w:rPr>
            </w:pPr>
            <w:r w:rsidRPr="006A763D">
              <w:rPr>
                <w:rFonts w:cstheme="minorHAnsi"/>
                <w:color w:val="000000"/>
                <w:sz w:val="22"/>
                <w:szCs w:val="22"/>
              </w:rPr>
              <w:t>Baltic-2: Wind-farm-average power and nacelle wind speed</w:t>
            </w:r>
          </w:p>
        </w:tc>
      </w:tr>
      <w:tr w:rsidR="00DD21DF" w:rsidRPr="006A763D" w14:paraId="379EA067" w14:textId="77777777" w:rsidTr="00147D12">
        <w:tc>
          <w:tcPr>
            <w:tcW w:w="3116" w:type="dxa"/>
          </w:tcPr>
          <w:p w14:paraId="276107BD" w14:textId="35EBEBBA" w:rsidR="00DD21DF" w:rsidRPr="006A763D" w:rsidRDefault="00B01126" w:rsidP="008C69F5">
            <w:pPr>
              <w:rPr>
                <w:rFonts w:cstheme="minorHAnsi"/>
                <w:sz w:val="22"/>
                <w:szCs w:val="22"/>
              </w:rPr>
            </w:pPr>
            <w:r w:rsidRPr="006A763D">
              <w:rPr>
                <w:rFonts w:cstheme="minorHAnsi"/>
                <w:color w:val="000000"/>
                <w:sz w:val="22"/>
                <w:szCs w:val="22"/>
              </w:rPr>
              <w:t>Data frequency</w:t>
            </w:r>
          </w:p>
        </w:tc>
        <w:tc>
          <w:tcPr>
            <w:tcW w:w="3117" w:type="dxa"/>
          </w:tcPr>
          <w:p w14:paraId="5072AF42" w14:textId="1C330788" w:rsidR="00DD21DF" w:rsidRPr="006A763D" w:rsidRDefault="00B97143" w:rsidP="008C69F5">
            <w:pPr>
              <w:rPr>
                <w:rFonts w:cstheme="minorHAnsi"/>
                <w:sz w:val="22"/>
                <w:szCs w:val="22"/>
              </w:rPr>
            </w:pPr>
            <w:r>
              <w:rPr>
                <w:rFonts w:cstheme="minorHAnsi"/>
                <w:color w:val="000000"/>
                <w:sz w:val="22"/>
                <w:szCs w:val="22"/>
              </w:rPr>
              <w:t>Data are a</w:t>
            </w:r>
            <w:r w:rsidR="00B01126" w:rsidRPr="006A763D">
              <w:rPr>
                <w:rFonts w:cstheme="minorHAnsi"/>
                <w:color w:val="000000"/>
                <w:sz w:val="22"/>
                <w:szCs w:val="22"/>
              </w:rPr>
              <w:t>veraged at an interval of 10 minutes at the end of the bin</w:t>
            </w:r>
            <w:del w:id="255" w:author="Brice, Amy" w:date="2022-01-25T14:35:00Z">
              <w:r w:rsidR="00B01126" w:rsidRPr="006A763D" w:rsidDel="00857E3F">
                <w:rPr>
                  <w:rFonts w:cstheme="minorHAnsi"/>
                  <w:color w:val="000000"/>
                  <w:sz w:val="22"/>
                  <w:szCs w:val="22"/>
                </w:rPr>
                <w:delText>,</w:delText>
              </w:r>
            </w:del>
            <w:r w:rsidR="00B01126" w:rsidRPr="006A763D">
              <w:rPr>
                <w:rFonts w:cstheme="minorHAnsi"/>
                <w:color w:val="000000"/>
                <w:sz w:val="22"/>
                <w:szCs w:val="22"/>
              </w:rPr>
              <w:t xml:space="preserve"> </w:t>
            </w:r>
            <w:ins w:id="256" w:author="Brice, Amy" w:date="2022-01-25T14:35:00Z">
              <w:r w:rsidR="00857E3F">
                <w:rPr>
                  <w:rFonts w:cstheme="minorHAnsi"/>
                  <w:color w:val="000000"/>
                  <w:sz w:val="22"/>
                  <w:szCs w:val="22"/>
                </w:rPr>
                <w:t>(</w:t>
              </w:r>
            </w:ins>
            <w:r w:rsidR="00B01126" w:rsidRPr="006A763D">
              <w:rPr>
                <w:rFonts w:cstheme="minorHAnsi"/>
                <w:color w:val="000000"/>
                <w:sz w:val="22"/>
                <w:szCs w:val="22"/>
              </w:rPr>
              <w:t>e.g., data labeled at 00:10 UTC represent averages from 00:00 to 00:10 UTC</w:t>
            </w:r>
            <w:ins w:id="257" w:author="Brice, Amy" w:date="2022-01-25T14:35:00Z">
              <w:r w:rsidR="00857E3F">
                <w:rPr>
                  <w:rFonts w:cstheme="minorHAnsi"/>
                  <w:color w:val="000000"/>
                  <w:sz w:val="22"/>
                  <w:szCs w:val="22"/>
                </w:rPr>
                <w:t>)</w:t>
              </w:r>
            </w:ins>
            <w:del w:id="258" w:author="Brice, Amy" w:date="2022-01-25T14:35:00Z">
              <w:r w:rsidR="00B01126" w:rsidRPr="006A763D" w:rsidDel="00857E3F">
                <w:rPr>
                  <w:rFonts w:cstheme="minorHAnsi"/>
                  <w:color w:val="000000"/>
                  <w:sz w:val="22"/>
                  <w:szCs w:val="22"/>
                </w:rPr>
                <w:delText>.</w:delText>
              </w:r>
            </w:del>
          </w:p>
        </w:tc>
        <w:tc>
          <w:tcPr>
            <w:tcW w:w="3117" w:type="dxa"/>
          </w:tcPr>
          <w:p w14:paraId="09BA7CF4" w14:textId="4948A3B3" w:rsidR="00B01126" w:rsidRPr="006A763D" w:rsidRDefault="00B01126" w:rsidP="00B01126">
            <w:pPr>
              <w:pStyle w:val="NormalWeb"/>
              <w:rPr>
                <w:rFonts w:cstheme="minorHAnsi"/>
                <w:sz w:val="22"/>
                <w:szCs w:val="22"/>
              </w:rPr>
            </w:pPr>
            <w:r w:rsidRPr="006A763D">
              <w:rPr>
                <w:rFonts w:cstheme="minorHAnsi"/>
                <w:color w:val="000000"/>
                <w:sz w:val="22"/>
                <w:szCs w:val="22"/>
              </w:rPr>
              <w:t xml:space="preserve">FINO2: </w:t>
            </w:r>
            <w:r w:rsidR="00B97143">
              <w:rPr>
                <w:rFonts w:cstheme="minorHAnsi"/>
                <w:color w:val="000000"/>
                <w:sz w:val="22"/>
                <w:szCs w:val="22"/>
              </w:rPr>
              <w:t>Data are a</w:t>
            </w:r>
            <w:r w:rsidRPr="006A763D">
              <w:rPr>
                <w:rFonts w:cstheme="minorHAnsi"/>
                <w:color w:val="000000"/>
                <w:sz w:val="22"/>
                <w:szCs w:val="22"/>
              </w:rPr>
              <w:t>veraged at an interval of 10 minutes at the midpoint of the interval, which starts at 00:05 of the hour</w:t>
            </w:r>
            <w:del w:id="259" w:author="Brice, Amy" w:date="2022-01-25T14:35:00Z">
              <w:r w:rsidRPr="006A763D" w:rsidDel="00857E3F">
                <w:rPr>
                  <w:rFonts w:cstheme="minorHAnsi"/>
                  <w:color w:val="000000"/>
                  <w:sz w:val="22"/>
                  <w:szCs w:val="22"/>
                </w:rPr>
                <w:delText>,</w:delText>
              </w:r>
            </w:del>
            <w:r w:rsidRPr="006A763D">
              <w:rPr>
                <w:rFonts w:cstheme="minorHAnsi"/>
                <w:color w:val="000000"/>
                <w:sz w:val="22"/>
                <w:szCs w:val="22"/>
              </w:rPr>
              <w:t xml:space="preserve"> </w:t>
            </w:r>
            <w:ins w:id="260" w:author="Brice, Amy" w:date="2022-01-25T14:35:00Z">
              <w:r w:rsidR="00857E3F">
                <w:rPr>
                  <w:rFonts w:cstheme="minorHAnsi"/>
                  <w:color w:val="000000"/>
                  <w:sz w:val="22"/>
                  <w:szCs w:val="22"/>
                </w:rPr>
                <w:t>(</w:t>
              </w:r>
            </w:ins>
            <w:r w:rsidRPr="006A763D">
              <w:rPr>
                <w:rFonts w:cstheme="minorHAnsi"/>
                <w:color w:val="000000"/>
                <w:sz w:val="22"/>
                <w:szCs w:val="22"/>
              </w:rPr>
              <w:t>e.g., data labeled at 00:05 represent averages from 00:00 to 00:10</w:t>
            </w:r>
            <w:ins w:id="261" w:author="Brice, Amy" w:date="2022-01-25T14:36:00Z">
              <w:r w:rsidR="001E3F5B">
                <w:rPr>
                  <w:rFonts w:cstheme="minorHAnsi"/>
                  <w:color w:val="000000"/>
                  <w:sz w:val="22"/>
                  <w:szCs w:val="22"/>
                </w:rPr>
                <w:t>)</w:t>
              </w:r>
            </w:ins>
            <w:r w:rsidRPr="006A763D">
              <w:rPr>
                <w:rFonts w:cstheme="minorHAnsi"/>
                <w:color w:val="000000"/>
                <w:sz w:val="22"/>
                <w:szCs w:val="22"/>
              </w:rPr>
              <w:t>. </w:t>
            </w:r>
          </w:p>
          <w:p w14:paraId="5ABA4965" w14:textId="3D86DBA6" w:rsidR="00DD21DF" w:rsidRPr="006A763D" w:rsidRDefault="00B01126" w:rsidP="008C69F5">
            <w:pPr>
              <w:pStyle w:val="NormalWeb"/>
              <w:rPr>
                <w:rFonts w:cstheme="minorHAnsi"/>
                <w:sz w:val="22"/>
                <w:szCs w:val="22"/>
              </w:rPr>
            </w:pPr>
            <w:r w:rsidRPr="006A763D">
              <w:rPr>
                <w:rFonts w:cstheme="minorHAnsi"/>
                <w:color w:val="000000"/>
                <w:sz w:val="22"/>
                <w:szCs w:val="22"/>
              </w:rPr>
              <w:t xml:space="preserve">Baltic-2: </w:t>
            </w:r>
            <w:r w:rsidR="001B5326">
              <w:rPr>
                <w:rFonts w:cstheme="minorHAnsi"/>
                <w:color w:val="000000"/>
                <w:sz w:val="22"/>
                <w:szCs w:val="22"/>
              </w:rPr>
              <w:t>Data are a</w:t>
            </w:r>
            <w:r w:rsidRPr="006A763D">
              <w:rPr>
                <w:rFonts w:cstheme="minorHAnsi"/>
                <w:color w:val="000000"/>
                <w:sz w:val="22"/>
                <w:szCs w:val="22"/>
              </w:rPr>
              <w:t>veraged at an interval of 15 minutes at the end of the bin</w:t>
            </w:r>
            <w:del w:id="262" w:author="Brice, Amy" w:date="2022-01-25T14:36:00Z">
              <w:r w:rsidRPr="006A763D" w:rsidDel="001E3F5B">
                <w:rPr>
                  <w:rFonts w:cstheme="minorHAnsi"/>
                  <w:color w:val="000000"/>
                  <w:sz w:val="22"/>
                  <w:szCs w:val="22"/>
                </w:rPr>
                <w:delText>,</w:delText>
              </w:r>
            </w:del>
            <w:r w:rsidRPr="006A763D">
              <w:rPr>
                <w:rFonts w:cstheme="minorHAnsi"/>
                <w:color w:val="000000"/>
                <w:sz w:val="22"/>
                <w:szCs w:val="22"/>
              </w:rPr>
              <w:t xml:space="preserve"> </w:t>
            </w:r>
            <w:ins w:id="263" w:author="Brice, Amy" w:date="2022-01-25T14:36:00Z">
              <w:r w:rsidR="001E3F5B">
                <w:rPr>
                  <w:rFonts w:cstheme="minorHAnsi"/>
                  <w:color w:val="000000"/>
                  <w:sz w:val="22"/>
                  <w:szCs w:val="22"/>
                </w:rPr>
                <w:t>(</w:t>
              </w:r>
            </w:ins>
            <w:r w:rsidRPr="006A763D">
              <w:rPr>
                <w:rFonts w:cstheme="minorHAnsi"/>
                <w:color w:val="000000"/>
                <w:sz w:val="22"/>
                <w:szCs w:val="22"/>
              </w:rPr>
              <w:t>e.g., data labeled at 00:15 represent averages from 00:00 to 00:15</w:t>
            </w:r>
            <w:ins w:id="264" w:author="Brice, Amy" w:date="2022-01-25T14:36:00Z">
              <w:r w:rsidR="001E3F5B">
                <w:rPr>
                  <w:rFonts w:cstheme="minorHAnsi"/>
                  <w:color w:val="000000"/>
                  <w:sz w:val="22"/>
                  <w:szCs w:val="22"/>
                </w:rPr>
                <w:t>)</w:t>
              </w:r>
            </w:ins>
            <w:r w:rsidRPr="006A763D">
              <w:rPr>
                <w:rFonts w:cstheme="minorHAnsi"/>
                <w:color w:val="000000"/>
                <w:sz w:val="22"/>
                <w:szCs w:val="22"/>
              </w:rPr>
              <w:t>.</w:t>
            </w:r>
          </w:p>
        </w:tc>
      </w:tr>
      <w:tr w:rsidR="00DD21DF" w:rsidRPr="006A763D" w14:paraId="2AC90377" w14:textId="77777777" w:rsidTr="00147D12">
        <w:tc>
          <w:tcPr>
            <w:tcW w:w="3116" w:type="dxa"/>
          </w:tcPr>
          <w:p w14:paraId="2BC1663C" w14:textId="28BBA489" w:rsidR="00DD21DF" w:rsidRPr="006A763D" w:rsidRDefault="008C69F5" w:rsidP="008C69F5">
            <w:pPr>
              <w:rPr>
                <w:rFonts w:cstheme="minorHAnsi"/>
                <w:sz w:val="22"/>
                <w:szCs w:val="22"/>
              </w:rPr>
            </w:pPr>
            <w:r w:rsidRPr="006A763D">
              <w:rPr>
                <w:rFonts w:cstheme="minorHAnsi"/>
                <w:color w:val="000000"/>
                <w:sz w:val="22"/>
                <w:szCs w:val="22"/>
              </w:rPr>
              <w:t>Benchmark variables [units] available at heights</w:t>
            </w:r>
          </w:p>
        </w:tc>
        <w:tc>
          <w:tcPr>
            <w:tcW w:w="3117" w:type="dxa"/>
          </w:tcPr>
          <w:p w14:paraId="357BE7F6" w14:textId="194A5605" w:rsidR="00DD21DF" w:rsidRPr="006A763D" w:rsidRDefault="008C69F5" w:rsidP="008C69F5">
            <w:pPr>
              <w:rPr>
                <w:rFonts w:cstheme="minorHAnsi"/>
                <w:sz w:val="22"/>
                <w:szCs w:val="22"/>
              </w:rPr>
            </w:pPr>
            <w:r w:rsidRPr="006A763D">
              <w:rPr>
                <w:rFonts w:cstheme="minorHAnsi"/>
                <w:color w:val="000000"/>
                <w:sz w:val="22"/>
                <w:szCs w:val="22"/>
              </w:rPr>
              <w:t>Wind speed [m s</w:t>
            </w:r>
            <w:r w:rsidRPr="006A763D">
              <w:rPr>
                <w:rFonts w:cstheme="minorHAnsi"/>
                <w:color w:val="000000"/>
                <w:sz w:val="22"/>
                <w:szCs w:val="22"/>
                <w:vertAlign w:val="superscript"/>
              </w:rPr>
              <w:t>-1</w:t>
            </w:r>
            <w:r w:rsidRPr="006A763D">
              <w:rPr>
                <w:rFonts w:cstheme="minorHAnsi"/>
                <w:color w:val="000000"/>
                <w:sz w:val="22"/>
                <w:szCs w:val="22"/>
              </w:rPr>
              <w:t>] and wind direction [degrees] at 40, 80, 120 m above ground level</w:t>
            </w:r>
          </w:p>
        </w:tc>
        <w:tc>
          <w:tcPr>
            <w:tcW w:w="3117" w:type="dxa"/>
          </w:tcPr>
          <w:p w14:paraId="46E20305" w14:textId="6FB22164" w:rsidR="008C69F5" w:rsidRPr="006A763D" w:rsidRDefault="008C69F5" w:rsidP="008C69F5">
            <w:pPr>
              <w:pStyle w:val="NormalWeb"/>
              <w:rPr>
                <w:rFonts w:cstheme="minorHAnsi"/>
                <w:sz w:val="22"/>
                <w:szCs w:val="22"/>
              </w:rPr>
            </w:pPr>
            <w:r w:rsidRPr="006A763D">
              <w:rPr>
                <w:rFonts w:cstheme="minorHAnsi"/>
                <w:color w:val="000000"/>
                <w:sz w:val="22"/>
                <w:szCs w:val="22"/>
              </w:rPr>
              <w:t>FINO2: Wind speed [m s</w:t>
            </w:r>
            <w:r w:rsidRPr="006A763D">
              <w:rPr>
                <w:rFonts w:cstheme="minorHAnsi"/>
                <w:color w:val="000000"/>
                <w:sz w:val="22"/>
                <w:szCs w:val="22"/>
                <w:vertAlign w:val="superscript"/>
              </w:rPr>
              <w:t>-1</w:t>
            </w:r>
            <w:r w:rsidRPr="006A763D">
              <w:rPr>
                <w:rFonts w:cstheme="minorHAnsi"/>
                <w:color w:val="000000"/>
                <w:sz w:val="22"/>
                <w:szCs w:val="22"/>
              </w:rPr>
              <w:t xml:space="preserve">] at 62, 72, 82, </w:t>
            </w:r>
            <w:ins w:id="265" w:author="Anstedt, Sheri" w:date="2022-01-26T12:49:00Z">
              <w:r w:rsidR="00E56964">
                <w:rPr>
                  <w:rFonts w:cstheme="minorHAnsi"/>
                  <w:color w:val="000000"/>
                  <w:sz w:val="22"/>
                  <w:szCs w:val="22"/>
                </w:rPr>
                <w:t xml:space="preserve">and </w:t>
              </w:r>
            </w:ins>
            <w:r w:rsidRPr="006A763D">
              <w:rPr>
                <w:rFonts w:cstheme="minorHAnsi"/>
                <w:color w:val="000000"/>
                <w:sz w:val="22"/>
                <w:szCs w:val="22"/>
              </w:rPr>
              <w:t>92 m and wind direction [degrees] at 51, 71, 91 m above sea level</w:t>
            </w:r>
          </w:p>
          <w:p w14:paraId="6D7E8BE0" w14:textId="3340481C" w:rsidR="00DD21DF" w:rsidRPr="006A763D" w:rsidRDefault="008C69F5" w:rsidP="008C69F5">
            <w:pPr>
              <w:rPr>
                <w:rFonts w:cstheme="minorHAnsi"/>
                <w:sz w:val="22"/>
                <w:szCs w:val="22"/>
              </w:rPr>
            </w:pPr>
            <w:r w:rsidRPr="006A763D">
              <w:rPr>
                <w:rFonts w:cstheme="minorHAnsi"/>
                <w:color w:val="000000"/>
                <w:sz w:val="22"/>
                <w:szCs w:val="22"/>
              </w:rPr>
              <w:t>Baltic-2: Plant-level power [MW] and nacelle wind speed [m s</w:t>
            </w:r>
            <w:r w:rsidRPr="006A763D">
              <w:rPr>
                <w:rFonts w:cstheme="minorHAnsi"/>
                <w:color w:val="000000"/>
                <w:sz w:val="22"/>
                <w:szCs w:val="22"/>
                <w:vertAlign w:val="superscript"/>
              </w:rPr>
              <w:t>-1</w:t>
            </w:r>
            <w:r w:rsidRPr="006A763D">
              <w:rPr>
                <w:rFonts w:cstheme="minorHAnsi"/>
                <w:color w:val="000000"/>
                <w:sz w:val="22"/>
                <w:szCs w:val="22"/>
              </w:rPr>
              <w:t>] at 78.25</w:t>
            </w:r>
            <w:commentRangeStart w:id="266"/>
            <w:r w:rsidRPr="006A763D">
              <w:rPr>
                <w:rFonts w:cstheme="minorHAnsi"/>
                <w:color w:val="000000"/>
                <w:sz w:val="22"/>
                <w:szCs w:val="22"/>
              </w:rPr>
              <w:t xml:space="preserve"> </w:t>
            </w:r>
            <w:ins w:id="267" w:author="Brice, Amy" w:date="2022-01-25T14:36:00Z">
              <w:r w:rsidR="008425A6">
                <w:rPr>
                  <w:rFonts w:cstheme="minorHAnsi"/>
                  <w:color w:val="000000"/>
                  <w:sz w:val="22"/>
                  <w:szCs w:val="22"/>
                </w:rPr>
                <w:t xml:space="preserve">m </w:t>
              </w:r>
            </w:ins>
            <w:commentRangeEnd w:id="266"/>
            <w:ins w:id="268" w:author="Brice, Amy" w:date="2022-01-25T14:37:00Z">
              <w:r w:rsidR="008425A6">
                <w:rPr>
                  <w:rStyle w:val="CommentReference"/>
                </w:rPr>
                <w:commentReference w:id="266"/>
              </w:r>
            </w:ins>
            <w:r w:rsidRPr="006A763D">
              <w:rPr>
                <w:rFonts w:cstheme="minorHAnsi"/>
                <w:color w:val="000000"/>
                <w:sz w:val="22"/>
                <w:szCs w:val="22"/>
              </w:rPr>
              <w:t>above sea level</w:t>
            </w:r>
          </w:p>
        </w:tc>
      </w:tr>
      <w:tr w:rsidR="00763BC7" w:rsidRPr="006A763D" w14:paraId="0D90FCDF" w14:textId="77777777" w:rsidTr="00147D12">
        <w:tc>
          <w:tcPr>
            <w:tcW w:w="3116" w:type="dxa"/>
          </w:tcPr>
          <w:p w14:paraId="4AF2DAED" w14:textId="5DA6A166" w:rsidR="00763BC7" w:rsidRPr="00763BC7" w:rsidRDefault="00763BC7" w:rsidP="008C69F5">
            <w:pPr>
              <w:rPr>
                <w:rFonts w:cstheme="minorHAnsi"/>
                <w:color w:val="000000"/>
                <w:sz w:val="22"/>
                <w:szCs w:val="22"/>
              </w:rPr>
            </w:pPr>
            <w:r w:rsidRPr="00763BC7">
              <w:rPr>
                <w:rFonts w:cstheme="minorHAnsi"/>
                <w:color w:val="000000"/>
                <w:sz w:val="22"/>
                <w:szCs w:val="22"/>
              </w:rPr>
              <w:t>Meteorological description</w:t>
            </w:r>
          </w:p>
        </w:tc>
        <w:tc>
          <w:tcPr>
            <w:tcW w:w="3117" w:type="dxa"/>
          </w:tcPr>
          <w:p w14:paraId="61C581D9" w14:textId="02BDC79C" w:rsidR="00763BC7" w:rsidRPr="00763BC7" w:rsidRDefault="00164304" w:rsidP="008C69F5">
            <w:pPr>
              <w:rPr>
                <w:rFonts w:cstheme="minorHAnsi"/>
                <w:color w:val="000000"/>
                <w:sz w:val="22"/>
                <w:szCs w:val="22"/>
              </w:rPr>
            </w:pPr>
            <w:r>
              <w:rPr>
                <w:rFonts w:cstheme="minorHAnsi"/>
                <w:color w:val="000000"/>
                <w:sz w:val="22"/>
                <w:szCs w:val="22"/>
              </w:rPr>
              <w:t>Northwesterly flow and m</w:t>
            </w:r>
            <w:r w:rsidR="00763BC7" w:rsidRPr="006A763D">
              <w:rPr>
                <w:rFonts w:cstheme="minorHAnsi"/>
                <w:color w:val="000000"/>
                <w:sz w:val="22"/>
                <w:szCs w:val="22"/>
              </w:rPr>
              <w:t>ountain waves were observed</w:t>
            </w:r>
            <w:r>
              <w:rPr>
                <w:rFonts w:cstheme="minorHAnsi"/>
                <w:color w:val="000000"/>
                <w:sz w:val="22"/>
                <w:szCs w:val="22"/>
              </w:rPr>
              <w:t xml:space="preserve"> in the area</w:t>
            </w:r>
            <w:r w:rsidR="00763BC7" w:rsidRPr="006A763D">
              <w:rPr>
                <w:rFonts w:cstheme="minorHAnsi"/>
                <w:color w:val="000000"/>
                <w:sz w:val="22"/>
                <w:szCs w:val="22"/>
              </w:rPr>
              <w:t>.</w:t>
            </w:r>
            <w:r w:rsidR="002B6D94">
              <w:rPr>
                <w:rFonts w:cstheme="minorHAnsi"/>
                <w:color w:val="000000"/>
                <w:sz w:val="22"/>
                <w:szCs w:val="22"/>
              </w:rPr>
              <w:t xml:space="preserve"> </w:t>
            </w:r>
            <w:r w:rsidR="00CC248C">
              <w:rPr>
                <w:rFonts w:cstheme="minorHAnsi"/>
                <w:color w:val="000000"/>
                <w:sz w:val="22"/>
                <w:szCs w:val="22"/>
              </w:rPr>
              <w:t xml:space="preserve">The area was overcast at times, </w:t>
            </w:r>
            <w:r w:rsidR="00CC248C">
              <w:rPr>
                <w:rFonts w:cstheme="minorHAnsi"/>
                <w:color w:val="000000"/>
                <w:sz w:val="22"/>
                <w:szCs w:val="22"/>
              </w:rPr>
              <w:lastRenderedPageBreak/>
              <w:t xml:space="preserve">with scattered showers in the </w:t>
            </w:r>
            <w:r w:rsidR="00027CD1">
              <w:rPr>
                <w:rFonts w:cstheme="minorHAnsi"/>
                <w:color w:val="000000"/>
                <w:sz w:val="22"/>
                <w:szCs w:val="22"/>
              </w:rPr>
              <w:t>Columbia River Basin</w:t>
            </w:r>
            <w:r w:rsidR="00627A96">
              <w:rPr>
                <w:rFonts w:cstheme="minorHAnsi"/>
                <w:color w:val="000000"/>
                <w:sz w:val="22"/>
                <w:szCs w:val="22"/>
              </w:rPr>
              <w:t xml:space="preserve"> during the first </w:t>
            </w:r>
            <w:r w:rsidR="00DE4648">
              <w:rPr>
                <w:rFonts w:cstheme="minorHAnsi"/>
                <w:color w:val="000000"/>
                <w:sz w:val="22"/>
                <w:szCs w:val="22"/>
              </w:rPr>
              <w:t>half</w:t>
            </w:r>
            <w:r w:rsidR="00627A96">
              <w:rPr>
                <w:rFonts w:cstheme="minorHAnsi"/>
                <w:color w:val="000000"/>
                <w:sz w:val="22"/>
                <w:szCs w:val="22"/>
              </w:rPr>
              <w:t xml:space="preserve"> of the forecast period</w:t>
            </w:r>
            <w:r w:rsidR="00027CD1">
              <w:rPr>
                <w:rFonts w:cstheme="minorHAnsi"/>
                <w:color w:val="000000"/>
                <w:sz w:val="22"/>
                <w:szCs w:val="22"/>
              </w:rPr>
              <w:t>.</w:t>
            </w:r>
            <w:r w:rsidR="00CC248C">
              <w:rPr>
                <w:rFonts w:cstheme="minorHAnsi"/>
                <w:color w:val="000000"/>
                <w:sz w:val="22"/>
                <w:szCs w:val="22"/>
              </w:rPr>
              <w:t xml:space="preserve"> </w:t>
            </w:r>
            <w:r w:rsidR="002B6D94">
              <w:rPr>
                <w:rFonts w:cstheme="minorHAnsi"/>
                <w:color w:val="000000"/>
                <w:sz w:val="22"/>
                <w:szCs w:val="22"/>
              </w:rPr>
              <w:t xml:space="preserve">More details can be found in </w:t>
            </w:r>
            <w:sdt>
              <w:sdtPr>
                <w:rPr>
                  <w:rFonts w:cstheme="minorHAnsi"/>
                  <w:color w:val="000000"/>
                  <w:szCs w:val="22"/>
                </w:rPr>
                <w:tag w:val="MENDELEY_CITATION_v3_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"/>
                <w:id w:val="-2008119262"/>
                <w:placeholder>
                  <w:docPart w:val="DefaultPlaceholder_-1854013440"/>
                </w:placeholder>
              </w:sdtPr>
              <w:sdtEndPr/>
              <w:sdtContent>
                <w:r w:rsidR="002162CD" w:rsidRPr="002162CD">
                  <w:rPr>
                    <w:rFonts w:cstheme="minorHAnsi"/>
                    <w:color w:val="000000"/>
                    <w:sz w:val="22"/>
                    <w:szCs w:val="22"/>
                  </w:rPr>
                  <w:t>Draxl et al. (2021)</w:t>
                </w:r>
              </w:sdtContent>
            </w:sdt>
            <w:r w:rsidR="002B6D94">
              <w:rPr>
                <w:rFonts w:cstheme="minorHAnsi"/>
                <w:color w:val="000000"/>
                <w:sz w:val="22"/>
                <w:szCs w:val="22"/>
              </w:rPr>
              <w:t xml:space="preserve">. </w:t>
            </w:r>
          </w:p>
        </w:tc>
        <w:tc>
          <w:tcPr>
            <w:tcW w:w="3117" w:type="dxa"/>
          </w:tcPr>
          <w:p w14:paraId="7113542C" w14:textId="650ACF0D" w:rsidR="00763BC7" w:rsidRPr="00763BC7" w:rsidRDefault="00823579" w:rsidP="008C69F5">
            <w:pPr>
              <w:pStyle w:val="NormalWeb"/>
              <w:rPr>
                <w:rFonts w:cstheme="minorHAnsi"/>
                <w:color w:val="000000"/>
                <w:sz w:val="22"/>
                <w:szCs w:val="22"/>
              </w:rPr>
            </w:pPr>
            <w:r>
              <w:rPr>
                <w:rFonts w:cstheme="minorHAnsi"/>
                <w:color w:val="000000"/>
                <w:sz w:val="22"/>
                <w:szCs w:val="22"/>
              </w:rPr>
              <w:lastRenderedPageBreak/>
              <w:t xml:space="preserve">Based on the </w:t>
            </w:r>
            <w:r w:rsidR="00755B3B">
              <w:rPr>
                <w:rFonts w:cstheme="minorHAnsi"/>
                <w:color w:val="000000"/>
                <w:sz w:val="22"/>
                <w:szCs w:val="22"/>
              </w:rPr>
              <w:t xml:space="preserve">FINO2 tower </w:t>
            </w:r>
            <w:r>
              <w:rPr>
                <w:rFonts w:cstheme="minorHAnsi"/>
                <w:color w:val="000000"/>
                <w:sz w:val="22"/>
                <w:szCs w:val="22"/>
              </w:rPr>
              <w:t xml:space="preserve">data, </w:t>
            </w:r>
            <w:r w:rsidR="00755B3B">
              <w:rPr>
                <w:rFonts w:cstheme="minorHAnsi"/>
                <w:color w:val="000000"/>
                <w:sz w:val="22"/>
                <w:szCs w:val="22"/>
              </w:rPr>
              <w:t>s</w:t>
            </w:r>
            <w:r w:rsidR="00F432D8">
              <w:rPr>
                <w:rFonts w:cstheme="minorHAnsi"/>
                <w:color w:val="000000"/>
                <w:sz w:val="22"/>
                <w:szCs w:val="22"/>
              </w:rPr>
              <w:t>outhwesterly flow</w:t>
            </w:r>
            <w:r w:rsidR="00BE77F9">
              <w:rPr>
                <w:rFonts w:cstheme="minorHAnsi"/>
                <w:color w:val="000000"/>
                <w:sz w:val="22"/>
                <w:szCs w:val="22"/>
              </w:rPr>
              <w:t xml:space="preserve"> at hub height</w:t>
            </w:r>
            <w:r w:rsidR="00F432D8">
              <w:rPr>
                <w:rFonts w:cstheme="minorHAnsi"/>
                <w:color w:val="000000"/>
                <w:sz w:val="22"/>
                <w:szCs w:val="22"/>
              </w:rPr>
              <w:t xml:space="preserve"> </w:t>
            </w:r>
            <w:r w:rsidR="005B0976">
              <w:rPr>
                <w:rFonts w:cstheme="minorHAnsi"/>
                <w:color w:val="000000"/>
                <w:sz w:val="22"/>
                <w:szCs w:val="22"/>
              </w:rPr>
              <w:t xml:space="preserve">was observed </w:t>
            </w:r>
            <w:r w:rsidR="00F432D8">
              <w:rPr>
                <w:rFonts w:cstheme="minorHAnsi"/>
                <w:color w:val="000000"/>
                <w:sz w:val="22"/>
                <w:szCs w:val="22"/>
              </w:rPr>
              <w:t xml:space="preserve">for </w:t>
            </w:r>
            <w:r w:rsidR="00C560C8">
              <w:rPr>
                <w:rFonts w:cstheme="minorHAnsi"/>
                <w:color w:val="000000"/>
                <w:sz w:val="22"/>
                <w:szCs w:val="22"/>
              </w:rPr>
              <w:t>most of</w:t>
            </w:r>
            <w:r w:rsidR="00AF7544">
              <w:rPr>
                <w:rFonts w:cstheme="minorHAnsi"/>
                <w:color w:val="000000"/>
                <w:sz w:val="22"/>
                <w:szCs w:val="22"/>
              </w:rPr>
              <w:t xml:space="preserve"> the</w:t>
            </w:r>
            <w:r w:rsidR="00F432D8">
              <w:rPr>
                <w:rFonts w:cstheme="minorHAnsi"/>
                <w:color w:val="000000"/>
                <w:sz w:val="22"/>
                <w:szCs w:val="22"/>
              </w:rPr>
              <w:t xml:space="preserve"> </w:t>
            </w:r>
            <w:r w:rsidR="00755B3B">
              <w:rPr>
                <w:rFonts w:cstheme="minorHAnsi"/>
                <w:color w:val="000000"/>
                <w:sz w:val="22"/>
                <w:szCs w:val="22"/>
              </w:rPr>
              <w:t>7-day period</w:t>
            </w:r>
            <w:r w:rsidR="00F432D8">
              <w:rPr>
                <w:rFonts w:cstheme="minorHAnsi"/>
                <w:color w:val="000000"/>
                <w:sz w:val="22"/>
                <w:szCs w:val="22"/>
              </w:rPr>
              <w:t xml:space="preserve">. </w:t>
            </w:r>
            <w:r w:rsidR="00AF7544">
              <w:rPr>
                <w:rFonts w:cstheme="minorHAnsi"/>
                <w:color w:val="000000"/>
                <w:sz w:val="22"/>
                <w:szCs w:val="22"/>
              </w:rPr>
              <w:t xml:space="preserve">The </w:t>
            </w:r>
            <w:r w:rsidR="00AF7544">
              <w:rPr>
                <w:rFonts w:cstheme="minorHAnsi"/>
                <w:color w:val="000000"/>
                <w:sz w:val="22"/>
                <w:szCs w:val="22"/>
              </w:rPr>
              <w:lastRenderedPageBreak/>
              <w:t>hub</w:t>
            </w:r>
            <w:ins w:id="269" w:author="Brice, Amy" w:date="2022-01-25T14:37:00Z">
              <w:r w:rsidR="00C709BD">
                <w:rPr>
                  <w:rFonts w:cstheme="minorHAnsi"/>
                  <w:color w:val="000000"/>
                  <w:sz w:val="22"/>
                  <w:szCs w:val="22"/>
                </w:rPr>
                <w:t xml:space="preserve"> </w:t>
              </w:r>
            </w:ins>
            <w:del w:id="270" w:author="Brice, Amy" w:date="2022-01-25T14:37:00Z">
              <w:r w:rsidR="00AF7544" w:rsidDel="00C709BD">
                <w:rPr>
                  <w:rFonts w:cstheme="minorHAnsi"/>
                  <w:color w:val="000000"/>
                  <w:sz w:val="22"/>
                  <w:szCs w:val="22"/>
                </w:rPr>
                <w:delText>-</w:delText>
              </w:r>
            </w:del>
            <w:r w:rsidR="00AF7544">
              <w:rPr>
                <w:rFonts w:cstheme="minorHAnsi"/>
                <w:color w:val="000000"/>
                <w:sz w:val="22"/>
                <w:szCs w:val="22"/>
              </w:rPr>
              <w:t xml:space="preserve">height temperature was never below freezing. </w:t>
            </w:r>
            <w:r w:rsidR="007E4703">
              <w:rPr>
                <w:rFonts w:cstheme="minorHAnsi"/>
                <w:color w:val="000000"/>
                <w:sz w:val="22"/>
                <w:szCs w:val="22"/>
              </w:rPr>
              <w:t>Precipitation was recorded at 60 m</w:t>
            </w:r>
            <w:r w:rsidR="006D1676">
              <w:rPr>
                <w:rFonts w:cstheme="minorHAnsi"/>
                <w:color w:val="000000"/>
                <w:sz w:val="22"/>
                <w:szCs w:val="22"/>
              </w:rPr>
              <w:t xml:space="preserve"> on </w:t>
            </w:r>
            <w:commentRangeStart w:id="271"/>
            <w:r w:rsidR="006D1676">
              <w:rPr>
                <w:rFonts w:cstheme="minorHAnsi"/>
                <w:color w:val="000000"/>
                <w:sz w:val="22"/>
                <w:szCs w:val="22"/>
              </w:rPr>
              <w:t>4</w:t>
            </w:r>
            <w:r w:rsidR="00FE7E34">
              <w:rPr>
                <w:rFonts w:cstheme="minorHAnsi"/>
                <w:color w:val="000000"/>
                <w:sz w:val="22"/>
                <w:szCs w:val="22"/>
              </w:rPr>
              <w:t>, 7, 8, 9, and 10 October</w:t>
            </w:r>
            <w:commentRangeEnd w:id="271"/>
            <w:r w:rsidR="00E56964">
              <w:rPr>
                <w:rStyle w:val="CommentReference"/>
              </w:rPr>
              <w:commentReference w:id="271"/>
            </w:r>
            <w:r w:rsidR="00FE7E34">
              <w:rPr>
                <w:rFonts w:cstheme="minorHAnsi"/>
                <w:color w:val="000000"/>
                <w:sz w:val="22"/>
                <w:szCs w:val="22"/>
              </w:rPr>
              <w:t xml:space="preserve">. </w:t>
            </w:r>
          </w:p>
        </w:tc>
      </w:tr>
      <w:tr w:rsidR="00DD21DF" w:rsidRPr="006A763D" w14:paraId="28B8E9B2" w14:textId="77777777" w:rsidTr="00147D12">
        <w:tc>
          <w:tcPr>
            <w:tcW w:w="3116" w:type="dxa"/>
          </w:tcPr>
          <w:p w14:paraId="7C96C611" w14:textId="5325852E" w:rsidR="00DD21DF" w:rsidRPr="006A763D" w:rsidRDefault="008C69F5" w:rsidP="008C69F5">
            <w:pPr>
              <w:rPr>
                <w:rFonts w:cstheme="minorHAnsi"/>
                <w:sz w:val="22"/>
                <w:szCs w:val="22"/>
              </w:rPr>
            </w:pPr>
            <w:r w:rsidRPr="006A763D">
              <w:rPr>
                <w:rFonts w:cstheme="minorHAnsi"/>
                <w:color w:val="000000"/>
                <w:sz w:val="22"/>
                <w:szCs w:val="22"/>
              </w:rPr>
              <w:lastRenderedPageBreak/>
              <w:t>Notes</w:t>
            </w:r>
            <w:r w:rsidR="00763BC7">
              <w:rPr>
                <w:rFonts w:cstheme="minorHAnsi"/>
                <w:color w:val="000000"/>
                <w:sz w:val="22"/>
                <w:szCs w:val="22"/>
              </w:rPr>
              <w:t xml:space="preserve"> on wind farm(s)</w:t>
            </w:r>
          </w:p>
        </w:tc>
        <w:tc>
          <w:tcPr>
            <w:tcW w:w="3117" w:type="dxa"/>
          </w:tcPr>
          <w:p w14:paraId="3F397236" w14:textId="269C0078" w:rsidR="00DD21DF" w:rsidRPr="006A763D" w:rsidRDefault="008C69F5" w:rsidP="008C69F5">
            <w:pPr>
              <w:rPr>
                <w:rFonts w:cstheme="minorHAnsi"/>
                <w:sz w:val="22"/>
                <w:szCs w:val="22"/>
              </w:rPr>
            </w:pPr>
            <w:r w:rsidRPr="006A763D">
              <w:rPr>
                <w:rFonts w:cstheme="minorHAnsi"/>
                <w:color w:val="000000"/>
                <w:sz w:val="22"/>
                <w:szCs w:val="22"/>
              </w:rPr>
              <w:t xml:space="preserve">Wind farms exist and operate in the area, but no wind power data </w:t>
            </w:r>
            <w:del w:id="272" w:author="Brice, Amy" w:date="2022-01-25T14:37:00Z">
              <w:r w:rsidRPr="006A763D" w:rsidDel="00C709BD">
                <w:rPr>
                  <w:rFonts w:cstheme="minorHAnsi"/>
                  <w:color w:val="000000"/>
                  <w:sz w:val="22"/>
                  <w:szCs w:val="22"/>
                </w:rPr>
                <w:delText xml:space="preserve">are </w:delText>
              </w:r>
            </w:del>
            <w:ins w:id="273" w:author="Brice, Amy" w:date="2022-01-25T14:37:00Z">
              <w:r w:rsidR="00C709BD">
                <w:rPr>
                  <w:rFonts w:cstheme="minorHAnsi"/>
                  <w:color w:val="000000"/>
                  <w:sz w:val="22"/>
                  <w:szCs w:val="22"/>
                </w:rPr>
                <w:t>were</w:t>
              </w:r>
              <w:r w:rsidR="00C709BD" w:rsidRPr="006A763D">
                <w:rPr>
                  <w:rFonts w:cstheme="minorHAnsi"/>
                  <w:color w:val="000000"/>
                  <w:sz w:val="22"/>
                  <w:szCs w:val="22"/>
                </w:rPr>
                <w:t xml:space="preserve"> </w:t>
              </w:r>
            </w:ins>
            <w:r w:rsidRPr="006A763D">
              <w:rPr>
                <w:rFonts w:cstheme="minorHAnsi"/>
                <w:color w:val="000000"/>
                <w:sz w:val="22"/>
                <w:szCs w:val="22"/>
              </w:rPr>
              <w:t xml:space="preserve">available. </w:t>
            </w:r>
          </w:p>
        </w:tc>
        <w:tc>
          <w:tcPr>
            <w:tcW w:w="3117" w:type="dxa"/>
          </w:tcPr>
          <w:p w14:paraId="19DF5B29" w14:textId="7BD1B371" w:rsidR="00DD21DF" w:rsidRPr="006A763D" w:rsidRDefault="008C69F5" w:rsidP="008C69F5">
            <w:pPr>
              <w:rPr>
                <w:rFonts w:cstheme="minorHAnsi"/>
                <w:sz w:val="22"/>
                <w:szCs w:val="22"/>
              </w:rPr>
            </w:pPr>
            <w:r w:rsidRPr="006A763D">
              <w:rPr>
                <w:rFonts w:cstheme="minorHAnsi"/>
                <w:color w:val="000000"/>
                <w:sz w:val="22"/>
                <w:szCs w:val="22"/>
              </w:rPr>
              <w:t>Wind turbine availability was 100%.</w:t>
            </w:r>
          </w:p>
        </w:tc>
      </w:tr>
    </w:tbl>
    <w:p w14:paraId="734A2657" w14:textId="77777777" w:rsidR="00661C65" w:rsidRDefault="00661C65" w:rsidP="00661C65">
      <w:pPr>
        <w:pStyle w:val="BodyText"/>
      </w:pPr>
    </w:p>
    <w:p w14:paraId="15D54D8E" w14:textId="731F2EBC" w:rsidR="008F7AED" w:rsidRPr="008F7AED" w:rsidRDefault="00661C65" w:rsidP="00661C65">
      <w:pPr>
        <w:jc w:val="center"/>
        <w:rPr>
          <w:rFonts w:ascii="Times New Roman" w:hAnsi="Times New Roman"/>
          <w:sz w:val="24"/>
        </w:rPr>
      </w:pPr>
      <w:r w:rsidRPr="00661C65">
        <w:rPr>
          <w:rFonts w:ascii="Arial" w:hAnsi="Arial" w:cs="Arial"/>
          <w:noProof/>
          <w:color w:val="000000"/>
          <w:bdr w:val="none" w:sz="0" w:space="0" w:color="auto" w:frame="1"/>
        </w:rPr>
        <w:drawing>
          <wp:inline distT="0" distB="0" distL="0" distR="0" wp14:anchorId="30A1EF1A" wp14:editId="7E45FF07">
            <wp:extent cx="3073400" cy="28702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3400" cy="2870200"/>
                    </a:xfrm>
                    <a:prstGeom prst="rect">
                      <a:avLst/>
                    </a:prstGeom>
                    <a:noFill/>
                    <a:ln>
                      <a:noFill/>
                    </a:ln>
                  </pic:spPr>
                </pic:pic>
              </a:graphicData>
            </a:graphic>
          </wp:inline>
        </w:drawing>
      </w:r>
      <w:r w:rsidR="008F7AED" w:rsidRPr="008F7AED">
        <w:rPr>
          <w:rFonts w:ascii="Arial" w:hAnsi="Arial" w:cs="Arial"/>
          <w:color w:val="000000"/>
          <w:bdr w:val="none" w:sz="0" w:space="0" w:color="auto" w:frame="1"/>
        </w:rPr>
        <w:fldChar w:fldCharType="begin"/>
      </w:r>
      <w:r w:rsidR="008F7AED" w:rsidRPr="008F7AED">
        <w:rPr>
          <w:rFonts w:ascii="Arial" w:hAnsi="Arial" w:cs="Arial"/>
          <w:color w:val="000000"/>
          <w:bdr w:val="none" w:sz="0" w:space="0" w:color="auto" w:frame="1"/>
        </w:rPr>
        <w:instrText xml:space="preserve"> INCLUDEPICTURE "https://lh4.googleusercontent.com/awcmYrNz4DQJQdgQJYANoBemwFnBsf80Yd0-BTsGnqhipOGDoTd9dwJK6VmV2TTgurG5EqcGAmXrsqgDciQdS9V-4exWC8o8_LzCHv4-GVOY_Th34-BxPHsts2R8o-7l32KAbXvQ" \* MERGEFORMATINET </w:instrText>
      </w:r>
      <w:r w:rsidR="008F7AED" w:rsidRPr="008F7AED">
        <w:rPr>
          <w:rFonts w:ascii="Arial" w:hAnsi="Arial" w:cs="Arial"/>
          <w:color w:val="000000"/>
          <w:bdr w:val="none" w:sz="0" w:space="0" w:color="auto" w:frame="1"/>
        </w:rPr>
        <w:fldChar w:fldCharType="separate"/>
      </w:r>
      <w:r w:rsidR="00826EE9">
        <w:rPr>
          <w:rFonts w:ascii="Arial" w:hAnsi="Arial" w:cs="Arial"/>
          <w:noProof/>
          <w:color w:val="000000"/>
          <w:bdr w:val="none" w:sz="0" w:space="0" w:color="auto" w:frame="1"/>
        </w:rPr>
        <w:fldChar w:fldCharType="begin"/>
      </w:r>
      <w:r w:rsidR="00826EE9">
        <w:rPr>
          <w:rFonts w:ascii="Arial" w:hAnsi="Arial" w:cs="Arial"/>
          <w:noProof/>
          <w:color w:val="000000"/>
          <w:bdr w:val="none" w:sz="0" w:space="0" w:color="auto" w:frame="1"/>
        </w:rPr>
        <w:instrText xml:space="preserve"> INCLUDEPICTURE  "https://lh4.googleusercontent.com/awcmYrNz4DQJQdgQJYANoBemwFnBsf80Yd0-BTsGnqhipOGDoTd9dwJK6VmV2TTgurG5EqcGAmXrsqgDciQdS9V-4exWC8o8_LzCHv4-GVOY_Th34-BxPHsts2R8o-7l32KAbXvQ" \* MERGEFORMATINET </w:instrText>
      </w:r>
      <w:r w:rsidR="00826EE9">
        <w:rPr>
          <w:rFonts w:ascii="Arial" w:hAnsi="Arial" w:cs="Arial"/>
          <w:noProof/>
          <w:color w:val="000000"/>
          <w:bdr w:val="none" w:sz="0" w:space="0" w:color="auto" w:frame="1"/>
        </w:rPr>
        <w:fldChar w:fldCharType="separate"/>
      </w:r>
      <w:r w:rsidR="008D0118">
        <w:rPr>
          <w:rFonts w:ascii="Arial" w:hAnsi="Arial" w:cs="Arial"/>
          <w:noProof/>
          <w:color w:val="000000"/>
          <w:bdr w:val="none" w:sz="0" w:space="0" w:color="auto" w:frame="1"/>
        </w:rPr>
        <w:fldChar w:fldCharType="begin"/>
      </w:r>
      <w:r w:rsidR="008D0118">
        <w:rPr>
          <w:rFonts w:ascii="Arial" w:hAnsi="Arial" w:cs="Arial"/>
          <w:noProof/>
          <w:color w:val="000000"/>
          <w:bdr w:val="none" w:sz="0" w:space="0" w:color="auto" w:frame="1"/>
        </w:rPr>
        <w:instrText xml:space="preserve"> INCLUDEPICTURE  "https://lh4.googleusercontent.com/awcmYrNz4DQJQdgQJYANoBemwFnBsf80Yd0-BTsGnqhipOGDoTd9dwJK6VmV2TTgurG5EqcGAmXrsqgDciQdS9V-4exWC8o8_LzCHv4-GVOY_Th34-BxPHsts2R8o-7l32KAbXvQ" \* MERGEFORMATINET </w:instrText>
      </w:r>
      <w:r w:rsidR="008D0118">
        <w:rPr>
          <w:rFonts w:ascii="Arial" w:hAnsi="Arial" w:cs="Arial"/>
          <w:noProof/>
          <w:color w:val="000000"/>
          <w:bdr w:val="none" w:sz="0" w:space="0" w:color="auto" w:frame="1"/>
        </w:rPr>
        <w:fldChar w:fldCharType="separate"/>
      </w:r>
      <w:r w:rsidR="00DE4648">
        <w:rPr>
          <w:rFonts w:ascii="Arial" w:hAnsi="Arial" w:cs="Arial"/>
          <w:noProof/>
          <w:color w:val="000000"/>
          <w:bdr w:val="none" w:sz="0" w:space="0" w:color="auto" w:frame="1"/>
        </w:rPr>
        <w:fldChar w:fldCharType="begin"/>
      </w:r>
      <w:r w:rsidR="00DE4648">
        <w:rPr>
          <w:rFonts w:ascii="Arial" w:hAnsi="Arial" w:cs="Arial"/>
          <w:noProof/>
          <w:color w:val="000000"/>
          <w:bdr w:val="none" w:sz="0" w:space="0" w:color="auto" w:frame="1"/>
        </w:rPr>
        <w:instrText xml:space="preserve"> INCLUDEPICTURE  "https://lh4.googleusercontent.com/awcmYrNz4DQJQdgQJYANoBemwFnBsf80Yd0-BTsGnqhipOGDoTd9dwJK6VmV2TTgurG5EqcGAmXrsqgDciQdS9V-4exWC8o8_LzCHv4-GVOY_Th34-BxPHsts2R8o-7l32KAbXvQ" \* MERGEFORMATINET </w:instrText>
      </w:r>
      <w:r w:rsidR="00DE4648">
        <w:rPr>
          <w:rFonts w:ascii="Arial" w:hAnsi="Arial" w:cs="Arial"/>
          <w:noProof/>
          <w:color w:val="000000"/>
          <w:bdr w:val="none" w:sz="0" w:space="0" w:color="auto" w:frame="1"/>
        </w:rPr>
        <w:fldChar w:fldCharType="end"/>
      </w:r>
      <w:r w:rsidR="008D0118">
        <w:rPr>
          <w:rFonts w:ascii="Arial" w:hAnsi="Arial" w:cs="Arial"/>
          <w:noProof/>
          <w:color w:val="000000"/>
          <w:bdr w:val="none" w:sz="0" w:space="0" w:color="auto" w:frame="1"/>
        </w:rPr>
        <w:fldChar w:fldCharType="end"/>
      </w:r>
      <w:r w:rsidR="00826EE9">
        <w:rPr>
          <w:rFonts w:ascii="Arial" w:hAnsi="Arial" w:cs="Arial"/>
          <w:noProof/>
          <w:color w:val="000000"/>
          <w:bdr w:val="none" w:sz="0" w:space="0" w:color="auto" w:frame="1"/>
        </w:rPr>
        <w:fldChar w:fldCharType="end"/>
      </w:r>
      <w:r w:rsidR="008F7AED" w:rsidRPr="008F7AED">
        <w:rPr>
          <w:rFonts w:ascii="Arial" w:hAnsi="Arial" w:cs="Arial"/>
          <w:color w:val="000000"/>
          <w:bdr w:val="none" w:sz="0" w:space="0" w:color="auto" w:frame="1"/>
        </w:rPr>
        <w:fldChar w:fldCharType="end"/>
      </w:r>
    </w:p>
    <w:p w14:paraId="689F18F0" w14:textId="42F7486B" w:rsidR="008F7AED" w:rsidRPr="00945943" w:rsidRDefault="008F7AED" w:rsidP="00945943">
      <w:pPr>
        <w:pStyle w:val="Caption-Fig"/>
      </w:pPr>
      <w:bookmarkStart w:id="274" w:name="_Ref91603006"/>
      <w:bookmarkStart w:id="275" w:name="_Toc94021879"/>
      <w:r w:rsidRPr="00945943">
        <w:t xml:space="preserve">Figure </w:t>
      </w:r>
      <w:r>
        <w:fldChar w:fldCharType="begin"/>
      </w:r>
      <w:r>
        <w:instrText>SEQ Figure \* ARABIC</w:instrText>
      </w:r>
      <w:r>
        <w:fldChar w:fldCharType="separate"/>
      </w:r>
      <w:r w:rsidR="009F2393">
        <w:rPr>
          <w:noProof/>
        </w:rPr>
        <w:t>1</w:t>
      </w:r>
      <w:r>
        <w:fldChar w:fldCharType="end"/>
      </w:r>
      <w:bookmarkEnd w:id="274"/>
      <w:r w:rsidRPr="00945943">
        <w:t>.</w:t>
      </w:r>
      <w:r w:rsidRPr="00945943">
        <w:tab/>
      </w:r>
      <w:r w:rsidR="008E7CEB" w:rsidRPr="00945943">
        <w:t>The geographical location of the WFIP2 sodar in the Pacific Northwest region of the United States</w:t>
      </w:r>
      <w:r w:rsidR="0055135E">
        <w:t>.</w:t>
      </w:r>
      <w:bookmarkEnd w:id="275"/>
    </w:p>
    <w:p w14:paraId="079B8685" w14:textId="6FD2D0D8" w:rsidR="00D0331C" w:rsidRDefault="00D0331C" w:rsidP="0055135E">
      <w:pPr>
        <w:pStyle w:val="BodyText"/>
      </w:pPr>
    </w:p>
    <w:p w14:paraId="1064575D" w14:textId="390F8312" w:rsidR="00A2316F" w:rsidRPr="00A2316F" w:rsidRDefault="00B53972" w:rsidP="00B53972">
      <w:pPr>
        <w:jc w:val="center"/>
        <w:rPr>
          <w:rFonts w:ascii="Times New Roman" w:hAnsi="Times New Roman"/>
          <w:sz w:val="24"/>
        </w:rPr>
      </w:pPr>
      <w:r w:rsidRPr="00B53972">
        <w:rPr>
          <w:rFonts w:ascii="Arial" w:hAnsi="Arial" w:cs="Arial"/>
          <w:noProof/>
          <w:color w:val="000000"/>
          <w:bdr w:val="none" w:sz="0" w:space="0" w:color="auto" w:frame="1"/>
        </w:rPr>
        <w:drawing>
          <wp:inline distT="0" distB="0" distL="0" distR="0" wp14:anchorId="3F4452C5" wp14:editId="17CA047D">
            <wp:extent cx="2918539" cy="1645920"/>
            <wp:effectExtent l="0" t="0" r="254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8539" cy="1645920"/>
                    </a:xfrm>
                    <a:prstGeom prst="rect">
                      <a:avLst/>
                    </a:prstGeom>
                    <a:noFill/>
                    <a:ln>
                      <a:noFill/>
                    </a:ln>
                  </pic:spPr>
                </pic:pic>
              </a:graphicData>
            </a:graphic>
          </wp:inline>
        </w:drawing>
      </w:r>
      <w:r w:rsidRPr="00B53972">
        <w:rPr>
          <w:rFonts w:ascii="Arial" w:hAnsi="Arial" w:cs="Arial"/>
          <w:noProof/>
          <w:color w:val="000000"/>
          <w:bdr w:val="none" w:sz="0" w:space="0" w:color="auto" w:frame="1"/>
        </w:rPr>
        <w:drawing>
          <wp:inline distT="0" distB="0" distL="0" distR="0" wp14:anchorId="104E9E86" wp14:editId="3E54BB92">
            <wp:extent cx="2538997" cy="1645920"/>
            <wp:effectExtent l="0" t="0" r="127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8997" cy="1645920"/>
                    </a:xfrm>
                    <a:prstGeom prst="rect">
                      <a:avLst/>
                    </a:prstGeom>
                    <a:noFill/>
                    <a:ln>
                      <a:noFill/>
                    </a:ln>
                  </pic:spPr>
                </pic:pic>
              </a:graphicData>
            </a:graphic>
          </wp:inline>
        </w:drawing>
      </w:r>
      <w:r w:rsidR="00C150D8" w:rsidRPr="00C150D8">
        <w:rPr>
          <w:rFonts w:ascii="Arial" w:hAnsi="Arial" w:cs="Arial"/>
          <w:color w:val="000000"/>
          <w:bdr w:val="none" w:sz="0" w:space="0" w:color="auto" w:frame="1"/>
        </w:rPr>
        <w:fldChar w:fldCharType="begin"/>
      </w:r>
      <w:r w:rsidR="00C150D8" w:rsidRPr="00C150D8">
        <w:rPr>
          <w:rFonts w:ascii="Arial" w:hAnsi="Arial" w:cs="Arial"/>
          <w:color w:val="000000"/>
          <w:bdr w:val="none" w:sz="0" w:space="0" w:color="auto" w:frame="1"/>
        </w:rPr>
        <w:instrText xml:space="preserve"> INCLUDEPICTURE "https://lh3.googleusercontent.com/7JoCvcAwT4-oFnkyxrs8FtY9ZH-e7unc1AHChCdeIuocMr1S7KA3k6Nt7QM-2aqETtMLro7bDxjc6DqkXzXNiNsutOChAgzFkgGbjwK7iUpH03UXzUug_qfbbN88-6uire0Z1nYB" \* MERGEFORMATINET </w:instrText>
      </w:r>
      <w:r w:rsidR="00C150D8" w:rsidRPr="00C150D8">
        <w:rPr>
          <w:rFonts w:ascii="Arial" w:hAnsi="Arial" w:cs="Arial"/>
          <w:color w:val="000000"/>
          <w:bdr w:val="none" w:sz="0" w:space="0" w:color="auto" w:frame="1"/>
        </w:rPr>
        <w:fldChar w:fldCharType="separate"/>
      </w:r>
      <w:r w:rsidR="00826EE9">
        <w:rPr>
          <w:rFonts w:ascii="Arial" w:hAnsi="Arial" w:cs="Arial"/>
          <w:noProof/>
          <w:color w:val="000000"/>
          <w:bdr w:val="none" w:sz="0" w:space="0" w:color="auto" w:frame="1"/>
        </w:rPr>
        <w:fldChar w:fldCharType="begin"/>
      </w:r>
      <w:r w:rsidR="00826EE9">
        <w:rPr>
          <w:rFonts w:ascii="Arial" w:hAnsi="Arial" w:cs="Arial"/>
          <w:noProof/>
          <w:color w:val="000000"/>
          <w:bdr w:val="none" w:sz="0" w:space="0" w:color="auto" w:frame="1"/>
        </w:rPr>
        <w:instrText xml:space="preserve"> INCLUDEPICTURE  "https://lh3.googleusercontent.com/7JoCvcAwT4-oFnkyxrs8FtY9ZH-e7unc1AHChCdeIuocMr1S7KA3k6Nt7QM-2aqETtMLro7bDxjc6DqkXzXNiNsutOChAgzFkgGbjwK7iUpH03UXzUug_qfbbN88-6uire0Z1nYB" \* MERGEFORMATINET </w:instrText>
      </w:r>
      <w:r w:rsidR="00826EE9">
        <w:rPr>
          <w:rFonts w:ascii="Arial" w:hAnsi="Arial" w:cs="Arial"/>
          <w:noProof/>
          <w:color w:val="000000"/>
          <w:bdr w:val="none" w:sz="0" w:space="0" w:color="auto" w:frame="1"/>
        </w:rPr>
        <w:fldChar w:fldCharType="separate"/>
      </w:r>
      <w:r w:rsidR="008D0118">
        <w:rPr>
          <w:rFonts w:ascii="Arial" w:hAnsi="Arial" w:cs="Arial"/>
          <w:noProof/>
          <w:color w:val="000000"/>
          <w:bdr w:val="none" w:sz="0" w:space="0" w:color="auto" w:frame="1"/>
        </w:rPr>
        <w:fldChar w:fldCharType="begin"/>
      </w:r>
      <w:r w:rsidR="008D0118">
        <w:rPr>
          <w:rFonts w:ascii="Arial" w:hAnsi="Arial" w:cs="Arial"/>
          <w:noProof/>
          <w:color w:val="000000"/>
          <w:bdr w:val="none" w:sz="0" w:space="0" w:color="auto" w:frame="1"/>
        </w:rPr>
        <w:instrText xml:space="preserve"> INCLUDEPICTURE  "https://lh3.googleusercontent.com/7JoCvcAwT4-oFnkyxrs8FtY9ZH-e7unc1AHChCdeIuocMr1S7KA3k6Nt7QM-2aqETtMLro7bDxjc6DqkXzXNiNsutOChAgzFkgGbjwK7iUpH03UXzUug_qfbbN88-6uire0Z1nYB" \* MERGEFORMATINET </w:instrText>
      </w:r>
      <w:r w:rsidR="008D0118">
        <w:rPr>
          <w:rFonts w:ascii="Arial" w:hAnsi="Arial" w:cs="Arial"/>
          <w:noProof/>
          <w:color w:val="000000"/>
          <w:bdr w:val="none" w:sz="0" w:space="0" w:color="auto" w:frame="1"/>
        </w:rPr>
        <w:fldChar w:fldCharType="separate"/>
      </w:r>
      <w:r w:rsidR="00DE4648">
        <w:rPr>
          <w:rFonts w:ascii="Arial" w:hAnsi="Arial" w:cs="Arial"/>
          <w:noProof/>
          <w:color w:val="000000"/>
          <w:bdr w:val="none" w:sz="0" w:space="0" w:color="auto" w:frame="1"/>
        </w:rPr>
        <w:fldChar w:fldCharType="begin"/>
      </w:r>
      <w:r w:rsidR="00DE4648">
        <w:rPr>
          <w:rFonts w:ascii="Arial" w:hAnsi="Arial" w:cs="Arial"/>
          <w:noProof/>
          <w:color w:val="000000"/>
          <w:bdr w:val="none" w:sz="0" w:space="0" w:color="auto" w:frame="1"/>
        </w:rPr>
        <w:instrText xml:space="preserve"> INCLUDEPICTURE  "https://lh3.googleusercontent.com/7JoCvcAwT4-oFnkyxrs8FtY9ZH-e7unc1AHChCdeIuocMr1S7KA3k6Nt7QM-2aqETtMLro7bDxjc6DqkXzXNiNsutOChAgzFkgGbjwK7iUpH03UXzUug_qfbbN88-6uire0Z1nYB" \* MERGEFORMATINET </w:instrText>
      </w:r>
      <w:r w:rsidR="00DE4648">
        <w:rPr>
          <w:rFonts w:ascii="Arial" w:hAnsi="Arial" w:cs="Arial"/>
          <w:noProof/>
          <w:color w:val="000000"/>
          <w:bdr w:val="none" w:sz="0" w:space="0" w:color="auto" w:frame="1"/>
        </w:rPr>
        <w:fldChar w:fldCharType="end"/>
      </w:r>
      <w:r w:rsidR="008D0118">
        <w:rPr>
          <w:rFonts w:ascii="Arial" w:hAnsi="Arial" w:cs="Arial"/>
          <w:noProof/>
          <w:color w:val="000000"/>
          <w:bdr w:val="none" w:sz="0" w:space="0" w:color="auto" w:frame="1"/>
        </w:rPr>
        <w:fldChar w:fldCharType="end"/>
      </w:r>
      <w:r w:rsidR="00826EE9">
        <w:rPr>
          <w:rFonts w:ascii="Arial" w:hAnsi="Arial" w:cs="Arial"/>
          <w:noProof/>
          <w:color w:val="000000"/>
          <w:bdr w:val="none" w:sz="0" w:space="0" w:color="auto" w:frame="1"/>
        </w:rPr>
        <w:fldChar w:fldCharType="end"/>
      </w:r>
      <w:r w:rsidR="00C150D8" w:rsidRPr="00C150D8">
        <w:rPr>
          <w:rFonts w:ascii="Arial" w:hAnsi="Arial" w:cs="Arial"/>
          <w:color w:val="000000"/>
          <w:bdr w:val="none" w:sz="0" w:space="0" w:color="auto" w:frame="1"/>
        </w:rPr>
        <w:fldChar w:fldCharType="end"/>
      </w:r>
      <w:r w:rsidR="00A2316F" w:rsidRPr="00A2316F">
        <w:rPr>
          <w:rFonts w:ascii="Arial" w:hAnsi="Arial" w:cs="Arial"/>
          <w:color w:val="000000"/>
          <w:bdr w:val="none" w:sz="0" w:space="0" w:color="auto" w:frame="1"/>
        </w:rPr>
        <w:fldChar w:fldCharType="begin"/>
      </w:r>
      <w:r w:rsidR="00A2316F" w:rsidRPr="00A2316F">
        <w:rPr>
          <w:rFonts w:ascii="Arial" w:hAnsi="Arial" w:cs="Arial"/>
          <w:color w:val="000000"/>
          <w:bdr w:val="none" w:sz="0" w:space="0" w:color="auto" w:frame="1"/>
        </w:rPr>
        <w:instrText xml:space="preserve"> INCLUDEPICTURE "https://lh5.googleusercontent.com/E09Q4w8tKFKQB4SHU79x4-6GgMQ9NCHeSs-FpKYVcXy0wJ4SRHz4EXZLHoDPMwdpJ_MD_NB10NLMuGu_jNTmhn1xhbSN_wDQZR7rgIt6renRcfNUXeMELT5trHgCXYFCRFp9XKWL" \* MERGEFORMATINET </w:instrText>
      </w:r>
      <w:r w:rsidR="00A2316F" w:rsidRPr="00A2316F">
        <w:rPr>
          <w:rFonts w:ascii="Arial" w:hAnsi="Arial" w:cs="Arial"/>
          <w:color w:val="000000"/>
          <w:bdr w:val="none" w:sz="0" w:space="0" w:color="auto" w:frame="1"/>
        </w:rPr>
        <w:fldChar w:fldCharType="separate"/>
      </w:r>
      <w:r w:rsidR="00826EE9">
        <w:rPr>
          <w:rFonts w:ascii="Arial" w:hAnsi="Arial" w:cs="Arial"/>
          <w:noProof/>
          <w:color w:val="000000"/>
          <w:bdr w:val="none" w:sz="0" w:space="0" w:color="auto" w:frame="1"/>
        </w:rPr>
        <w:fldChar w:fldCharType="begin"/>
      </w:r>
      <w:r w:rsidR="00826EE9">
        <w:rPr>
          <w:rFonts w:ascii="Arial" w:hAnsi="Arial" w:cs="Arial"/>
          <w:noProof/>
          <w:color w:val="000000"/>
          <w:bdr w:val="none" w:sz="0" w:space="0" w:color="auto" w:frame="1"/>
        </w:rPr>
        <w:instrText xml:space="preserve"> INCLUDEPICTURE  "https://lh5.googleusercontent.com/E09Q4w8tKFKQB4SHU79x4-6GgMQ9NCHeSs-FpKYVcXy0wJ4SRHz4EXZLHoDPMwdpJ_MD_NB10NLMuGu_jNTmhn1xhbSN_wDQZR7rgIt6renRcfNUXeMELT5trHgCXYFCRFp9XKWL" \* MERGEFORMATINET </w:instrText>
      </w:r>
      <w:r w:rsidR="00826EE9">
        <w:rPr>
          <w:rFonts w:ascii="Arial" w:hAnsi="Arial" w:cs="Arial"/>
          <w:noProof/>
          <w:color w:val="000000"/>
          <w:bdr w:val="none" w:sz="0" w:space="0" w:color="auto" w:frame="1"/>
        </w:rPr>
        <w:fldChar w:fldCharType="separate"/>
      </w:r>
      <w:r w:rsidR="008D0118">
        <w:rPr>
          <w:rFonts w:ascii="Arial" w:hAnsi="Arial" w:cs="Arial"/>
          <w:noProof/>
          <w:color w:val="000000"/>
          <w:bdr w:val="none" w:sz="0" w:space="0" w:color="auto" w:frame="1"/>
        </w:rPr>
        <w:fldChar w:fldCharType="begin"/>
      </w:r>
      <w:r w:rsidR="008D0118">
        <w:rPr>
          <w:rFonts w:ascii="Arial" w:hAnsi="Arial" w:cs="Arial"/>
          <w:noProof/>
          <w:color w:val="000000"/>
          <w:bdr w:val="none" w:sz="0" w:space="0" w:color="auto" w:frame="1"/>
        </w:rPr>
        <w:instrText xml:space="preserve"> INCLUDEPICTURE  "https://lh5.googleusercontent.com/E09Q4w8tKFKQB4SHU79x4-6GgMQ9NCHeSs-FpKYVcXy0wJ4SRHz4EXZLHoDPMwdpJ_MD_NB10NLMuGu_jNTmhn1xhbSN_wDQZR7rgIt6renRcfNUXeMELT5trHgCXYFCRFp9XKWL" \* MERGEFORMATINET </w:instrText>
      </w:r>
      <w:r w:rsidR="008D0118">
        <w:rPr>
          <w:rFonts w:ascii="Arial" w:hAnsi="Arial" w:cs="Arial"/>
          <w:noProof/>
          <w:color w:val="000000"/>
          <w:bdr w:val="none" w:sz="0" w:space="0" w:color="auto" w:frame="1"/>
        </w:rPr>
        <w:fldChar w:fldCharType="separate"/>
      </w:r>
      <w:r w:rsidR="00DE4648">
        <w:rPr>
          <w:rFonts w:ascii="Arial" w:hAnsi="Arial" w:cs="Arial"/>
          <w:noProof/>
          <w:color w:val="000000"/>
          <w:bdr w:val="none" w:sz="0" w:space="0" w:color="auto" w:frame="1"/>
        </w:rPr>
        <w:fldChar w:fldCharType="begin"/>
      </w:r>
      <w:r w:rsidR="00DE4648">
        <w:rPr>
          <w:rFonts w:ascii="Arial" w:hAnsi="Arial" w:cs="Arial"/>
          <w:noProof/>
          <w:color w:val="000000"/>
          <w:bdr w:val="none" w:sz="0" w:space="0" w:color="auto" w:frame="1"/>
        </w:rPr>
        <w:instrText xml:space="preserve"> INCLUDEPICTURE  "https://lh5.googleusercontent.com/E09Q4w8tKFKQB4SHU79x4-6GgMQ9NCHeSs-FpKYVcXy0wJ4SRHz4EXZLHoDPMwdpJ_MD_NB10NLMuGu_jNTmhn1xhbSN_wDQZR7rgIt6renRcfNUXeMELT5trHgCXYFCRFp9XKWL" \* MERGEFORMATINET </w:instrText>
      </w:r>
      <w:r w:rsidR="00DE4648">
        <w:rPr>
          <w:rFonts w:ascii="Arial" w:hAnsi="Arial" w:cs="Arial"/>
          <w:noProof/>
          <w:color w:val="000000"/>
          <w:bdr w:val="none" w:sz="0" w:space="0" w:color="auto" w:frame="1"/>
        </w:rPr>
        <w:fldChar w:fldCharType="end"/>
      </w:r>
      <w:r w:rsidR="008D0118">
        <w:rPr>
          <w:rFonts w:ascii="Arial" w:hAnsi="Arial" w:cs="Arial"/>
          <w:noProof/>
          <w:color w:val="000000"/>
          <w:bdr w:val="none" w:sz="0" w:space="0" w:color="auto" w:frame="1"/>
        </w:rPr>
        <w:fldChar w:fldCharType="end"/>
      </w:r>
      <w:r w:rsidR="00826EE9">
        <w:rPr>
          <w:rFonts w:ascii="Arial" w:hAnsi="Arial" w:cs="Arial"/>
          <w:noProof/>
          <w:color w:val="000000"/>
          <w:bdr w:val="none" w:sz="0" w:space="0" w:color="auto" w:frame="1"/>
        </w:rPr>
        <w:fldChar w:fldCharType="end"/>
      </w:r>
      <w:r w:rsidR="00A2316F" w:rsidRPr="00A2316F">
        <w:rPr>
          <w:rFonts w:ascii="Arial" w:hAnsi="Arial" w:cs="Arial"/>
          <w:color w:val="000000"/>
          <w:bdr w:val="none" w:sz="0" w:space="0" w:color="auto" w:frame="1"/>
        </w:rPr>
        <w:fldChar w:fldCharType="end"/>
      </w:r>
    </w:p>
    <w:p w14:paraId="15DD3EF0" w14:textId="0F14F2C7" w:rsidR="00CD3368" w:rsidRDefault="00C150D8" w:rsidP="00FF29D2">
      <w:pPr>
        <w:pStyle w:val="Caption-Fig"/>
      </w:pPr>
      <w:bookmarkStart w:id="276" w:name="_Ref91603099"/>
      <w:bookmarkStart w:id="277" w:name="_Toc94021880"/>
      <w:commentRangeStart w:id="278"/>
      <w:r w:rsidRPr="000D6F96">
        <w:t xml:space="preserve">Figure </w:t>
      </w:r>
      <w:commentRangeEnd w:id="278"/>
      <w:r w:rsidR="00AD07DE">
        <w:rPr>
          <w:rStyle w:val="CommentReference"/>
          <w:color w:val="auto"/>
        </w:rPr>
        <w:commentReference w:id="278"/>
      </w:r>
      <w:r>
        <w:fldChar w:fldCharType="begin"/>
      </w:r>
      <w:r>
        <w:instrText>SEQ Figure \* ARABIC</w:instrText>
      </w:r>
      <w:r>
        <w:fldChar w:fldCharType="separate"/>
      </w:r>
      <w:r w:rsidR="009F2393">
        <w:rPr>
          <w:noProof/>
        </w:rPr>
        <w:t>2</w:t>
      </w:r>
      <w:r>
        <w:fldChar w:fldCharType="end"/>
      </w:r>
      <w:bookmarkEnd w:id="276"/>
      <w:r w:rsidRPr="000D6F96">
        <w:t>.</w:t>
      </w:r>
      <w:r w:rsidRPr="000D6F96">
        <w:tab/>
      </w:r>
      <w:r w:rsidR="00A2316F" w:rsidRPr="000D6F96">
        <w:t xml:space="preserve">The geographical locations of the FINO2 tower and the Baltic-2 wind farm in the North Sea of Europe. Because we </w:t>
      </w:r>
      <w:del w:id="279" w:author="Brice, Amy" w:date="2022-01-25T14:38:00Z">
        <w:r w:rsidR="00A36BD4" w:rsidDel="005935D0">
          <w:delText>can</w:delText>
        </w:r>
        <w:r w:rsidR="00A2316F" w:rsidRPr="000D6F96" w:rsidDel="005935D0">
          <w:delText xml:space="preserve">not </w:delText>
        </w:r>
      </w:del>
      <w:ins w:id="280" w:author="Brice, Amy" w:date="2022-01-25T14:38:00Z">
        <w:r w:rsidR="005935D0">
          <w:t>could not</w:t>
        </w:r>
        <w:r w:rsidR="005935D0" w:rsidRPr="000D6F96">
          <w:t xml:space="preserve"> </w:t>
        </w:r>
      </w:ins>
      <w:r w:rsidR="00A2316F" w:rsidRPr="000D6F96">
        <w:t>shar</w:t>
      </w:r>
      <w:r w:rsidR="0042779B">
        <w:t>e</w:t>
      </w:r>
      <w:r w:rsidR="00A2316F" w:rsidRPr="000D6F96">
        <w:t xml:space="preserve"> the </w:t>
      </w:r>
      <w:r w:rsidR="00A36BD4">
        <w:t xml:space="preserve">specific </w:t>
      </w:r>
      <w:r w:rsidR="00A2316F" w:rsidRPr="000D6F96">
        <w:t>turbine locations with the participants, we ask</w:t>
      </w:r>
      <w:r w:rsidR="0042779B">
        <w:t>ed</w:t>
      </w:r>
      <w:r w:rsidR="00A2316F" w:rsidRPr="000D6F96">
        <w:t xml:space="preserve"> them to submit spatially averaged Baltic-2 forecasts in the area bounded by the black lines.</w:t>
      </w:r>
      <w:bookmarkEnd w:id="277"/>
    </w:p>
    <w:p w14:paraId="2DB136A5" w14:textId="3FF1CF0D" w:rsidR="00D73A14" w:rsidRPr="00D73A14" w:rsidRDefault="00D73A14" w:rsidP="00FF29D2">
      <w:pPr>
        <w:pStyle w:val="BodyText"/>
        <w:rPr>
          <w:rFonts w:ascii="Times New Roman" w:hAnsi="Times New Roman"/>
        </w:rPr>
      </w:pPr>
      <w:r w:rsidRPr="00D73A14">
        <w:t>We ask</w:t>
      </w:r>
      <w:r w:rsidR="0042779B">
        <w:t>ed</w:t>
      </w:r>
      <w:r w:rsidRPr="00D73A14">
        <w:t xml:space="preserve"> the participants to submit 30-minute forecasts for both cases. For the WFIP2 case, we ask</w:t>
      </w:r>
      <w:r w:rsidR="0042779B">
        <w:t>ed</w:t>
      </w:r>
      <w:r w:rsidRPr="00D73A14">
        <w:t xml:space="preserve"> for wind velocity forecasts over 2 days</w:t>
      </w:r>
      <w:r w:rsidR="0042779B">
        <w:t>;</w:t>
      </w:r>
      <w:r w:rsidRPr="00D73A14">
        <w:t xml:space="preserve"> for the European case, we ask</w:t>
      </w:r>
      <w:r w:rsidR="00827A3C">
        <w:t>ed</w:t>
      </w:r>
      <w:r w:rsidRPr="00D73A14">
        <w:t xml:space="preserve"> for wind </w:t>
      </w:r>
      <w:r w:rsidRPr="00D73A14">
        <w:lastRenderedPageBreak/>
        <w:t xml:space="preserve">velocity and plant-level power forecasts over 7 days. We </w:t>
      </w:r>
      <w:del w:id="281" w:author="Brice, Amy" w:date="2022-01-25T14:55:00Z">
        <w:r w:rsidR="005F41EE" w:rsidDel="00AF6C4E">
          <w:delText>requested</w:delText>
        </w:r>
        <w:r w:rsidRPr="00D73A14" w:rsidDel="00AF6C4E">
          <w:delText xml:space="preserve"> </w:delText>
        </w:r>
      </w:del>
      <w:ins w:id="282" w:author="Brice, Amy" w:date="2022-01-25T14:55:00Z">
        <w:r w:rsidR="00AF6C4E">
          <w:t>asked</w:t>
        </w:r>
        <w:r w:rsidR="00AF6C4E" w:rsidRPr="00D73A14">
          <w:t xml:space="preserve"> </w:t>
        </w:r>
      </w:ins>
      <w:r w:rsidRPr="00D73A14">
        <w:t>the participants to submit</w:t>
      </w:r>
      <w:r w:rsidR="00FB4FAF">
        <w:t xml:space="preserve"> </w:t>
      </w:r>
      <w:r w:rsidRPr="00D73A14">
        <w:t xml:space="preserve">forecasts aligning with the metadata of the observations in </w:t>
      </w:r>
      <w:r w:rsidR="00E7673A">
        <w:fldChar w:fldCharType="begin"/>
      </w:r>
      <w:r w:rsidR="00E7673A">
        <w:instrText xml:space="preserve"> REF _Ref90491365 \h </w:instrText>
      </w:r>
      <w:r w:rsidR="00E7673A">
        <w:fldChar w:fldCharType="separate"/>
      </w:r>
      <w:r w:rsidR="009F2393" w:rsidRPr="008F38BB">
        <w:t xml:space="preserve">Table </w:t>
      </w:r>
      <w:r w:rsidR="009F2393">
        <w:rPr>
          <w:noProof/>
        </w:rPr>
        <w:t>1</w:t>
      </w:r>
      <w:r w:rsidR="00E7673A">
        <w:fldChar w:fldCharType="end"/>
      </w:r>
      <w:r w:rsidR="00FB4FAF">
        <w:t>, which allow</w:t>
      </w:r>
      <w:r w:rsidR="00A3586C">
        <w:t>ed</w:t>
      </w:r>
      <w:r w:rsidR="00FB4FAF">
        <w:t xml:space="preserve"> for</w:t>
      </w:r>
      <w:r w:rsidRPr="00D73A14">
        <w:t xml:space="preserve"> valid comparisons between forecasts and observations as well as comparisons among forecasts.</w:t>
      </w:r>
      <w:r w:rsidR="00C62A65">
        <w:t xml:space="preserve"> </w:t>
      </w:r>
      <w:r w:rsidR="009A7601">
        <w:t>We also ask</w:t>
      </w:r>
      <w:r w:rsidR="00791432">
        <w:t>ed</w:t>
      </w:r>
      <w:r w:rsidR="009A7601">
        <w:t xml:space="preserve"> the participants to provide metadata </w:t>
      </w:r>
      <w:r w:rsidR="00F8370C">
        <w:t xml:space="preserve">of their </w:t>
      </w:r>
      <w:r w:rsidR="001C0550">
        <w:t>numerical models</w:t>
      </w:r>
      <w:r w:rsidR="00F8370C">
        <w:t xml:space="preserve">, including </w:t>
      </w:r>
      <w:r w:rsidR="0027584D">
        <w:t xml:space="preserve">the </w:t>
      </w:r>
      <w:r w:rsidR="00F770C8">
        <w:t xml:space="preserve">resolutions of the model grid </w:t>
      </w:r>
      <w:r w:rsidR="000414F0">
        <w:t>cell</w:t>
      </w:r>
      <w:r w:rsidR="00F770C8">
        <w:t xml:space="preserve"> and </w:t>
      </w:r>
      <w:r w:rsidR="00FF29D2">
        <w:t xml:space="preserve">the differences between the ensemble members. </w:t>
      </w:r>
    </w:p>
    <w:p w14:paraId="084CFCD1" w14:textId="3C987492" w:rsidR="00CD3368" w:rsidRPr="00D73A14" w:rsidRDefault="00E61911" w:rsidP="00B92F4C">
      <w:pPr>
        <w:pStyle w:val="BodyText"/>
        <w:rPr>
          <w:rFonts w:ascii="Times New Roman" w:hAnsi="Times New Roman"/>
        </w:rPr>
      </w:pPr>
      <w:r>
        <w:t xml:space="preserve">We briefly summarize the submissions we received in </w:t>
      </w:r>
      <w:r>
        <w:fldChar w:fldCharType="begin"/>
      </w:r>
      <w:r>
        <w:instrText xml:space="preserve"> REF _Ref90491569 \h </w:instrText>
      </w:r>
      <w:r>
        <w:fldChar w:fldCharType="separate"/>
      </w:r>
      <w:r w:rsidR="009F2393" w:rsidRPr="000D6F96">
        <w:t xml:space="preserve">Table </w:t>
      </w:r>
      <w:r w:rsidR="009F2393">
        <w:rPr>
          <w:noProof/>
        </w:rPr>
        <w:t>2</w:t>
      </w:r>
      <w:r>
        <w:fldChar w:fldCharType="end"/>
      </w:r>
      <w:r>
        <w:t xml:space="preserve">. </w:t>
      </w:r>
      <w:r w:rsidR="00D73A14" w:rsidRPr="00D73A14">
        <w:t xml:space="preserve">Participant p3 did not submit data for the WFIP2 case, and </w:t>
      </w:r>
      <w:ins w:id="283" w:author="Brice, Amy" w:date="2022-01-25T14:57:00Z">
        <w:r w:rsidR="00612760">
          <w:t>P</w:t>
        </w:r>
      </w:ins>
      <w:del w:id="284" w:author="Brice, Amy" w:date="2022-01-25T14:57:00Z">
        <w:r w:rsidR="00D73A14" w:rsidRPr="00D73A14" w:rsidDel="00612760">
          <w:delText>p</w:delText>
        </w:r>
      </w:del>
      <w:r w:rsidR="00D73A14" w:rsidRPr="00D73A14">
        <w:t xml:space="preserve">articipant p5 submitted forecasts at </w:t>
      </w:r>
      <w:r w:rsidR="00955A79" w:rsidRPr="00D73A14">
        <w:t>60-minute</w:t>
      </w:r>
      <w:r w:rsidR="00D73A14" w:rsidRPr="00D73A14">
        <w:t xml:space="preserve"> intervals. </w:t>
      </w:r>
      <w:r w:rsidR="00095E12">
        <w:t xml:space="preserve">For a </w:t>
      </w:r>
      <w:r w:rsidR="00A116D7">
        <w:t>consistent</w:t>
      </w:r>
      <w:r w:rsidR="00D73A14" w:rsidRPr="00D73A14">
        <w:t xml:space="preserve"> assessment among </w:t>
      </w:r>
      <w:r w:rsidR="00D73A14" w:rsidRPr="009B0161">
        <w:t xml:space="preserve">organizations, we </w:t>
      </w:r>
      <w:r w:rsidR="0077563C" w:rsidRPr="009B0161">
        <w:t>analyze</w:t>
      </w:r>
      <w:r w:rsidR="005D4BC4">
        <w:t>d</w:t>
      </w:r>
      <w:r w:rsidR="0077563C" w:rsidRPr="009B0161">
        <w:t xml:space="preserve"> and present</w:t>
      </w:r>
      <w:ins w:id="285" w:author="Brice, Amy" w:date="2022-01-25T14:56:00Z">
        <w:r w:rsidR="00DF6B21">
          <w:t>ed</w:t>
        </w:r>
      </w:ins>
      <w:r w:rsidR="00D73A14" w:rsidRPr="009B0161">
        <w:t xml:space="preserve"> 60</w:t>
      </w:r>
      <w:r w:rsidR="003D2CD2" w:rsidRPr="009B0161">
        <w:t>-</w:t>
      </w:r>
      <w:r w:rsidR="00D73A14" w:rsidRPr="009B0161">
        <w:t>minute averages for all the forecast and observed data in this study.</w:t>
      </w:r>
      <w:r w:rsidR="009B0161">
        <w:t xml:space="preserve"> </w:t>
      </w:r>
      <w:r w:rsidR="00B847BB" w:rsidRPr="009B0161">
        <w:t>Note that the data we gather</w:t>
      </w:r>
      <w:r w:rsidR="004D602B" w:rsidRPr="009B0161">
        <w:t>ed</w:t>
      </w:r>
      <w:r w:rsidR="00B847BB" w:rsidRPr="009B0161">
        <w:t xml:space="preserve"> in this benchmark exercise</w:t>
      </w:r>
      <w:r w:rsidR="00100AE9" w:rsidRPr="009B0161">
        <w:t xml:space="preserve"> are not strictly </w:t>
      </w:r>
      <w:r w:rsidR="00093D0D" w:rsidRPr="009B0161">
        <w:t>forward-looking</w:t>
      </w:r>
      <w:r w:rsidR="004D602B" w:rsidRPr="009B0161">
        <w:t xml:space="preserve"> weather</w:t>
      </w:r>
      <w:r w:rsidR="00093D0D" w:rsidRPr="009B0161">
        <w:t xml:space="preserve"> </w:t>
      </w:r>
      <w:r w:rsidR="00100AE9" w:rsidRPr="009B0161">
        <w:t>forecasts</w:t>
      </w:r>
      <w:r w:rsidR="00B847BB" w:rsidRPr="009B0161">
        <w:t xml:space="preserve"> because the participants </w:t>
      </w:r>
      <w:r w:rsidR="00D85464" w:rsidRPr="009B0161">
        <w:t>could</w:t>
      </w:r>
      <w:r w:rsidR="00100AE9" w:rsidRPr="009B0161">
        <w:t xml:space="preserve"> use historical reanalysis data to </w:t>
      </w:r>
      <w:r w:rsidR="008C1AF4" w:rsidRPr="009B0161">
        <w:t>initialize their numerical models.</w:t>
      </w:r>
      <w:r w:rsidR="008C1AF4">
        <w:t xml:space="preserve"> </w:t>
      </w:r>
      <w:r w:rsidR="005D4BC4">
        <w:t xml:space="preserve">The submissions of </w:t>
      </w:r>
      <w:ins w:id="286" w:author="Brice, Amy" w:date="2022-01-25T14:57:00Z">
        <w:r w:rsidR="00DF6B21">
          <w:t>P</w:t>
        </w:r>
      </w:ins>
      <w:del w:id="287" w:author="Brice, Amy" w:date="2022-01-25T14:57:00Z">
        <w:r w:rsidR="005D4BC4" w:rsidDel="00DF6B21">
          <w:delText>p</w:delText>
        </w:r>
      </w:del>
      <w:r w:rsidR="005D4BC4">
        <w:t xml:space="preserve">articipants p2 </w:t>
      </w:r>
      <w:r w:rsidR="0010264A">
        <w:t>to</w:t>
      </w:r>
      <w:r w:rsidR="005D4BC4">
        <w:t xml:space="preserve"> p5 are referred</w:t>
      </w:r>
      <w:ins w:id="288" w:author="Anstedt, Sheri" w:date="2022-01-26T12:53:00Z">
        <w:r w:rsidR="00E56964">
          <w:t xml:space="preserve"> to</w:t>
        </w:r>
      </w:ins>
      <w:r w:rsidR="005D4BC4">
        <w:t xml:space="preserve"> </w:t>
      </w:r>
      <w:r w:rsidR="00BD44B8">
        <w:t>as</w:t>
      </w:r>
      <w:r w:rsidR="005D4BC4">
        <w:t xml:space="preserve"> ensembles </w:t>
      </w:r>
      <w:del w:id="289" w:author="Brice, Amy" w:date="2022-01-25T14:57:00Z">
        <w:r w:rsidR="005D4BC4" w:rsidDel="00612760">
          <w:delText xml:space="preserve">since </w:delText>
        </w:r>
      </w:del>
      <w:ins w:id="290" w:author="Brice, Amy" w:date="2022-01-25T14:57:00Z">
        <w:r w:rsidR="00612760">
          <w:t xml:space="preserve">because </w:t>
        </w:r>
      </w:ins>
      <w:r w:rsidR="005D4BC4">
        <w:t>they</w:t>
      </w:r>
      <w:r w:rsidR="00BD44B8">
        <w:t xml:space="preserve"> </w:t>
      </w:r>
      <w:r w:rsidR="00A24777">
        <w:t>provided</w:t>
      </w:r>
      <w:r w:rsidR="005D4BC4">
        <w:t xml:space="preserve"> more than one mode</w:t>
      </w:r>
      <w:r w:rsidR="001F50BC">
        <w:t>led forecast</w:t>
      </w:r>
      <w:r w:rsidR="007B77DD">
        <w:t>, whereas p1 only submitted a single forecast for each case study</w:t>
      </w:r>
      <w:r w:rsidR="005D4BC4">
        <w:t xml:space="preserve">. </w:t>
      </w:r>
      <w:r w:rsidR="00623209">
        <w:t>T</w:t>
      </w:r>
      <w:r w:rsidR="00B467E7">
        <w:t xml:space="preserve">he ensemble members </w:t>
      </w:r>
      <w:r w:rsidR="00D63B93">
        <w:t xml:space="preserve">use different </w:t>
      </w:r>
      <w:r w:rsidR="00E715D2">
        <w:t>model settings</w:t>
      </w:r>
      <w:r w:rsidR="00347F51">
        <w:t xml:space="preserve">, such as various </w:t>
      </w:r>
      <w:r w:rsidR="00E715D2">
        <w:t>wake parameterization scheme</w:t>
      </w:r>
      <w:r w:rsidR="00347F51">
        <w:t>s</w:t>
      </w:r>
      <w:r w:rsidR="00E715D2">
        <w:t xml:space="preserve">, </w:t>
      </w:r>
      <w:r w:rsidR="00D63B93">
        <w:t>surface layer schemes</w:t>
      </w:r>
      <w:r w:rsidR="00E12E9B">
        <w:t>, planetary boundary layer schemes</w:t>
      </w:r>
      <w:r w:rsidR="0050051C">
        <w:t xml:space="preserve">, and vertical diffusion schemes. </w:t>
      </w:r>
    </w:p>
    <w:p w14:paraId="0A34FA72" w14:textId="4B18AD06" w:rsidR="00CD3368" w:rsidRPr="000D6F96" w:rsidRDefault="00CD3368" w:rsidP="000D6F96">
      <w:pPr>
        <w:pStyle w:val="Caption-Tab"/>
      </w:pPr>
      <w:bookmarkStart w:id="291" w:name="_Ref90491569"/>
      <w:bookmarkStart w:id="292" w:name="_Toc94021896"/>
      <w:r w:rsidRPr="000D6F96">
        <w:t xml:space="preserve">Table </w:t>
      </w:r>
      <w:r>
        <w:fldChar w:fldCharType="begin"/>
      </w:r>
      <w:r>
        <w:instrText>SEQ Table \* ARABIC</w:instrText>
      </w:r>
      <w:r>
        <w:fldChar w:fldCharType="separate"/>
      </w:r>
      <w:r w:rsidR="009F2393">
        <w:rPr>
          <w:noProof/>
        </w:rPr>
        <w:t>2</w:t>
      </w:r>
      <w:r>
        <w:fldChar w:fldCharType="end"/>
      </w:r>
      <w:bookmarkEnd w:id="291"/>
      <w:r w:rsidRPr="000D6F96">
        <w:t>.</w:t>
      </w:r>
      <w:r w:rsidRPr="000D6F96">
        <w:tab/>
      </w:r>
      <w:r w:rsidR="00D73A14" w:rsidRPr="000D6F96">
        <w:t>Summary of collected forecast submissions</w:t>
      </w:r>
      <w:bookmarkEnd w:id="292"/>
    </w:p>
    <w:tbl>
      <w:tblPr>
        <w:tblW w:w="9360" w:type="dxa"/>
        <w:tblCellMar>
          <w:top w:w="15" w:type="dxa"/>
          <w:left w:w="15" w:type="dxa"/>
          <w:bottom w:w="15" w:type="dxa"/>
          <w:right w:w="15" w:type="dxa"/>
        </w:tblCellMar>
        <w:tblLook w:val="04A0" w:firstRow="1" w:lastRow="0" w:firstColumn="1" w:lastColumn="0" w:noHBand="0" w:noVBand="1"/>
      </w:tblPr>
      <w:tblGrid>
        <w:gridCol w:w="2177"/>
        <w:gridCol w:w="1687"/>
        <w:gridCol w:w="1702"/>
        <w:gridCol w:w="884"/>
        <w:gridCol w:w="766"/>
        <w:gridCol w:w="2144"/>
      </w:tblGrid>
      <w:tr w:rsidR="00D32768" w:rsidRPr="00CD3368" w14:paraId="15ADADCC" w14:textId="77777777" w:rsidTr="679014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1FA16" w14:textId="5B8F40F5" w:rsidR="00CD3368" w:rsidRPr="00CD3368" w:rsidRDefault="00CD3368" w:rsidP="00CD3368">
            <w:pPr>
              <w:rPr>
                <w:rFonts w:cstheme="minorHAnsi"/>
                <w:szCs w:val="22"/>
              </w:rPr>
            </w:pPr>
            <w:r w:rsidRPr="00CD3368">
              <w:rPr>
                <w:rFonts w:cstheme="minorHAnsi"/>
                <w:color w:val="000000"/>
                <w:szCs w:val="22"/>
              </w:rPr>
              <w:t>Participant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40877" w14:textId="77777777" w:rsidR="00CD3368" w:rsidRPr="00CD3368" w:rsidRDefault="00CD3368" w:rsidP="00CD3368">
            <w:pPr>
              <w:rPr>
                <w:rFonts w:cstheme="minorHAnsi"/>
                <w:szCs w:val="22"/>
              </w:rPr>
            </w:pPr>
            <w:r w:rsidRPr="00CD3368">
              <w:rPr>
                <w:rFonts w:cstheme="minorHAnsi"/>
                <w:color w:val="000000"/>
                <w:szCs w:val="22"/>
              </w:rPr>
              <w:t>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59B6A" w14:textId="77777777" w:rsidR="00CD3368" w:rsidRPr="00CD3368" w:rsidRDefault="00CD3368" w:rsidP="00CD3368">
            <w:pPr>
              <w:rPr>
                <w:rFonts w:cstheme="minorHAnsi"/>
                <w:szCs w:val="22"/>
              </w:rPr>
            </w:pPr>
            <w:r w:rsidRPr="00CD3368">
              <w:rPr>
                <w:rFonts w:cstheme="minorHAnsi"/>
                <w:color w:val="000000"/>
                <w:szCs w:val="22"/>
              </w:rPr>
              <w:t>p2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817B6" w14:textId="77777777" w:rsidR="00CD3368" w:rsidRPr="00CD3368" w:rsidRDefault="00CD3368" w:rsidP="00CD3368">
            <w:pPr>
              <w:rPr>
                <w:rFonts w:cstheme="minorHAnsi"/>
                <w:szCs w:val="22"/>
              </w:rPr>
            </w:pPr>
            <w:r w:rsidRPr="00CD3368">
              <w:rPr>
                <w:rFonts w:cstheme="minorHAnsi"/>
                <w:color w:val="000000"/>
                <w:szCs w:val="22"/>
              </w:rPr>
              <w:t>p3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271AA" w14:textId="77777777" w:rsidR="00CD3368" w:rsidRPr="00CD3368" w:rsidRDefault="00CD3368" w:rsidP="00CD3368">
            <w:pPr>
              <w:rPr>
                <w:rFonts w:cstheme="minorHAnsi"/>
                <w:szCs w:val="22"/>
              </w:rPr>
            </w:pPr>
            <w:r w:rsidRPr="00CD3368">
              <w:rPr>
                <w:rFonts w:cstheme="minorHAnsi"/>
                <w:color w:val="000000"/>
                <w:szCs w:val="22"/>
              </w:rPr>
              <w:t>p4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F6AB6" w14:textId="77777777" w:rsidR="00CD3368" w:rsidRPr="00CD3368" w:rsidRDefault="00CD3368" w:rsidP="00CD3368">
            <w:pPr>
              <w:rPr>
                <w:rFonts w:cstheme="minorHAnsi"/>
                <w:szCs w:val="22"/>
              </w:rPr>
            </w:pPr>
            <w:r w:rsidRPr="00CD3368">
              <w:rPr>
                <w:rFonts w:cstheme="minorHAnsi"/>
                <w:color w:val="000000"/>
                <w:szCs w:val="22"/>
              </w:rPr>
              <w:t>p5</w:t>
            </w:r>
          </w:p>
        </w:tc>
      </w:tr>
      <w:tr w:rsidR="00D32768" w:rsidRPr="00CD3368" w14:paraId="2F9F151E" w14:textId="77777777" w:rsidTr="679014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313E" w14:textId="77777777" w:rsidR="00CD3368" w:rsidRPr="00CD3368" w:rsidRDefault="00CD3368" w:rsidP="00CD3368">
            <w:pPr>
              <w:rPr>
                <w:rFonts w:cstheme="minorHAnsi"/>
                <w:szCs w:val="22"/>
              </w:rPr>
            </w:pPr>
            <w:r w:rsidRPr="00CD3368">
              <w:rPr>
                <w:rFonts w:cstheme="minorHAnsi"/>
                <w:color w:val="000000"/>
                <w:szCs w:val="22"/>
              </w:rPr>
              <w:t>Number of ensemble 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F1F6" w14:textId="7B0D2321" w:rsidR="00CD3368" w:rsidRPr="00CD3368" w:rsidRDefault="00F177EC" w:rsidP="00CD3368">
            <w:pPr>
              <w:rPr>
                <w:rFonts w:cstheme="minorHAnsi"/>
                <w:szCs w:val="22"/>
              </w:rPr>
            </w:pPr>
            <w:r>
              <w:rPr>
                <w:rFonts w:cstheme="minorHAnsi"/>
                <w:szCs w:val="22"/>
              </w:rPr>
              <w:t>N/A (single submission)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14D6C" w14:textId="77777777" w:rsidR="00CD3368" w:rsidRPr="00CD3368" w:rsidRDefault="00CD3368" w:rsidP="00CD3368">
            <w:pPr>
              <w:rPr>
                <w:rFonts w:cstheme="minorHAnsi"/>
                <w:szCs w:val="22"/>
              </w:rPr>
            </w:pPr>
            <w:r w:rsidRPr="00CD3368">
              <w:rPr>
                <w:rFonts w:cstheme="minorHAnsi"/>
                <w:color w:val="000000"/>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0704" w14:textId="77777777" w:rsidR="00CD3368" w:rsidRPr="00CD3368" w:rsidRDefault="00CD3368" w:rsidP="00CD3368">
            <w:pPr>
              <w:rPr>
                <w:rFonts w:cstheme="minorHAnsi"/>
                <w:szCs w:val="22"/>
              </w:rPr>
            </w:pPr>
            <w:r w:rsidRPr="00CD3368">
              <w:rPr>
                <w:rFonts w:cstheme="minorHAnsi"/>
                <w:color w:val="000000"/>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E1C1D" w14:textId="77777777" w:rsidR="00CD3368" w:rsidRPr="00CD3368" w:rsidRDefault="00CD3368" w:rsidP="00CD3368">
            <w:pPr>
              <w:rPr>
                <w:rFonts w:cstheme="minorHAnsi"/>
                <w:szCs w:val="22"/>
              </w:rPr>
            </w:pPr>
            <w:r w:rsidRPr="00CD3368">
              <w:rPr>
                <w:rFonts w:cstheme="minorHAnsi"/>
                <w:color w:val="000000"/>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6186" w14:textId="77777777" w:rsidR="00CD3368" w:rsidRPr="00CD3368" w:rsidRDefault="00CD3368" w:rsidP="00CD3368">
            <w:pPr>
              <w:rPr>
                <w:rFonts w:cstheme="minorHAnsi"/>
                <w:szCs w:val="22"/>
              </w:rPr>
            </w:pPr>
            <w:r w:rsidRPr="00CD3368">
              <w:rPr>
                <w:rFonts w:cstheme="minorHAnsi"/>
                <w:color w:val="000000"/>
                <w:szCs w:val="22"/>
              </w:rPr>
              <w:t>75</w:t>
            </w:r>
          </w:p>
        </w:tc>
      </w:tr>
      <w:tr w:rsidR="00D32768" w:rsidRPr="00CD3368" w14:paraId="03148E7D" w14:textId="77777777" w:rsidTr="679014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E5A9" w14:textId="65DCB98B" w:rsidR="00CD3368" w:rsidRPr="00CD3368" w:rsidRDefault="00CD3368" w:rsidP="00CD3368">
            <w:pPr>
              <w:rPr>
                <w:rFonts w:cstheme="minorHAnsi"/>
                <w:szCs w:val="22"/>
              </w:rPr>
            </w:pPr>
            <w:r w:rsidRPr="00CD3368">
              <w:rPr>
                <w:rFonts w:cstheme="minorHAnsi"/>
                <w:color w:val="000000"/>
                <w:szCs w:val="22"/>
              </w:rPr>
              <w:t>Forecast</w:t>
            </w:r>
            <w:r w:rsidR="000D5F71">
              <w:rPr>
                <w:rFonts w:cstheme="minorHAnsi"/>
                <w:color w:val="000000"/>
                <w:szCs w:val="22"/>
              </w:rPr>
              <w:t xml:space="preserve"> output</w:t>
            </w:r>
            <w:r w:rsidRPr="00CD3368">
              <w:rPr>
                <w:rFonts w:cstheme="minorHAnsi"/>
                <w:color w:val="000000"/>
                <w:szCs w:val="22"/>
              </w:rPr>
              <w:t xml:space="preserve"> temporal resolution</w:t>
            </w:r>
            <w:r w:rsidR="000D5F71">
              <w:rPr>
                <w:rFonts w:cstheme="minorHAnsi"/>
                <w:color w:val="000000"/>
                <w:szCs w:val="22"/>
              </w:rPr>
              <w:t xml:space="preserve"> (minutes)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C3BFF" w14:textId="1C4E978C" w:rsidR="00CD3368" w:rsidRPr="00CD3368" w:rsidRDefault="00CD3368" w:rsidP="00CD3368">
            <w:pPr>
              <w:rPr>
                <w:rFonts w:cstheme="minorHAnsi"/>
                <w:szCs w:val="22"/>
              </w:rPr>
            </w:pPr>
            <w:r w:rsidRPr="00CD3368">
              <w:rPr>
                <w:rFonts w:cstheme="minorHAnsi"/>
                <w:color w:val="000000"/>
                <w:szCs w:val="22"/>
              </w:rPr>
              <w:t xml:space="preserve">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5092" w14:textId="53B73A58" w:rsidR="00CD3368" w:rsidRPr="00CD3368" w:rsidRDefault="00CD3368" w:rsidP="00CD3368">
            <w:pPr>
              <w:rPr>
                <w:rFonts w:cstheme="minorHAnsi"/>
                <w:szCs w:val="22"/>
              </w:rPr>
            </w:pPr>
            <w:r w:rsidRPr="00CD3368">
              <w:rPr>
                <w:rFonts w:cstheme="minorHAnsi"/>
                <w:color w:val="000000"/>
                <w:szCs w:val="22"/>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DCDF3" w14:textId="7C8C41D8" w:rsidR="00CD3368" w:rsidRPr="00CD3368" w:rsidRDefault="00CD3368" w:rsidP="00CD3368">
            <w:pPr>
              <w:rPr>
                <w:rFonts w:cstheme="minorHAnsi"/>
                <w:szCs w:val="22"/>
              </w:rPr>
            </w:pPr>
            <w:r w:rsidRPr="00CD3368">
              <w:rPr>
                <w:rFonts w:cstheme="minorHAnsi"/>
                <w:color w:val="000000"/>
                <w:szCs w:val="22"/>
              </w:rPr>
              <w:t xml:space="preserve">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DD1D" w14:textId="220214BB" w:rsidR="00CD3368" w:rsidRPr="00CD3368" w:rsidRDefault="00CD3368" w:rsidP="00CD3368">
            <w:pPr>
              <w:rPr>
                <w:rFonts w:cstheme="minorHAnsi"/>
                <w:szCs w:val="22"/>
              </w:rPr>
            </w:pPr>
            <w:r w:rsidRPr="00CD3368">
              <w:rPr>
                <w:rFonts w:cstheme="minorHAnsi"/>
                <w:color w:val="000000"/>
                <w:szCs w:val="22"/>
              </w:rPr>
              <w:t xml:space="preserve">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6281" w14:textId="21B6803A" w:rsidR="00CD3368" w:rsidRPr="00CD3368" w:rsidRDefault="00CD3368" w:rsidP="00CD3368">
            <w:pPr>
              <w:rPr>
                <w:rFonts w:cstheme="minorHAnsi"/>
                <w:szCs w:val="22"/>
              </w:rPr>
            </w:pPr>
            <w:r w:rsidRPr="00CD3368">
              <w:rPr>
                <w:rFonts w:cstheme="minorHAnsi"/>
                <w:color w:val="000000"/>
                <w:szCs w:val="22"/>
              </w:rPr>
              <w:t>60</w:t>
            </w:r>
          </w:p>
        </w:tc>
      </w:tr>
      <w:tr w:rsidR="00D32768" w:rsidRPr="00CD3368" w14:paraId="3F4B6E70" w14:textId="77777777" w:rsidTr="679014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36ACB" w14:textId="692FE57B" w:rsidR="000D5F71" w:rsidRPr="00CD3368" w:rsidRDefault="000D5F71" w:rsidP="00CD3368">
            <w:pPr>
              <w:rPr>
                <w:rFonts w:cstheme="minorHAnsi"/>
                <w:color w:val="000000"/>
                <w:szCs w:val="22"/>
              </w:rPr>
            </w:pPr>
            <w:r>
              <w:rPr>
                <w:rFonts w:cstheme="minorHAnsi"/>
                <w:color w:val="000000"/>
                <w:szCs w:val="22"/>
              </w:rPr>
              <w:t>Number of domains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4C58F" w14:textId="59A962A8" w:rsidR="000D5F71" w:rsidRPr="00CD3368" w:rsidRDefault="00BC3DD6" w:rsidP="00CD3368">
            <w:pPr>
              <w:rPr>
                <w:rFonts w:cstheme="minorHAnsi"/>
                <w:color w:val="000000"/>
                <w:szCs w:val="22"/>
              </w:rPr>
            </w:pPr>
            <w:r>
              <w:rPr>
                <w:rFonts w:cstheme="minorHAnsi"/>
                <w:color w:val="000000"/>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9D7A" w14:textId="5938DAA3" w:rsidR="000D5F71" w:rsidRDefault="000D5F71" w:rsidP="00CD3368">
            <w:pPr>
              <w:rPr>
                <w:rFonts w:cstheme="minorHAnsi"/>
                <w:color w:val="000000"/>
                <w:szCs w:val="22"/>
              </w:rPr>
            </w:pPr>
            <w:r>
              <w:rPr>
                <w:rFonts w:cstheme="minorHAnsi"/>
                <w:color w:val="000000"/>
                <w:szCs w:val="22"/>
              </w:rPr>
              <w:t>WFIP2</w:t>
            </w:r>
            <w:r w:rsidR="0071654E">
              <w:rPr>
                <w:rFonts w:cstheme="minorHAnsi"/>
                <w:color w:val="000000"/>
                <w:szCs w:val="22"/>
              </w:rPr>
              <w:t>: 4</w:t>
            </w:r>
          </w:p>
          <w:p w14:paraId="794BFAA7" w14:textId="612A435F" w:rsidR="000D5F71" w:rsidRPr="00CD3368" w:rsidRDefault="000D5F71" w:rsidP="00CD3368">
            <w:pPr>
              <w:rPr>
                <w:rFonts w:cstheme="minorHAnsi"/>
                <w:color w:val="000000"/>
                <w:szCs w:val="22"/>
              </w:rPr>
            </w:pPr>
            <w:r>
              <w:rPr>
                <w:rFonts w:cstheme="minorHAnsi"/>
                <w:color w:val="000000"/>
                <w:szCs w:val="22"/>
              </w:rPr>
              <w:t>Baltic-2</w:t>
            </w:r>
            <w:r w:rsidR="0071654E">
              <w:rPr>
                <w:rFonts w:cstheme="minorHAnsi"/>
                <w:color w:val="000000"/>
                <w:szCs w:val="22"/>
              </w:rPr>
              <w:t>/FINO2: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D4AC" w14:textId="49D24817" w:rsidR="000D5F71" w:rsidRPr="00CD3368" w:rsidRDefault="000D5F71" w:rsidP="00CD3368">
            <w:pPr>
              <w:rPr>
                <w:rFonts w:cstheme="minorHAnsi"/>
                <w:color w:val="000000"/>
                <w:szCs w:val="22"/>
              </w:rPr>
            </w:pPr>
            <w:r>
              <w:rPr>
                <w:rFonts w:cstheme="minorHAnsi"/>
                <w:color w:val="000000"/>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ABBFF" w14:textId="4D44ECF3" w:rsidR="000D5F71" w:rsidRPr="00CD3368" w:rsidRDefault="00983EFA" w:rsidP="00CD3368">
            <w:pPr>
              <w:rPr>
                <w:rFonts w:cstheme="minorHAnsi"/>
                <w:color w:val="000000"/>
                <w:szCs w:val="22"/>
              </w:rPr>
            </w:pPr>
            <w:r>
              <w:rPr>
                <w:rFonts w:cstheme="minorHAnsi"/>
                <w:color w:val="000000"/>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B2D08" w14:textId="22B09466" w:rsidR="000D5F71" w:rsidRPr="00CD3368" w:rsidRDefault="00EF2141" w:rsidP="67901410">
            <w:pPr>
              <w:spacing w:line="259" w:lineRule="auto"/>
              <w:rPr>
                <w:rFonts w:ascii="Arial" w:hAnsi="Arial"/>
                <w:color w:val="000000"/>
              </w:rPr>
            </w:pPr>
            <w:r>
              <w:rPr>
                <w:rFonts w:cstheme="minorBidi"/>
                <w:color w:val="000000"/>
              </w:rPr>
              <w:t>Participants did n</w:t>
            </w:r>
            <w:r w:rsidR="47C6FFA0" w:rsidRPr="67901410">
              <w:rPr>
                <w:rFonts w:cstheme="minorBidi"/>
                <w:color w:val="000000"/>
              </w:rPr>
              <w:t>ot share</w:t>
            </w:r>
            <w:r>
              <w:rPr>
                <w:rFonts w:cstheme="minorBidi"/>
                <w:color w:val="000000"/>
              </w:rPr>
              <w:t xml:space="preserve"> this information</w:t>
            </w:r>
          </w:p>
        </w:tc>
      </w:tr>
      <w:tr w:rsidR="00D32768" w:rsidRPr="00CD3368" w14:paraId="40E3656B" w14:textId="77777777" w:rsidTr="679014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8CD62" w14:textId="4A53EB70" w:rsidR="00FF0540" w:rsidRPr="00CD3368" w:rsidRDefault="00FF0540" w:rsidP="67901410">
            <w:pPr>
              <w:rPr>
                <w:rFonts w:cstheme="minorBidi"/>
                <w:color w:val="000000"/>
              </w:rPr>
            </w:pPr>
            <w:r w:rsidRPr="67901410">
              <w:rPr>
                <w:rFonts w:cstheme="minorBidi"/>
                <w:color w:val="000000"/>
              </w:rPr>
              <w:t>Grid resolutio</w:t>
            </w:r>
            <w:r w:rsidR="008E5B6A">
              <w:rPr>
                <w:rFonts w:cstheme="minorBidi"/>
                <w:color w:val="000000"/>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2A4D" w14:textId="5C568954" w:rsidR="00FF0540" w:rsidRPr="00196D34" w:rsidRDefault="00C15839" w:rsidP="00CD3368">
            <w:pPr>
              <w:rPr>
                <w:rFonts w:cstheme="minorHAnsi"/>
                <w:color w:val="000000"/>
                <w:szCs w:val="22"/>
                <w:highlight w:val="yellow"/>
              </w:rPr>
            </w:pPr>
            <w:r>
              <w:rPr>
                <w:rFonts w:cstheme="minorHAnsi"/>
                <w:color w:val="000000"/>
                <w:szCs w:val="22"/>
              </w:rPr>
              <w:t>25, 5, and 1</w:t>
            </w:r>
            <w:r w:rsidR="00BC3DD6" w:rsidRPr="00C15839">
              <w:rPr>
                <w:rFonts w:cstheme="minorHAnsi"/>
                <w:color w:val="000000"/>
                <w:szCs w:val="22"/>
              </w:rPr>
              <w:t xml:space="preserve"> km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549BF" w14:textId="592ABCBD" w:rsidR="000D5F71" w:rsidRPr="006B41A1" w:rsidRDefault="0071654E" w:rsidP="00CD3368">
            <w:pPr>
              <w:rPr>
                <w:rFonts w:cstheme="minorHAnsi"/>
                <w:color w:val="000000"/>
                <w:szCs w:val="22"/>
              </w:rPr>
            </w:pPr>
            <w:r w:rsidRPr="006B41A1">
              <w:rPr>
                <w:rFonts w:cstheme="minorHAnsi"/>
                <w:color w:val="000000"/>
                <w:szCs w:val="22"/>
              </w:rPr>
              <w:t xml:space="preserve">WFIP2: </w:t>
            </w:r>
            <w:r w:rsidR="006B41A1" w:rsidRPr="006B41A1">
              <w:rPr>
                <w:rFonts w:cstheme="minorHAnsi"/>
                <w:color w:val="000000"/>
                <w:szCs w:val="22"/>
              </w:rPr>
              <w:t xml:space="preserve">13, 6.5, 3.2, and </w:t>
            </w:r>
            <w:r w:rsidR="000D5F71" w:rsidRPr="006B41A1">
              <w:rPr>
                <w:rFonts w:cstheme="minorHAnsi"/>
                <w:color w:val="000000"/>
                <w:szCs w:val="22"/>
              </w:rPr>
              <w:t>1.6 km</w:t>
            </w:r>
          </w:p>
          <w:p w14:paraId="2E1FB5FF" w14:textId="2D9A49C7" w:rsidR="00FF0540" w:rsidRPr="00196D34" w:rsidRDefault="0071654E" w:rsidP="00CD3368">
            <w:pPr>
              <w:rPr>
                <w:rFonts w:cstheme="minorHAnsi"/>
                <w:color w:val="000000"/>
                <w:szCs w:val="22"/>
                <w:highlight w:val="yellow"/>
              </w:rPr>
            </w:pPr>
            <w:r w:rsidRPr="006B41A1">
              <w:rPr>
                <w:rFonts w:cstheme="minorHAnsi"/>
                <w:color w:val="000000"/>
                <w:szCs w:val="22"/>
              </w:rPr>
              <w:t xml:space="preserve">Baltic-2/FINO2: </w:t>
            </w:r>
            <w:r w:rsidR="0008531B" w:rsidRPr="006B41A1">
              <w:rPr>
                <w:rFonts w:cstheme="minorHAnsi"/>
                <w:color w:val="000000"/>
                <w:szCs w:val="22"/>
              </w:rPr>
              <w:t xml:space="preserve">13 and </w:t>
            </w:r>
            <w:r w:rsidR="00FF0540" w:rsidRPr="006B41A1">
              <w:rPr>
                <w:rFonts w:cstheme="minorHAnsi"/>
                <w:color w:val="000000"/>
                <w:szCs w:val="22"/>
              </w:rPr>
              <w:t>6.5 km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5D261" w14:textId="2CDB47D6" w:rsidR="00FF0540" w:rsidRPr="00CD3368" w:rsidRDefault="00D55909" w:rsidP="00CD3368">
            <w:pPr>
              <w:rPr>
                <w:rFonts w:cstheme="minorHAnsi"/>
                <w:color w:val="000000"/>
                <w:szCs w:val="22"/>
              </w:rPr>
            </w:pPr>
            <w:r>
              <w:rPr>
                <w:rFonts w:cstheme="minorHAnsi"/>
                <w:color w:val="000000"/>
                <w:szCs w:val="22"/>
              </w:rPr>
              <w:t xml:space="preserve">18, 6, and </w:t>
            </w:r>
            <w:r w:rsidR="000D5F71">
              <w:rPr>
                <w:rFonts w:cstheme="minorHAnsi"/>
                <w:color w:val="000000"/>
                <w:szCs w:val="22"/>
              </w:rPr>
              <w:t>2 km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48571" w14:textId="5B1752AC" w:rsidR="00FF0540" w:rsidRPr="00CD3368" w:rsidRDefault="00D5252C" w:rsidP="00CD3368">
            <w:pPr>
              <w:rPr>
                <w:rFonts w:cstheme="minorHAnsi"/>
                <w:color w:val="000000"/>
                <w:szCs w:val="22"/>
              </w:rPr>
            </w:pPr>
            <w:r>
              <w:rPr>
                <w:rFonts w:cstheme="minorHAnsi"/>
                <w:color w:val="000000"/>
                <w:szCs w:val="22"/>
              </w:rPr>
              <w:t xml:space="preserve">9 and </w:t>
            </w:r>
            <w:r w:rsidR="00983EFA">
              <w:rPr>
                <w:rFonts w:cstheme="minorHAnsi"/>
                <w:color w:val="000000"/>
                <w:szCs w:val="22"/>
              </w:rPr>
              <w:t>3 km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A3EAB" w14:textId="77777777" w:rsidR="00FF0540" w:rsidRDefault="00D32768" w:rsidP="67901410">
            <w:pPr>
              <w:rPr>
                <w:rFonts w:ascii="Arial" w:hAnsi="Arial"/>
                <w:color w:val="000000"/>
              </w:rPr>
            </w:pPr>
            <w:r>
              <w:rPr>
                <w:rFonts w:ascii="Arial" w:hAnsi="Arial"/>
                <w:color w:val="000000"/>
              </w:rPr>
              <w:t>WFIP2:</w:t>
            </w:r>
            <w:r w:rsidR="547EC2F0" w:rsidRPr="67901410">
              <w:rPr>
                <w:rFonts w:ascii="Arial" w:hAnsi="Arial"/>
                <w:color w:val="000000"/>
              </w:rPr>
              <w:t xml:space="preserve"> 0.15°</w:t>
            </w:r>
          </w:p>
          <w:p w14:paraId="17700E5B" w14:textId="2C45BD5A" w:rsidR="00D32768" w:rsidRPr="00CD3368" w:rsidRDefault="00D32768" w:rsidP="67901410">
            <w:pPr>
              <w:rPr>
                <w:rFonts w:cstheme="minorBidi"/>
                <w:color w:val="000000"/>
              </w:rPr>
            </w:pPr>
            <w:r>
              <w:rPr>
                <w:rFonts w:cstheme="minorBidi"/>
                <w:color w:val="000000"/>
              </w:rPr>
              <w:t xml:space="preserve">Baltic-2/FINO2: </w:t>
            </w:r>
            <w:r w:rsidRPr="67901410">
              <w:rPr>
                <w:rFonts w:ascii="Arial" w:hAnsi="Arial"/>
                <w:color w:val="000000"/>
              </w:rPr>
              <w:t>0.225°</w:t>
            </w:r>
          </w:p>
        </w:tc>
      </w:tr>
      <w:tr w:rsidR="00D32768" w:rsidRPr="00CD3368" w14:paraId="2E140FAF" w14:textId="77777777" w:rsidTr="679014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657D4" w14:textId="29004108" w:rsidR="000D5F71" w:rsidRDefault="000D5F71" w:rsidP="00CD3368">
            <w:pPr>
              <w:rPr>
                <w:rFonts w:cstheme="minorHAnsi"/>
                <w:color w:val="000000"/>
                <w:szCs w:val="22"/>
              </w:rPr>
            </w:pPr>
            <w:r>
              <w:rPr>
                <w:rFonts w:cstheme="minorHAnsi"/>
                <w:color w:val="000000"/>
                <w:szCs w:val="22"/>
              </w:rPr>
              <w:t>Number of vertical levels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44385" w14:textId="62A5A326" w:rsidR="000D5F71" w:rsidRPr="00CD3368" w:rsidRDefault="00BC3DD6" w:rsidP="00CD3368">
            <w:pPr>
              <w:rPr>
                <w:rFonts w:cstheme="minorHAnsi"/>
                <w:color w:val="000000"/>
                <w:szCs w:val="22"/>
              </w:rPr>
            </w:pPr>
            <w:r>
              <w:rPr>
                <w:rFonts w:cstheme="minorHAnsi"/>
                <w:color w:val="000000"/>
                <w:szCs w:val="22"/>
              </w:rPr>
              <w:t>109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F278D" w14:textId="5A9A2E0B" w:rsidR="000D5F71" w:rsidRDefault="000D5F71" w:rsidP="00CD3368">
            <w:pPr>
              <w:rPr>
                <w:rFonts w:cstheme="minorHAnsi"/>
                <w:color w:val="000000"/>
                <w:szCs w:val="22"/>
              </w:rPr>
            </w:pPr>
            <w:r>
              <w:rPr>
                <w:rFonts w:cstheme="minorHAnsi"/>
                <w:color w:val="000000"/>
                <w:szCs w:val="22"/>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D04B8" w14:textId="1307DF5D" w:rsidR="000D5F71" w:rsidRPr="00CD3368" w:rsidRDefault="000D5F71" w:rsidP="00CD3368">
            <w:pPr>
              <w:rPr>
                <w:rFonts w:cstheme="minorHAnsi"/>
                <w:color w:val="000000"/>
                <w:szCs w:val="22"/>
              </w:rPr>
            </w:pPr>
            <w:r>
              <w:rPr>
                <w:rFonts w:cstheme="minorHAnsi"/>
                <w:color w:val="000000"/>
                <w:szCs w:val="22"/>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ADF08" w14:textId="2AFBF66A" w:rsidR="000D5F71" w:rsidRPr="00CD3368" w:rsidRDefault="008D4915" w:rsidP="00CD3368">
            <w:pPr>
              <w:rPr>
                <w:rFonts w:cstheme="minorHAnsi"/>
                <w:color w:val="000000"/>
                <w:szCs w:val="22"/>
              </w:rPr>
            </w:pPr>
            <w:r>
              <w:rPr>
                <w:rFonts w:cstheme="minorHAnsi"/>
                <w:color w:val="000000"/>
                <w:szCs w:val="22"/>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B2E17" w14:textId="02C5DD28" w:rsidR="000D5F71" w:rsidRPr="00CD3368" w:rsidRDefault="20DBFAC2" w:rsidP="67901410">
            <w:pPr>
              <w:spacing w:line="259" w:lineRule="auto"/>
              <w:rPr>
                <w:rFonts w:ascii="Arial" w:hAnsi="Arial"/>
                <w:color w:val="000000"/>
              </w:rPr>
            </w:pPr>
            <w:r w:rsidRPr="67901410">
              <w:rPr>
                <w:rFonts w:cstheme="minorBidi"/>
                <w:color w:val="000000"/>
              </w:rPr>
              <w:t>32</w:t>
            </w:r>
          </w:p>
        </w:tc>
      </w:tr>
    </w:tbl>
    <w:p w14:paraId="5105053D" w14:textId="387B4F2D" w:rsidR="00CD3368" w:rsidRDefault="00CD3368" w:rsidP="00CD3368"/>
    <w:p w14:paraId="6D994591" w14:textId="05B579C1" w:rsidR="006966F3" w:rsidRDefault="006966F3" w:rsidP="006966F3">
      <w:pPr>
        <w:pStyle w:val="Heading1"/>
      </w:pPr>
      <w:bookmarkStart w:id="293" w:name="_Ref90310034"/>
      <w:bookmarkStart w:id="294" w:name="_Toc94021873"/>
      <w:r>
        <w:lastRenderedPageBreak/>
        <w:t>Analysis</w:t>
      </w:r>
      <w:bookmarkEnd w:id="293"/>
      <w:r w:rsidR="000E7187">
        <w:t xml:space="preserve"> of benchmark submissions</w:t>
      </w:r>
      <w:bookmarkEnd w:id="294"/>
    </w:p>
    <w:p w14:paraId="1B977972" w14:textId="02E61931" w:rsidR="00A57913" w:rsidRDefault="00A57913" w:rsidP="00A57913">
      <w:pPr>
        <w:pStyle w:val="Heading2"/>
      </w:pPr>
      <w:bookmarkStart w:id="295" w:name="_Ref90478021"/>
      <w:bookmarkStart w:id="296" w:name="_Toc94021874"/>
      <w:r>
        <w:t>Time series forecast</w:t>
      </w:r>
      <w:bookmarkEnd w:id="295"/>
      <w:r w:rsidR="008A00BD">
        <w:t>s</w:t>
      </w:r>
      <w:bookmarkEnd w:id="296"/>
    </w:p>
    <w:p w14:paraId="7B340FB7" w14:textId="6E5EEF37" w:rsidR="008D5695" w:rsidRDefault="001F62B8" w:rsidP="008720B5">
      <w:pPr>
        <w:pStyle w:val="BodyText"/>
      </w:pPr>
      <w:r>
        <w:t xml:space="preserve">The submitted forecasts were analyzed and compared to observations for both benchmark case studies. </w:t>
      </w:r>
      <w:r w:rsidR="006D5AF4">
        <w:t xml:space="preserve">Except for p1, we calculated the ensemble means for other participants. </w:t>
      </w:r>
      <w:r w:rsidR="006A2D3A">
        <w:t xml:space="preserve">We </w:t>
      </w:r>
      <w:r w:rsidR="00DE49C2">
        <w:t>then</w:t>
      </w:r>
      <w:r>
        <w:t xml:space="preserve"> treated</w:t>
      </w:r>
      <w:r w:rsidR="006A2D3A">
        <w:t xml:space="preserve"> the ensemble means of the participants</w:t>
      </w:r>
      <w:r w:rsidR="008D5695">
        <w:t>, including the single</w:t>
      </w:r>
      <w:r w:rsidR="009D2867">
        <w:t>-member</w:t>
      </w:r>
      <w:r w:rsidR="008D5695">
        <w:t xml:space="preserve"> forecast</w:t>
      </w:r>
      <w:r w:rsidR="009D2867">
        <w:t>s</w:t>
      </w:r>
      <w:r w:rsidR="008D5695">
        <w:t xml:space="preserve"> from p1,</w:t>
      </w:r>
      <w:r>
        <w:t xml:space="preserve"> as members of one multi</w:t>
      </w:r>
      <w:del w:id="297" w:author="Anstedt, Sheri" w:date="2022-01-26T12:54:00Z">
        <w:r w:rsidDel="00F75020">
          <w:delText>-</w:delText>
        </w:r>
      </w:del>
      <w:r>
        <w:t>organization ensemble, which allowed us to calculate a</w:t>
      </w:r>
      <w:r w:rsidR="008D5695">
        <w:t xml:space="preserve"> </w:t>
      </w:r>
      <w:ins w:id="298" w:author="Anstedt, Sheri" w:date="2022-01-26T12:54:00Z">
        <w:r w:rsidR="00F75020">
          <w:t>five</w:t>
        </w:r>
      </w:ins>
      <w:del w:id="299" w:author="Anstedt, Sheri" w:date="2022-01-26T12:54:00Z">
        <w:r w:rsidR="008D5695" w:rsidDel="00F75020">
          <w:delText>5</w:delText>
        </w:r>
      </w:del>
      <w:r w:rsidR="008D5695">
        <w:t>-organization</w:t>
      </w:r>
      <w:r>
        <w:t xml:space="preserve"> ensemble mean</w:t>
      </w:r>
      <w:r w:rsidR="008D5695">
        <w:t>.</w:t>
      </w:r>
      <w:r>
        <w:t xml:space="preserve"> </w:t>
      </w:r>
      <w:r w:rsidR="00DE49C2">
        <w:t xml:space="preserve">Thus, </w:t>
      </w:r>
      <w:r w:rsidR="00905388">
        <w:t xml:space="preserve">for each case study, </w:t>
      </w:r>
      <w:r w:rsidR="00DE49C2">
        <w:t>w</w:t>
      </w:r>
      <w:r w:rsidR="008D5695">
        <w:t>e</w:t>
      </w:r>
      <w:r>
        <w:t xml:space="preserve"> compare</w:t>
      </w:r>
      <w:r w:rsidR="00DE49C2">
        <w:t>d</w:t>
      </w:r>
      <w:r>
        <w:t xml:space="preserve"> </w:t>
      </w:r>
      <w:r w:rsidR="00DE49C2">
        <w:t xml:space="preserve">the skills of </w:t>
      </w:r>
      <w:r>
        <w:t xml:space="preserve">individual </w:t>
      </w:r>
      <w:r w:rsidR="00DE49C2">
        <w:t>ensemble members, intra</w:t>
      </w:r>
      <w:del w:id="300" w:author="Anstedt, Sheri" w:date="2022-01-26T12:54:00Z">
        <w:r w:rsidR="00DE49C2" w:rsidDel="00F75020">
          <w:delText>-</w:delText>
        </w:r>
      </w:del>
      <w:r w:rsidR="00DE49C2">
        <w:t xml:space="preserve">organization ensemble means, and the </w:t>
      </w:r>
      <w:ins w:id="301" w:author="Anstedt, Sheri" w:date="2022-01-26T12:54:00Z">
        <w:r w:rsidR="00F75020">
          <w:t>five</w:t>
        </w:r>
      </w:ins>
      <w:del w:id="302" w:author="Anstedt, Sheri" w:date="2022-01-26T12:54:00Z">
        <w:r w:rsidR="00DE49C2" w:rsidDel="00F75020">
          <w:delText>5</w:delText>
        </w:r>
      </w:del>
      <w:r w:rsidR="00DE49C2">
        <w:t>-organization ensemble mean</w:t>
      </w:r>
      <w:r>
        <w:t xml:space="preserve">. </w:t>
      </w:r>
    </w:p>
    <w:p w14:paraId="13062ED2" w14:textId="087EE222" w:rsidR="006966F3" w:rsidRDefault="001F62B8" w:rsidP="00A6231B">
      <w:pPr>
        <w:pStyle w:val="BodyText"/>
      </w:pPr>
      <w:r>
        <w:t>Often, an e</w:t>
      </w:r>
      <w:r w:rsidRPr="006966F3">
        <w:t>nsemble mean yield</w:t>
      </w:r>
      <w:r>
        <w:t>s</w:t>
      </w:r>
      <w:r w:rsidRPr="006966F3">
        <w:t xml:space="preserve"> a below</w:t>
      </w:r>
      <w:r>
        <w:t>-</w:t>
      </w:r>
      <w:r w:rsidRPr="006966F3">
        <w:t xml:space="preserve">average </w:t>
      </w:r>
      <w:r>
        <w:t>forecast error</w:t>
      </w:r>
      <w:r w:rsidRPr="006966F3">
        <w:t xml:space="preserve"> </w:t>
      </w:r>
      <w:del w:id="303" w:author="Brice, Amy" w:date="2022-01-25T15:01:00Z">
        <w:r w:rsidR="007A0E97" w:rsidDel="0048034C">
          <w:delText xml:space="preserve">than </w:delText>
        </w:r>
      </w:del>
      <w:ins w:id="304" w:author="Brice, Amy" w:date="2022-01-25T15:01:00Z">
        <w:r w:rsidR="0048034C">
          <w:t xml:space="preserve">compared to </w:t>
        </w:r>
      </w:ins>
      <w:r w:rsidR="007A0E97">
        <w:t>those</w:t>
      </w:r>
      <w:r>
        <w:t xml:space="preserve"> of </w:t>
      </w:r>
      <w:r w:rsidRPr="006966F3">
        <w:t>its members</w:t>
      </w:r>
      <w:r>
        <w:t xml:space="preserve"> (</w:t>
      </w:r>
      <w:commentRangeStart w:id="305"/>
      <w:r w:rsidR="00B87426">
        <w:fldChar w:fldCharType="begin"/>
      </w:r>
      <w:r w:rsidR="00B87426">
        <w:instrText xml:space="preserve"> REF _Ref90375209 \h </w:instrText>
      </w:r>
      <w:r w:rsidR="00B87426">
        <w:fldChar w:fldCharType="separate"/>
      </w:r>
      <w:r w:rsidR="009F2393" w:rsidRPr="000D6F96">
        <w:t xml:space="preserve">Figure </w:t>
      </w:r>
      <w:r w:rsidR="009F2393">
        <w:rPr>
          <w:noProof/>
        </w:rPr>
        <w:t>4</w:t>
      </w:r>
      <w:r w:rsidR="00B87426">
        <w:fldChar w:fldCharType="end"/>
      </w:r>
      <w:commentRangeEnd w:id="305"/>
      <w:r w:rsidR="00FA6A3C">
        <w:rPr>
          <w:rStyle w:val="CommentReference"/>
        </w:rPr>
        <w:commentReference w:id="305"/>
      </w:r>
      <w:r>
        <w:t xml:space="preserve">). As expected, the </w:t>
      </w:r>
      <w:ins w:id="306" w:author="Anstedt, Sheri" w:date="2022-01-26T14:58:00Z">
        <w:r w:rsidR="00252A1D">
          <w:t>five</w:t>
        </w:r>
      </w:ins>
      <w:del w:id="307" w:author="Anstedt, Sheri" w:date="2022-01-26T14:58:00Z">
        <w:r w:rsidDel="00252A1D">
          <w:delText>5</w:delText>
        </w:r>
      </w:del>
      <w:r>
        <w:t>-organization ensemble mean has weaker temporal fluctuations than the</w:t>
      </w:r>
      <w:r w:rsidR="00A6231B">
        <w:t xml:space="preserve"> intra-</w:t>
      </w:r>
      <w:r w:rsidR="00B84C03">
        <w:t>organization ensemble means</w:t>
      </w:r>
      <w:r w:rsidR="0007431E">
        <w:t xml:space="preserve"> (</w:t>
      </w:r>
      <w:r w:rsidR="0007431E">
        <w:fldChar w:fldCharType="begin"/>
      </w:r>
      <w:r w:rsidR="0007431E">
        <w:instrText xml:space="preserve"> REF _Ref90375353 \h </w:instrText>
      </w:r>
      <w:r w:rsidR="0007431E">
        <w:fldChar w:fldCharType="separate"/>
      </w:r>
      <w:r w:rsidR="009F2393" w:rsidRPr="000D6F96">
        <w:t xml:space="preserve">Figure </w:t>
      </w:r>
      <w:r w:rsidR="009F2393">
        <w:rPr>
          <w:noProof/>
        </w:rPr>
        <w:t>3</w:t>
      </w:r>
      <w:r w:rsidR="0007431E">
        <w:fldChar w:fldCharType="end"/>
      </w:r>
      <w:r w:rsidR="0007431E">
        <w:t>)</w:t>
      </w:r>
      <w:r w:rsidR="00BC73A6">
        <w:t xml:space="preserve">, </w:t>
      </w:r>
      <w:r w:rsidR="005B2C81">
        <w:t>which</w:t>
      </w:r>
      <w:r w:rsidR="00BC73A6">
        <w:t xml:space="preserve"> may have </w:t>
      </w:r>
      <w:r w:rsidR="005B2C81">
        <w:t>boosted</w:t>
      </w:r>
      <w:r w:rsidR="00BC73A6">
        <w:t xml:space="preserve"> its forecast performance</w:t>
      </w:r>
      <w:r w:rsidR="0007431E">
        <w:t>.</w:t>
      </w:r>
      <w:r w:rsidR="006966F3" w:rsidRPr="006966F3">
        <w:t xml:space="preserve"> </w:t>
      </w:r>
      <w:r w:rsidR="000A0A44">
        <w:t xml:space="preserve">Across the </w:t>
      </w:r>
      <w:r w:rsidR="001F6F41">
        <w:t>two</w:t>
      </w:r>
      <w:r w:rsidR="000A0A44">
        <w:t xml:space="preserve"> case studies, t</w:t>
      </w:r>
      <w:r w:rsidR="003D1E1E">
        <w:t xml:space="preserve">he </w:t>
      </w:r>
      <w:ins w:id="308" w:author="Anstedt, Sheri" w:date="2022-01-26T12:55:00Z">
        <w:r w:rsidR="00F75020">
          <w:t>five</w:t>
        </w:r>
      </w:ins>
      <w:del w:id="309" w:author="Anstedt, Sheri" w:date="2022-01-26T12:55:00Z">
        <w:r w:rsidR="003E1121" w:rsidDel="00F75020">
          <w:delText>5</w:delText>
        </w:r>
      </w:del>
      <w:r w:rsidR="003E1121">
        <w:t xml:space="preserve">-organization ensemble mean </w:t>
      </w:r>
      <w:r w:rsidR="00062AD1">
        <w:t xml:space="preserve">performs better than </w:t>
      </w:r>
      <w:r w:rsidR="00FB6CAC">
        <w:t>most</w:t>
      </w:r>
      <w:r w:rsidR="00750259">
        <w:t>, and sometimes</w:t>
      </w:r>
      <w:r w:rsidR="00935B74">
        <w:t xml:space="preserve"> all</w:t>
      </w:r>
      <w:r w:rsidR="00750259">
        <w:t>,</w:t>
      </w:r>
      <w:r w:rsidR="00935B74">
        <w:t xml:space="preserve"> of the </w:t>
      </w:r>
      <w:r w:rsidR="000A0A44">
        <w:t>other</w:t>
      </w:r>
      <w:r w:rsidR="00FB6CAC">
        <w:t xml:space="preserve"> submitted</w:t>
      </w:r>
      <w:r w:rsidR="000A0A44">
        <w:t xml:space="preserve"> forecasts,</w:t>
      </w:r>
      <w:r w:rsidR="003D1E1E">
        <w:t xml:space="preserve"> </w:t>
      </w:r>
      <w:r w:rsidR="00931E4F">
        <w:t xml:space="preserve">both </w:t>
      </w:r>
      <w:r w:rsidR="00B55F52">
        <w:t xml:space="preserve">in </w:t>
      </w:r>
      <w:r w:rsidR="003E1121">
        <w:t xml:space="preserve">terms of </w:t>
      </w:r>
      <w:r w:rsidR="0059324A">
        <w:t xml:space="preserve">the </w:t>
      </w:r>
      <w:r w:rsidR="003E1121">
        <w:t xml:space="preserve">RMSE and </w:t>
      </w:r>
      <w:r w:rsidR="00F317F6">
        <w:t xml:space="preserve">the </w:t>
      </w:r>
      <w:r w:rsidR="003E1121">
        <w:t>median absolute error</w:t>
      </w:r>
      <w:r w:rsidR="00EC08EA">
        <w:t xml:space="preserve"> over </w:t>
      </w:r>
      <w:commentRangeStart w:id="310"/>
      <w:r w:rsidR="00EC08EA">
        <w:t>the</w:t>
      </w:r>
      <w:r w:rsidR="00F05721">
        <w:t xml:space="preserve"> whole</w:t>
      </w:r>
      <w:r w:rsidR="00EC08EA">
        <w:t xml:space="preserve"> forecast periods</w:t>
      </w:r>
      <w:r w:rsidR="001D4712">
        <w:t xml:space="preserve"> </w:t>
      </w:r>
      <w:commentRangeEnd w:id="310"/>
      <w:r w:rsidR="00BE3B0B">
        <w:rPr>
          <w:rStyle w:val="CommentReference"/>
        </w:rPr>
        <w:commentReference w:id="310"/>
      </w:r>
      <w:r w:rsidR="001D4712">
        <w:t>(</w:t>
      </w:r>
      <w:r w:rsidR="001D4712">
        <w:fldChar w:fldCharType="begin"/>
      </w:r>
      <w:r w:rsidR="001D4712">
        <w:instrText xml:space="preserve"> REF _Ref90375209 \h </w:instrText>
      </w:r>
      <w:r w:rsidR="001D4712">
        <w:fldChar w:fldCharType="separate"/>
      </w:r>
      <w:r w:rsidR="009F2393" w:rsidRPr="000D6F96">
        <w:t xml:space="preserve">Figure </w:t>
      </w:r>
      <w:r w:rsidR="009F2393">
        <w:rPr>
          <w:noProof/>
        </w:rPr>
        <w:t>4</w:t>
      </w:r>
      <w:r w:rsidR="001D4712">
        <w:fldChar w:fldCharType="end"/>
      </w:r>
      <w:r w:rsidR="001D4712">
        <w:t>)</w:t>
      </w:r>
      <w:r w:rsidR="001D4712" w:rsidRPr="006966F3">
        <w:t>.</w:t>
      </w:r>
      <w:r w:rsidR="007D1914">
        <w:t xml:space="preserve"> </w:t>
      </w:r>
      <w:r w:rsidR="004F28E9">
        <w:t xml:space="preserve">The </w:t>
      </w:r>
      <w:r w:rsidR="009334C1">
        <w:t xml:space="preserve">superiority </w:t>
      </w:r>
      <w:r w:rsidR="008720B5">
        <w:t>of t</w:t>
      </w:r>
      <w:r w:rsidR="00B407EF">
        <w:t xml:space="preserve">he ensemble means </w:t>
      </w:r>
      <w:r w:rsidR="008720B5">
        <w:t>in single-value summary metrics is even more apparent in wind</w:t>
      </w:r>
      <w:del w:id="311" w:author="Brice, Amy" w:date="2022-01-25T12:45:00Z">
        <w:r w:rsidR="007A0F9B" w:rsidDel="00195FEB">
          <w:delText>-</w:delText>
        </w:r>
      </w:del>
      <w:ins w:id="312" w:author="Brice, Amy" w:date="2022-01-25T12:45:00Z">
        <w:r w:rsidR="00195FEB">
          <w:t xml:space="preserve"> </w:t>
        </w:r>
      </w:ins>
      <w:r w:rsidR="008720B5">
        <w:t xml:space="preserve">power </w:t>
      </w:r>
      <w:r w:rsidR="00003FA2">
        <w:t xml:space="preserve">time series </w:t>
      </w:r>
      <w:r w:rsidR="008720B5">
        <w:t>forecasts.</w:t>
      </w:r>
      <w:r w:rsidR="00C60852">
        <w:t xml:space="preserve"> T</w:t>
      </w:r>
      <w:r w:rsidR="000F23C0" w:rsidRPr="006966F3">
        <w:t>he non</w:t>
      </w:r>
      <w:del w:id="313" w:author="Brice, Amy" w:date="2022-01-25T11:53:00Z">
        <w:r w:rsidR="000F23C0" w:rsidRPr="006966F3" w:rsidDel="004129F9">
          <w:delText>-</w:delText>
        </w:r>
      </w:del>
      <w:r w:rsidR="000F23C0" w:rsidRPr="006966F3">
        <w:t xml:space="preserve">linear power curve conversion results in </w:t>
      </w:r>
      <w:r w:rsidR="00DB3707">
        <w:t>satisfactory</w:t>
      </w:r>
      <w:r w:rsidR="000F23C0" w:rsidRPr="006966F3">
        <w:t xml:space="preserve"> </w:t>
      </w:r>
      <w:r w:rsidR="0077105F">
        <w:t>power</w:t>
      </w:r>
      <w:del w:id="314" w:author="Brice, Amy" w:date="2022-01-25T15:03:00Z">
        <w:r w:rsidR="0077105F" w:rsidDel="00CC6541">
          <w:delText>-</w:delText>
        </w:r>
      </w:del>
      <w:ins w:id="315" w:author="Brice, Amy" w:date="2022-01-25T15:03:00Z">
        <w:r w:rsidR="00CC6541">
          <w:t xml:space="preserve"> </w:t>
        </w:r>
      </w:ins>
      <w:r w:rsidR="0077105F">
        <w:t xml:space="preserve">forecast </w:t>
      </w:r>
      <w:r w:rsidR="000F23C0" w:rsidRPr="006966F3">
        <w:t>performance of the ensemble means compared to their</w:t>
      </w:r>
      <w:r w:rsidR="000350D8">
        <w:t xml:space="preserve"> individual</w:t>
      </w:r>
      <w:r w:rsidR="000F23C0" w:rsidRPr="006966F3">
        <w:t xml:space="preserve"> members</w:t>
      </w:r>
      <w:r w:rsidR="007233D0">
        <w:t xml:space="preserve"> (</w:t>
      </w:r>
      <w:r w:rsidR="007233D0">
        <w:fldChar w:fldCharType="begin"/>
      </w:r>
      <w:r w:rsidR="007233D0">
        <w:instrText xml:space="preserve"> REF _Ref90375209 \h </w:instrText>
      </w:r>
      <w:r w:rsidR="007233D0">
        <w:fldChar w:fldCharType="separate"/>
      </w:r>
      <w:r w:rsidR="009F2393" w:rsidRPr="000D6F96">
        <w:t xml:space="preserve">Figure </w:t>
      </w:r>
      <w:r w:rsidR="009F2393">
        <w:rPr>
          <w:noProof/>
        </w:rPr>
        <w:t>4</w:t>
      </w:r>
      <w:r w:rsidR="007233D0">
        <w:fldChar w:fldCharType="end"/>
      </w:r>
      <w:r w:rsidR="007233D0">
        <w:t>)</w:t>
      </w:r>
      <w:r w:rsidR="000F23C0" w:rsidRPr="006966F3">
        <w:t>.</w:t>
      </w:r>
      <w:r w:rsidR="004D0023">
        <w:t xml:space="preserve"> </w:t>
      </w:r>
    </w:p>
    <w:p w14:paraId="56D9C378" w14:textId="77777777" w:rsidR="00E9713C" w:rsidRDefault="00E9713C" w:rsidP="000F23C0">
      <w:pPr>
        <w:pStyle w:val="BodyText"/>
      </w:pPr>
    </w:p>
    <w:p w14:paraId="1B754F00" w14:textId="1E0F277F" w:rsidR="000F23C0" w:rsidRPr="006966F3" w:rsidRDefault="00633418" w:rsidP="00541064">
      <w:pPr>
        <w:jc w:val="center"/>
        <w:rPr>
          <w:rFonts w:ascii="Times New Roman" w:hAnsi="Times New Roman"/>
          <w:sz w:val="24"/>
        </w:rPr>
      </w:pPr>
      <w:r w:rsidRPr="00633418">
        <w:rPr>
          <w:rFonts w:ascii="Times New Roman" w:hAnsi="Times New Roman"/>
          <w:noProof/>
          <w:sz w:val="24"/>
        </w:rPr>
        <w:drawing>
          <wp:inline distT="0" distB="0" distL="0" distR="0" wp14:anchorId="3B008EAA" wp14:editId="60EBC2F3">
            <wp:extent cx="3333572" cy="2560320"/>
            <wp:effectExtent l="0" t="0" r="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3572" cy="2560320"/>
                    </a:xfrm>
                    <a:prstGeom prst="rect">
                      <a:avLst/>
                    </a:prstGeom>
                    <a:noFill/>
                    <a:ln>
                      <a:noFill/>
                    </a:ln>
                  </pic:spPr>
                </pic:pic>
              </a:graphicData>
            </a:graphic>
          </wp:inline>
        </w:drawing>
      </w:r>
    </w:p>
    <w:p w14:paraId="78190DAC" w14:textId="4C98E076" w:rsidR="0090334E" w:rsidRPr="0090334E" w:rsidRDefault="0090334E" w:rsidP="00541064">
      <w:pPr>
        <w:jc w:val="center"/>
        <w:rPr>
          <w:rFonts w:ascii="Times New Roman" w:hAnsi="Times New Roman"/>
          <w:sz w:val="24"/>
        </w:rPr>
      </w:pPr>
      <w:r w:rsidRPr="0090334E">
        <w:rPr>
          <w:rFonts w:ascii="Arial" w:hAnsi="Arial" w:cs="Arial"/>
          <w:noProof/>
          <w:color w:val="000000"/>
          <w:bdr w:val="none" w:sz="0" w:space="0" w:color="auto" w:frame="1"/>
        </w:rPr>
        <w:lastRenderedPageBreak/>
        <w:drawing>
          <wp:inline distT="0" distB="0" distL="0" distR="0" wp14:anchorId="0289B608" wp14:editId="4921EDD3">
            <wp:extent cx="3266049" cy="256032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6049" cy="2560320"/>
                    </a:xfrm>
                    <a:prstGeom prst="rect">
                      <a:avLst/>
                    </a:prstGeom>
                    <a:noFill/>
                    <a:ln>
                      <a:noFill/>
                    </a:ln>
                  </pic:spPr>
                </pic:pic>
              </a:graphicData>
            </a:graphic>
          </wp:inline>
        </w:drawing>
      </w:r>
    </w:p>
    <w:p w14:paraId="466B6E9B" w14:textId="6990CCA4" w:rsidR="00205AC4" w:rsidRDefault="00205AC4" w:rsidP="000D2974">
      <w:pPr>
        <w:jc w:val="center"/>
        <w:rPr>
          <w:rFonts w:ascii="Arial" w:hAnsi="Arial" w:cs="Arial"/>
          <w:color w:val="000000"/>
          <w:bdr w:val="none" w:sz="0" w:space="0" w:color="auto" w:frame="1"/>
        </w:rPr>
      </w:pPr>
    </w:p>
    <w:p w14:paraId="346702A1" w14:textId="6A1C7144" w:rsidR="000D2974" w:rsidRPr="000D2974" w:rsidRDefault="00541064" w:rsidP="00541064">
      <w:pPr>
        <w:jc w:val="center"/>
        <w:rPr>
          <w:rFonts w:ascii="Times New Roman" w:hAnsi="Times New Roman"/>
          <w:sz w:val="24"/>
        </w:rPr>
      </w:pPr>
      <w:r w:rsidRPr="00541064">
        <w:rPr>
          <w:rFonts w:ascii="Times New Roman" w:hAnsi="Times New Roman"/>
          <w:noProof/>
          <w:sz w:val="24"/>
        </w:rPr>
        <w:drawing>
          <wp:inline distT="0" distB="0" distL="0" distR="0" wp14:anchorId="6C916284" wp14:editId="1A558F58">
            <wp:extent cx="3979096" cy="256032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9096" cy="2560320"/>
                    </a:xfrm>
                    <a:prstGeom prst="rect">
                      <a:avLst/>
                    </a:prstGeom>
                    <a:noFill/>
                    <a:ln>
                      <a:noFill/>
                    </a:ln>
                  </pic:spPr>
                </pic:pic>
              </a:graphicData>
            </a:graphic>
          </wp:inline>
        </w:drawing>
      </w:r>
    </w:p>
    <w:p w14:paraId="1418929C" w14:textId="760F6582" w:rsidR="003D134F" w:rsidRPr="000D6F96" w:rsidRDefault="003D134F" w:rsidP="000D6F96">
      <w:pPr>
        <w:pStyle w:val="Caption-Fig"/>
      </w:pPr>
      <w:bookmarkStart w:id="316" w:name="_Ref90375353"/>
      <w:bookmarkStart w:id="317" w:name="_Toc94021881"/>
      <w:r w:rsidRPr="000D6F96">
        <w:t xml:space="preserve">Figure </w:t>
      </w:r>
      <w:r>
        <w:fldChar w:fldCharType="begin"/>
      </w:r>
      <w:r>
        <w:instrText>SEQ Figure \* ARABIC</w:instrText>
      </w:r>
      <w:r>
        <w:fldChar w:fldCharType="separate"/>
      </w:r>
      <w:r w:rsidR="009F2393">
        <w:rPr>
          <w:noProof/>
        </w:rPr>
        <w:t>3</w:t>
      </w:r>
      <w:r>
        <w:fldChar w:fldCharType="end"/>
      </w:r>
      <w:bookmarkEnd w:id="316"/>
      <w:r w:rsidRPr="000D6F96">
        <w:t>.</w:t>
      </w:r>
      <w:r w:rsidRPr="000D6F96">
        <w:tab/>
      </w:r>
      <w:r w:rsidR="00181545" w:rsidRPr="000D6F96">
        <w:t>(</w:t>
      </w:r>
      <w:r w:rsidR="00BC50F0">
        <w:t>top</w:t>
      </w:r>
      <w:r w:rsidR="00181545" w:rsidRPr="000D6F96">
        <w:t xml:space="preserve">) Wind speed time series </w:t>
      </w:r>
      <w:r w:rsidR="005862BD">
        <w:t>of the</w:t>
      </w:r>
      <w:r w:rsidR="00181545" w:rsidRPr="000D6F96">
        <w:t xml:space="preserve"> </w:t>
      </w:r>
      <w:r w:rsidR="002E14C2">
        <w:t>WFIP2</w:t>
      </w:r>
      <w:r w:rsidR="005862BD">
        <w:t xml:space="preserve"> case</w:t>
      </w:r>
      <w:r w:rsidR="00181545" w:rsidRPr="000D6F96">
        <w:t xml:space="preserve"> at 8</w:t>
      </w:r>
      <w:r w:rsidR="002E14C2">
        <w:t>0</w:t>
      </w:r>
      <w:r w:rsidR="00181545" w:rsidRPr="000D6F96">
        <w:t xml:space="preserve"> m above </w:t>
      </w:r>
      <w:r w:rsidR="002E14C2">
        <w:t>ground</w:t>
      </w:r>
      <w:r w:rsidR="00181545" w:rsidRPr="000D6F96">
        <w:t xml:space="preserve"> level, where the red line </w:t>
      </w:r>
      <w:r w:rsidR="00345327">
        <w:t>illustrates</w:t>
      </w:r>
      <w:r w:rsidR="00181545" w:rsidRPr="000D6F96">
        <w:t xml:space="preserve"> cup anemometer measurements, the </w:t>
      </w:r>
      <w:r w:rsidR="00473AFC">
        <w:t>magenta</w:t>
      </w:r>
      <w:r w:rsidR="00AC4839">
        <w:t xml:space="preserve"> line denotes the p1 forecast, the</w:t>
      </w:r>
      <w:r w:rsidR="003C7E27">
        <w:t xml:space="preserve"> purple, </w:t>
      </w:r>
      <w:r w:rsidR="00BF2D42">
        <w:t>light blue, and cyan</w:t>
      </w:r>
      <w:r w:rsidR="00473AFC">
        <w:t xml:space="preserve"> </w:t>
      </w:r>
      <w:r w:rsidR="00181545" w:rsidRPr="000D6F96">
        <w:t>lines</w:t>
      </w:r>
      <w:ins w:id="318" w:author="Brice, Amy" w:date="2022-01-25T15:04:00Z">
        <w:r w:rsidR="00D96D38">
          <w:t>,</w:t>
        </w:r>
      </w:ins>
      <w:r w:rsidR="00181545" w:rsidRPr="000D6F96">
        <w:t xml:space="preserve"> </w:t>
      </w:r>
      <w:r w:rsidR="003C7E27">
        <w:t>respectively</w:t>
      </w:r>
      <w:ins w:id="319" w:author="Brice, Amy" w:date="2022-01-25T15:04:00Z">
        <w:r w:rsidR="00D96D38">
          <w:t>,</w:t>
        </w:r>
      </w:ins>
      <w:r w:rsidR="003C7E27" w:rsidRPr="000D6F96">
        <w:t xml:space="preserve"> </w:t>
      </w:r>
      <w:r w:rsidR="00181545" w:rsidRPr="000D6F96">
        <w:t>indicate</w:t>
      </w:r>
      <w:r w:rsidR="00AC4839">
        <w:t xml:space="preserve"> ensemble mean</w:t>
      </w:r>
      <w:r w:rsidR="00181545" w:rsidRPr="000D6F96">
        <w:t xml:space="preserve"> forecasts from</w:t>
      </w:r>
      <w:r w:rsidR="00473AFC">
        <w:t xml:space="preserve"> p2</w:t>
      </w:r>
      <w:r w:rsidR="003C7E27">
        <w:t>, p4, and p5</w:t>
      </w:r>
      <w:r w:rsidR="00181545" w:rsidRPr="000D6F96">
        <w:t xml:space="preserve">, and the black line is the ensemble average of the </w:t>
      </w:r>
      <w:commentRangeStart w:id="320"/>
      <w:del w:id="321" w:author="Brice, Amy" w:date="2022-01-25T15:57:00Z">
        <w:r w:rsidR="002E14C2" w:rsidDel="000A5DB5">
          <w:delText>4</w:delText>
        </w:r>
        <w:commentRangeEnd w:id="320"/>
        <w:r w:rsidR="00632639" w:rsidDel="000A5DB5">
          <w:rPr>
            <w:rStyle w:val="CommentReference"/>
            <w:color w:val="auto"/>
          </w:rPr>
          <w:commentReference w:id="320"/>
        </w:r>
        <w:r w:rsidR="00181545" w:rsidRPr="000D6F96" w:rsidDel="000A5DB5">
          <w:delText xml:space="preserve"> </w:delText>
        </w:r>
      </w:del>
      <w:ins w:id="322" w:author="Brice, Amy" w:date="2022-01-25T15:57:00Z">
        <w:r w:rsidR="000A5DB5">
          <w:t xml:space="preserve">four </w:t>
        </w:r>
      </w:ins>
      <w:r w:rsidR="00181545" w:rsidRPr="000D6F96">
        <w:t>participants.</w:t>
      </w:r>
      <w:r w:rsidR="00E965DC">
        <w:t xml:space="preserve"> </w:t>
      </w:r>
      <w:r w:rsidR="00181545" w:rsidRPr="000D6F96">
        <w:t>(</w:t>
      </w:r>
      <w:r w:rsidR="00D33226">
        <w:t>middle</w:t>
      </w:r>
      <w:r w:rsidR="00181545" w:rsidRPr="000D6F96">
        <w:t>) Similar to (</w:t>
      </w:r>
      <w:r w:rsidR="00D33226">
        <w:t>top</w:t>
      </w:r>
      <w:r w:rsidR="00181545" w:rsidRPr="000D6F96">
        <w:t xml:space="preserve">), but for </w:t>
      </w:r>
      <w:r w:rsidR="00D33226">
        <w:t>wind speed</w:t>
      </w:r>
      <w:r w:rsidR="00181545" w:rsidRPr="000D6F96">
        <w:t xml:space="preserve"> </w:t>
      </w:r>
      <w:r w:rsidR="005862BD">
        <w:t>of</w:t>
      </w:r>
      <w:r w:rsidR="00181545" w:rsidRPr="000D6F96">
        <w:t xml:space="preserve"> </w:t>
      </w:r>
      <w:r w:rsidR="005862BD">
        <w:t xml:space="preserve">the </w:t>
      </w:r>
      <w:r w:rsidR="00D33226">
        <w:t>FINO2</w:t>
      </w:r>
      <w:r w:rsidR="005862BD">
        <w:t xml:space="preserve"> case</w:t>
      </w:r>
      <w:r w:rsidR="00181545" w:rsidRPr="000D6F96">
        <w:t xml:space="preserve"> at 82 m above sea level</w:t>
      </w:r>
      <w:r w:rsidR="002E14C2">
        <w:t xml:space="preserve"> </w:t>
      </w:r>
      <w:r w:rsidR="00713837">
        <w:t xml:space="preserve">with </w:t>
      </w:r>
      <w:r w:rsidR="00DF0B02">
        <w:t xml:space="preserve">submissions from </w:t>
      </w:r>
      <w:ins w:id="323" w:author="Brice, Amy" w:date="2022-01-25T15:57:00Z">
        <w:r w:rsidR="000A5DB5">
          <w:t>five</w:t>
        </w:r>
      </w:ins>
      <w:del w:id="324" w:author="Brice, Amy" w:date="2022-01-25T15:57:00Z">
        <w:r w:rsidR="00DF0B02" w:rsidDel="000A5DB5">
          <w:delText>5</w:delText>
        </w:r>
      </w:del>
      <w:r w:rsidR="00DF0B02">
        <w:t xml:space="preserve"> participants</w:t>
      </w:r>
      <w:r w:rsidR="00181545" w:rsidRPr="000D6F96">
        <w:t>.</w:t>
      </w:r>
      <w:r w:rsidR="00D33226">
        <w:t xml:space="preserve"> </w:t>
      </w:r>
      <w:r w:rsidR="00D33226" w:rsidRPr="000D6F96">
        <w:t>(</w:t>
      </w:r>
      <w:r w:rsidR="00D33226">
        <w:t>bottom</w:t>
      </w:r>
      <w:r w:rsidR="00D33226" w:rsidRPr="000D6F96">
        <w:t>) Similar to (</w:t>
      </w:r>
      <w:r w:rsidR="002E14C2">
        <w:t>middle</w:t>
      </w:r>
      <w:r w:rsidR="00D33226" w:rsidRPr="000D6F96">
        <w:t xml:space="preserve">), but for </w:t>
      </w:r>
      <w:r w:rsidR="00E40932">
        <w:t xml:space="preserve">wind-farm </w:t>
      </w:r>
      <w:r w:rsidR="00D33226" w:rsidRPr="000D6F96">
        <w:t>power data at Baltic-2 at 78.25 m above sea level.</w:t>
      </w:r>
      <w:r w:rsidR="00D80D17">
        <w:t xml:space="preserve"> </w:t>
      </w:r>
      <w:r w:rsidR="00D32902">
        <w:t>Across the panels, t</w:t>
      </w:r>
      <w:r w:rsidR="00D80D17">
        <w:t>he shading around the ensemble means of p4 and p5 represents the standard deviation of the ensemble members around the mean. The ensemble means of p2 and p3 are plotted as single lines and no shading is incorporated because the differences between the two ensemble members are mostly trivial.</w:t>
      </w:r>
      <w:bookmarkEnd w:id="317"/>
    </w:p>
    <w:p w14:paraId="1800E3C4" w14:textId="524017FA" w:rsidR="00181545" w:rsidRDefault="00181545" w:rsidP="004F15DE">
      <w:pPr>
        <w:pStyle w:val="BodyText"/>
        <w:rPr>
          <w:rFonts w:ascii="Times New Roman" w:hAnsi="Times New Roman"/>
        </w:rPr>
      </w:pPr>
    </w:p>
    <w:p w14:paraId="31A02186" w14:textId="5DA59E38" w:rsidR="00F4218C" w:rsidRDefault="00F4218C" w:rsidP="00F4218C">
      <w:pPr>
        <w:pStyle w:val="BodyText"/>
      </w:pPr>
      <w:r>
        <w:t xml:space="preserve">The choice of the evaluation metrics affects the relative skills between forecasts. Compared to their ensemble members, ensemble means sometimes yield larger relative errors using median absolute error </w:t>
      </w:r>
      <w:commentRangeStart w:id="325"/>
      <w:r>
        <w:t>than RMSE</w:t>
      </w:r>
      <w:commentRangeEnd w:id="325"/>
      <w:r w:rsidR="00D45D5C">
        <w:rPr>
          <w:rStyle w:val="CommentReference"/>
        </w:rPr>
        <w:commentReference w:id="325"/>
      </w:r>
      <w:r>
        <w:t>, and this pattern is particularly apparent in the FINO2 case (</w:t>
      </w:r>
      <w:r>
        <w:fldChar w:fldCharType="begin"/>
      </w:r>
      <w:r>
        <w:instrText xml:space="preserve"> REF _Ref90375209 \h </w:instrText>
      </w:r>
      <w:r>
        <w:fldChar w:fldCharType="separate"/>
      </w:r>
      <w:r w:rsidR="009F2393" w:rsidRPr="000D6F96">
        <w:t xml:space="preserve">Figure </w:t>
      </w:r>
      <w:r w:rsidR="009F2393">
        <w:rPr>
          <w:noProof/>
        </w:rPr>
        <w:lastRenderedPageBreak/>
        <w:t>4</w:t>
      </w:r>
      <w:r>
        <w:fldChar w:fldCharType="end"/>
      </w:r>
      <w:r>
        <w:t xml:space="preserve">). The disparity of relative errors between the two metrics emerges from the large magnitude of errors of outliers. For RMSE, squaring the error at each time step magnifies the impacts of those outliers and creates a long tail in the squared-error distribution. Therefore, an ensemble mean would yield a lower relative RMSE than its members, whereas the same ensemble mean derives a relatively modest median absolute error. </w:t>
      </w:r>
    </w:p>
    <w:p w14:paraId="7FE4AB82" w14:textId="77777777" w:rsidR="00F4218C" w:rsidRPr="006966F3" w:rsidRDefault="00F4218C" w:rsidP="004F15DE">
      <w:pPr>
        <w:pStyle w:val="BodyText"/>
        <w:rPr>
          <w:rFonts w:ascii="Times New Roman" w:hAnsi="Times New Roman"/>
        </w:rPr>
      </w:pPr>
    </w:p>
    <w:p w14:paraId="4FD5C682" w14:textId="25D46F8F" w:rsidR="00784A16" w:rsidRDefault="000D5AD6" w:rsidP="00AE200A">
      <w:pPr>
        <w:jc w:val="center"/>
        <w:rPr>
          <w:rFonts w:ascii="Times New Roman" w:hAnsi="Times New Roman"/>
          <w:sz w:val="24"/>
        </w:rPr>
      </w:pPr>
      <w:r w:rsidRPr="000D5AD6">
        <w:rPr>
          <w:rFonts w:ascii="Times New Roman" w:hAnsi="Times New Roman"/>
          <w:noProof/>
          <w:sz w:val="24"/>
        </w:rPr>
        <w:drawing>
          <wp:inline distT="0" distB="0" distL="0" distR="0" wp14:anchorId="24F3C23D" wp14:editId="5668EDDE">
            <wp:extent cx="4919798" cy="2103120"/>
            <wp:effectExtent l="0" t="0" r="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9798" cy="2103120"/>
                    </a:xfrm>
                    <a:prstGeom prst="rect">
                      <a:avLst/>
                    </a:prstGeom>
                    <a:noFill/>
                    <a:ln>
                      <a:noFill/>
                    </a:ln>
                  </pic:spPr>
                </pic:pic>
              </a:graphicData>
            </a:graphic>
          </wp:inline>
        </w:drawing>
      </w:r>
    </w:p>
    <w:p w14:paraId="22E461CF" w14:textId="29DE2FC0" w:rsidR="00E91708" w:rsidRPr="00E91708" w:rsidRDefault="00A70E31" w:rsidP="00AE200A">
      <w:pPr>
        <w:jc w:val="center"/>
        <w:rPr>
          <w:rFonts w:ascii="Times New Roman" w:hAnsi="Times New Roman"/>
          <w:sz w:val="24"/>
        </w:rPr>
      </w:pPr>
      <w:r w:rsidRPr="00A70E31">
        <w:rPr>
          <w:rFonts w:ascii="Times New Roman" w:hAnsi="Times New Roman"/>
          <w:noProof/>
          <w:sz w:val="24"/>
        </w:rPr>
        <w:drawing>
          <wp:inline distT="0" distB="0" distL="0" distR="0" wp14:anchorId="0E46138E" wp14:editId="7FEAF8EB">
            <wp:extent cx="4919799" cy="2103120"/>
            <wp:effectExtent l="0" t="0" r="0" b="0"/>
            <wp:docPr id="15" name="Picture 1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9799" cy="2103120"/>
                    </a:xfrm>
                    <a:prstGeom prst="rect">
                      <a:avLst/>
                    </a:prstGeom>
                    <a:noFill/>
                    <a:ln>
                      <a:noFill/>
                    </a:ln>
                  </pic:spPr>
                </pic:pic>
              </a:graphicData>
            </a:graphic>
          </wp:inline>
        </w:drawing>
      </w:r>
    </w:p>
    <w:p w14:paraId="7E826DFD" w14:textId="5C592870" w:rsidR="00181545" w:rsidRPr="0090257C" w:rsidRDefault="000664B8" w:rsidP="00AE200A">
      <w:pPr>
        <w:jc w:val="center"/>
        <w:rPr>
          <w:rFonts w:ascii="Times New Roman" w:hAnsi="Times New Roman"/>
          <w:sz w:val="24"/>
        </w:rPr>
      </w:pPr>
      <w:r w:rsidRPr="000664B8">
        <w:rPr>
          <w:rFonts w:ascii="Times New Roman" w:hAnsi="Times New Roman"/>
          <w:noProof/>
          <w:sz w:val="24"/>
        </w:rPr>
        <w:drawing>
          <wp:inline distT="0" distB="0" distL="0" distR="0" wp14:anchorId="67357E6B" wp14:editId="5A499870">
            <wp:extent cx="4899822" cy="2103120"/>
            <wp:effectExtent l="0" t="0" r="2540" b="0"/>
            <wp:docPr id="13" name="Picture 1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att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9822" cy="2103120"/>
                    </a:xfrm>
                    <a:prstGeom prst="rect">
                      <a:avLst/>
                    </a:prstGeom>
                    <a:noFill/>
                    <a:ln>
                      <a:noFill/>
                    </a:ln>
                  </pic:spPr>
                </pic:pic>
              </a:graphicData>
            </a:graphic>
          </wp:inline>
        </w:drawing>
      </w:r>
    </w:p>
    <w:p w14:paraId="4ED78543" w14:textId="4D3358F3" w:rsidR="0091478F" w:rsidRDefault="00945943" w:rsidP="00945943">
      <w:pPr>
        <w:pStyle w:val="Caption-Fig"/>
        <w:rPr>
          <w:sz w:val="24"/>
        </w:rPr>
      </w:pPr>
      <w:bookmarkStart w:id="326" w:name="_Ref90375209"/>
      <w:bookmarkStart w:id="327" w:name="_Toc94021882"/>
      <w:commentRangeStart w:id="328"/>
      <w:r w:rsidRPr="000D6F96">
        <w:t xml:space="preserve">Figure </w:t>
      </w:r>
      <w:commentRangeEnd w:id="328"/>
      <w:r w:rsidR="00286BF6">
        <w:rPr>
          <w:rStyle w:val="CommentReference"/>
          <w:color w:val="auto"/>
        </w:rPr>
        <w:commentReference w:id="328"/>
      </w:r>
      <w:r>
        <w:fldChar w:fldCharType="begin"/>
      </w:r>
      <w:r>
        <w:instrText>SEQ Figure \* ARABIC</w:instrText>
      </w:r>
      <w:r>
        <w:fldChar w:fldCharType="separate"/>
      </w:r>
      <w:r w:rsidR="009F2393">
        <w:rPr>
          <w:noProof/>
        </w:rPr>
        <w:t>4</w:t>
      </w:r>
      <w:r>
        <w:fldChar w:fldCharType="end"/>
      </w:r>
      <w:bookmarkEnd w:id="326"/>
      <w:r w:rsidRPr="000D6F96">
        <w:t>.</w:t>
      </w:r>
      <w:r w:rsidRPr="000D6F96">
        <w:tab/>
      </w:r>
      <w:r w:rsidR="005A494C">
        <w:t>Swarm plots</w:t>
      </w:r>
      <w:r w:rsidR="0091478F">
        <w:t xml:space="preserve"> of root</w:t>
      </w:r>
      <w:r w:rsidR="00165325">
        <w:t>-</w:t>
      </w:r>
      <w:r w:rsidR="0091478F">
        <w:t>mean</w:t>
      </w:r>
      <w:r w:rsidR="00165325">
        <w:t>-</w:t>
      </w:r>
      <w:r w:rsidR="0091478F">
        <w:t>square error</w:t>
      </w:r>
      <w:r w:rsidR="000A4B43">
        <w:t xml:space="preserve"> (left)</w:t>
      </w:r>
      <w:r w:rsidR="0091478F">
        <w:t xml:space="preserve"> and median absolute error</w:t>
      </w:r>
      <w:r w:rsidR="000A4B43">
        <w:t xml:space="preserve"> (right)</w:t>
      </w:r>
      <w:r w:rsidR="0091478F">
        <w:t xml:space="preserve"> of</w:t>
      </w:r>
      <w:r w:rsidR="00D924A6">
        <w:t xml:space="preserve"> the</w:t>
      </w:r>
      <w:r w:rsidR="0091478F">
        <w:t xml:space="preserve"> p4 ensemble (blue), </w:t>
      </w:r>
      <w:r w:rsidR="00D924A6">
        <w:t xml:space="preserve">the </w:t>
      </w:r>
      <w:r w:rsidR="0091478F">
        <w:t xml:space="preserve">p5 ensemble (cyan), and </w:t>
      </w:r>
      <w:r w:rsidR="00D924A6">
        <w:t xml:space="preserve">the </w:t>
      </w:r>
      <w:ins w:id="329" w:author="Anstedt, Sheri" w:date="2022-01-26T12:56:00Z">
        <w:r w:rsidR="00F75020">
          <w:t>five</w:t>
        </w:r>
      </w:ins>
      <w:del w:id="330" w:author="Anstedt, Sheri" w:date="2022-01-26T12:56:00Z">
        <w:r w:rsidR="0091478F" w:rsidDel="00F75020">
          <w:delText>5</w:delText>
        </w:r>
      </w:del>
      <w:r w:rsidR="0091478F">
        <w:t>-organization ensemble (gr</w:t>
      </w:r>
      <w:del w:id="331" w:author="Brice, Amy" w:date="2022-01-25T15:22:00Z">
        <w:r w:rsidR="0091478F" w:rsidDel="00FA75C5">
          <w:delText>e</w:delText>
        </w:r>
      </w:del>
      <w:ins w:id="332" w:author="Brice, Amy" w:date="2022-01-25T15:22:00Z">
        <w:r w:rsidR="00FA75C5">
          <w:t>a</w:t>
        </w:r>
      </w:ins>
      <w:r w:rsidR="0091478F">
        <w:t>y) on the forecasts of WFIP2 wind speeds at 80 m</w:t>
      </w:r>
      <w:r w:rsidR="002864AA">
        <w:t xml:space="preserve"> above ground level</w:t>
      </w:r>
      <w:r w:rsidR="000A4B43">
        <w:t xml:space="preserve"> (top)</w:t>
      </w:r>
      <w:r w:rsidR="0091478F">
        <w:t>, FINO2 wind speeds at 82 m</w:t>
      </w:r>
      <w:r w:rsidR="002864AA">
        <w:t xml:space="preserve"> above sea level</w:t>
      </w:r>
      <w:r w:rsidR="000A4B43">
        <w:t xml:space="preserve"> (middle)</w:t>
      </w:r>
      <w:r w:rsidR="0091478F">
        <w:t>, and Baltic-2 hub</w:t>
      </w:r>
      <w:ins w:id="333" w:author="Brice, Amy" w:date="2022-01-25T15:23:00Z">
        <w:r w:rsidR="00FA75C5">
          <w:t xml:space="preserve"> </w:t>
        </w:r>
      </w:ins>
      <w:del w:id="334" w:author="Brice, Amy" w:date="2022-01-25T15:23:00Z">
        <w:r w:rsidR="0091478F" w:rsidDel="00FA75C5">
          <w:delText>-</w:delText>
        </w:r>
      </w:del>
      <w:r w:rsidR="0091478F">
        <w:t>height power</w:t>
      </w:r>
      <w:r w:rsidR="000A4B43">
        <w:t xml:space="preserve"> </w:t>
      </w:r>
      <w:r w:rsidR="000A4B43">
        <w:lastRenderedPageBreak/>
        <w:t>(bottom)</w:t>
      </w:r>
      <w:r w:rsidR="0091478F">
        <w:t xml:space="preserve">. </w:t>
      </w:r>
      <w:r w:rsidR="007D1360">
        <w:t xml:space="preserve">In each </w:t>
      </w:r>
      <w:r w:rsidR="00CE5509">
        <w:t xml:space="preserve">data </w:t>
      </w:r>
      <w:r w:rsidR="007D1360">
        <w:t>column, e</w:t>
      </w:r>
      <w:r w:rsidR="0091478F">
        <w:t xml:space="preserve">ach dot represents an ensemble member, and the cross indicates </w:t>
      </w:r>
      <w:r w:rsidR="00B57D63">
        <w:t>the</w:t>
      </w:r>
      <w:r w:rsidR="0091478F">
        <w:t xml:space="preserve"> </w:t>
      </w:r>
      <w:r w:rsidR="00B03C37">
        <w:t xml:space="preserve">respective </w:t>
      </w:r>
      <w:r w:rsidR="0091478F">
        <w:t>ensemble average.</w:t>
      </w:r>
      <w:bookmarkEnd w:id="327"/>
      <w:r w:rsidR="0091478F">
        <w:t xml:space="preserve"> </w:t>
      </w:r>
    </w:p>
    <w:p w14:paraId="38693773" w14:textId="77777777" w:rsidR="004D0023" w:rsidRPr="005A774F" w:rsidRDefault="004D0023" w:rsidP="005A774F">
      <w:pPr>
        <w:pStyle w:val="BodyText"/>
      </w:pPr>
    </w:p>
    <w:p w14:paraId="1C411910" w14:textId="03EFC2A0" w:rsidR="00364104" w:rsidRPr="005A774F" w:rsidRDefault="00F063BD" w:rsidP="00E27398">
      <w:pPr>
        <w:pStyle w:val="BodyText"/>
      </w:pPr>
      <w:r w:rsidRPr="005A774F">
        <w:t>During the 7-day period</w:t>
      </w:r>
      <w:r w:rsidR="008A6D01">
        <w:t xml:space="preserve"> at the Baltic-2 wind farm</w:t>
      </w:r>
      <w:r w:rsidRPr="005A774F">
        <w:t xml:space="preserve">, </w:t>
      </w:r>
      <w:r w:rsidR="009D7233">
        <w:t xml:space="preserve">the </w:t>
      </w:r>
      <w:ins w:id="335" w:author="Anstedt, Sheri" w:date="2022-01-26T12:57:00Z">
        <w:r w:rsidR="00F75020">
          <w:t>five</w:t>
        </w:r>
      </w:ins>
      <w:del w:id="336" w:author="Anstedt, Sheri" w:date="2022-01-26T12:57:00Z">
        <w:r w:rsidR="009D7233" w:rsidDel="00F75020">
          <w:delText>5</w:delText>
        </w:r>
      </w:del>
      <w:r w:rsidR="009D7233">
        <w:t xml:space="preserve">-organization </w:t>
      </w:r>
      <w:r w:rsidRPr="005A774F">
        <w:t xml:space="preserve">ensemble mean </w:t>
      </w:r>
      <w:ins w:id="337" w:author="Brice, Amy" w:date="2022-01-25T15:26:00Z">
        <w:r w:rsidR="00C570A7">
          <w:t xml:space="preserve">is </w:t>
        </w:r>
      </w:ins>
      <w:r w:rsidRPr="005A774F">
        <w:t xml:space="preserve">never </w:t>
      </w:r>
      <w:del w:id="338" w:author="Brice, Amy" w:date="2022-01-25T15:26:00Z">
        <w:r w:rsidRPr="005A774F" w:rsidDel="00C570A7">
          <w:delText>turn</w:delText>
        </w:r>
        <w:r w:rsidR="00E27398" w:rsidDel="00C570A7">
          <w:delText>s</w:delText>
        </w:r>
        <w:r w:rsidRPr="005A774F" w:rsidDel="00C570A7">
          <w:delText xml:space="preserve"> out to be </w:delText>
        </w:r>
      </w:del>
      <w:r w:rsidRPr="005A774F">
        <w:t xml:space="preserve">the worst </w:t>
      </w:r>
      <w:r w:rsidR="0043715C">
        <w:t>wind</w:t>
      </w:r>
      <w:del w:id="339" w:author="Brice, Amy" w:date="2022-01-25T12:45:00Z">
        <w:r w:rsidR="0043715C" w:rsidDel="00195FEB">
          <w:delText>-</w:delText>
        </w:r>
      </w:del>
      <w:ins w:id="340" w:author="Brice, Amy" w:date="2022-01-25T12:45:00Z">
        <w:r w:rsidR="00195FEB">
          <w:t xml:space="preserve"> </w:t>
        </w:r>
      </w:ins>
      <w:r w:rsidR="0043715C">
        <w:t xml:space="preserve">power </w:t>
      </w:r>
      <w:r w:rsidRPr="005A774F">
        <w:t>forecast among the members</w:t>
      </w:r>
      <w:r w:rsidR="0043715C">
        <w:t xml:space="preserve"> at </w:t>
      </w:r>
      <w:r w:rsidR="00731ED9">
        <w:t>any</w:t>
      </w:r>
      <w:r w:rsidR="0043715C">
        <w:t xml:space="preserve"> given </w:t>
      </w:r>
      <w:r w:rsidR="00905E67">
        <w:t>hour</w:t>
      </w:r>
      <w:r w:rsidRPr="005A774F">
        <w:t xml:space="preserve">, </w:t>
      </w:r>
      <w:r w:rsidR="00984691">
        <w:t>and</w:t>
      </w:r>
      <w:r w:rsidRPr="005A774F">
        <w:t xml:space="preserve"> occasionally it is the best</w:t>
      </w:r>
      <w:r w:rsidR="00E27398">
        <w:t xml:space="preserve"> of all</w:t>
      </w:r>
      <w:r w:rsidR="006B3452">
        <w:t xml:space="preserve"> (</w:t>
      </w:r>
      <w:r w:rsidR="006B3452">
        <w:fldChar w:fldCharType="begin"/>
      </w:r>
      <w:r w:rsidR="006B3452">
        <w:instrText xml:space="preserve"> REF _Ref90384305 \h </w:instrText>
      </w:r>
      <w:r w:rsidR="006B3452">
        <w:fldChar w:fldCharType="separate"/>
      </w:r>
      <w:r w:rsidR="009F2393" w:rsidRPr="00CF2849">
        <w:t xml:space="preserve">Figure </w:t>
      </w:r>
      <w:r w:rsidR="009F2393">
        <w:rPr>
          <w:noProof/>
        </w:rPr>
        <w:t>5</w:t>
      </w:r>
      <w:r w:rsidR="006B3452">
        <w:fldChar w:fldCharType="end"/>
      </w:r>
      <w:r w:rsidR="006B3452">
        <w:t>)</w:t>
      </w:r>
      <w:r w:rsidR="00E27398">
        <w:t xml:space="preserve">. </w:t>
      </w:r>
      <w:r w:rsidR="009540DD" w:rsidRPr="005A774F">
        <w:t>More than half of the time, t</w:t>
      </w:r>
      <w:r w:rsidR="00364104" w:rsidRPr="005A774F">
        <w:t>he ensemble mean</w:t>
      </w:r>
      <w:r w:rsidR="009540DD" w:rsidRPr="005A774F">
        <w:t xml:space="preserve"> </w:t>
      </w:r>
      <w:commentRangeStart w:id="341"/>
      <w:r w:rsidR="009540DD" w:rsidRPr="005A774F">
        <w:t>ends up in the middle of the pack</w:t>
      </w:r>
      <w:commentRangeEnd w:id="341"/>
      <w:r w:rsidR="007E2974">
        <w:rPr>
          <w:rStyle w:val="CommentReference"/>
        </w:rPr>
        <w:commentReference w:id="341"/>
      </w:r>
      <w:r w:rsidR="00B62073" w:rsidRPr="005A774F">
        <w:t xml:space="preserve">, </w:t>
      </w:r>
      <w:del w:id="342" w:author="Brice, Amy" w:date="2022-01-25T15:27:00Z">
        <w:r w:rsidR="00CE5FF6" w:rsidRPr="005A774F" w:rsidDel="00ED5B16">
          <w:delText xml:space="preserve">being </w:delText>
        </w:r>
      </w:del>
      <w:r w:rsidR="009540DD" w:rsidRPr="005A774F">
        <w:t>rank</w:t>
      </w:r>
      <w:r w:rsidR="00E12552" w:rsidRPr="005A774F">
        <w:t>ed</w:t>
      </w:r>
      <w:r w:rsidR="009540DD" w:rsidRPr="005A774F">
        <w:t xml:space="preserve"> 3 or 4</w:t>
      </w:r>
      <w:r w:rsidR="00CE5FF6" w:rsidRPr="005A774F">
        <w:t xml:space="preserve">, </w:t>
      </w:r>
      <w:r w:rsidR="001F2BD1">
        <w:t xml:space="preserve">which </w:t>
      </w:r>
      <w:r w:rsidR="00CE5FF6" w:rsidRPr="005A774F">
        <w:t>fits our expectation.</w:t>
      </w:r>
      <w:r w:rsidR="00200FB3">
        <w:t xml:space="preserve"> Along the same line, the performance of the ensemble mean is above average for more than half </w:t>
      </w:r>
      <w:del w:id="343" w:author="Brice, Amy" w:date="2022-01-25T15:27:00Z">
        <w:r w:rsidR="00200FB3" w:rsidDel="00ED5B16">
          <w:delText xml:space="preserve">of </w:delText>
        </w:r>
      </w:del>
      <w:r w:rsidR="00200FB3">
        <w:t>the time.</w:t>
      </w:r>
      <w:r w:rsidR="00CE5FF6" w:rsidRPr="005A774F">
        <w:t xml:space="preserve"> </w:t>
      </w:r>
      <w:r w:rsidR="00107CA8">
        <w:t>Meanwhile,</w:t>
      </w:r>
      <w:r w:rsidR="00FC6882">
        <w:t xml:space="preserve"> the individual </w:t>
      </w:r>
      <w:r w:rsidR="00064FF0">
        <w:t>forecasts</w:t>
      </w:r>
      <w:r w:rsidR="00FC6882">
        <w:t xml:space="preserve"> of</w:t>
      </w:r>
      <w:r w:rsidR="00107CA8">
        <w:t xml:space="preserve"> </w:t>
      </w:r>
      <w:r w:rsidR="00FC6882">
        <w:t>all</w:t>
      </w:r>
      <w:r w:rsidR="00780497">
        <w:t xml:space="preserve"> </w:t>
      </w:r>
      <w:ins w:id="344" w:author="Brice, Amy" w:date="2022-01-25T16:00:00Z">
        <w:r w:rsidR="007D5969">
          <w:t>five</w:t>
        </w:r>
      </w:ins>
      <w:del w:id="345" w:author="Brice, Amy" w:date="2022-01-25T15:59:00Z">
        <w:r w:rsidR="00780497" w:rsidDel="007D5969">
          <w:delText>5</w:delText>
        </w:r>
      </w:del>
      <w:r w:rsidR="00780497">
        <w:t xml:space="preserve"> </w:t>
      </w:r>
      <w:r w:rsidR="00FC6882">
        <w:t xml:space="preserve">organizations </w:t>
      </w:r>
      <w:r w:rsidR="00905E67">
        <w:t xml:space="preserve">have been the worst </w:t>
      </w:r>
      <w:r w:rsidR="00FE5C77">
        <w:t>for</w:t>
      </w:r>
      <w:r w:rsidR="00905E67">
        <w:t xml:space="preserve"> some </w:t>
      </w:r>
      <w:r w:rsidR="00490AD1">
        <w:t>period</w:t>
      </w:r>
      <w:r w:rsidR="006139C9">
        <w:t>s</w:t>
      </w:r>
      <w:r w:rsidR="002278C8">
        <w:t xml:space="preserve">, and p5 </w:t>
      </w:r>
      <w:r w:rsidR="00E9037F">
        <w:t>is</w:t>
      </w:r>
      <w:r w:rsidR="002278C8">
        <w:t xml:space="preserve"> ranked first for more than a quarter of the time. </w:t>
      </w:r>
    </w:p>
    <w:p w14:paraId="0C8E0023" w14:textId="77777777" w:rsidR="00B7313F" w:rsidRPr="005A774F" w:rsidRDefault="00B7313F" w:rsidP="005A774F">
      <w:pPr>
        <w:pStyle w:val="BodyText"/>
      </w:pPr>
    </w:p>
    <w:p w14:paraId="5023703F" w14:textId="1FB5C607" w:rsidR="00C33FE6" w:rsidRPr="00ED1E1D" w:rsidRDefault="00ED1E1D" w:rsidP="00ED1E1D">
      <w:pPr>
        <w:jc w:val="center"/>
        <w:rPr>
          <w:rFonts w:ascii="Times New Roman" w:hAnsi="Times New Roman"/>
          <w:sz w:val="24"/>
        </w:rPr>
      </w:pPr>
      <w:r w:rsidRPr="00ED1E1D">
        <w:rPr>
          <w:noProof/>
          <w:sz w:val="24"/>
        </w:rPr>
        <w:drawing>
          <wp:inline distT="0" distB="0" distL="0" distR="0" wp14:anchorId="7697F12B" wp14:editId="6DA16A11">
            <wp:extent cx="5437170" cy="3237865"/>
            <wp:effectExtent l="0" t="0" r="0" b="0"/>
            <wp:docPr id="46" name="Picture 46" descr="A picture containing text, transport, traffic ligh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transport, traffic light, vector graphic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3621" cy="3247662"/>
                    </a:xfrm>
                    <a:prstGeom prst="rect">
                      <a:avLst/>
                    </a:prstGeom>
                    <a:noFill/>
                    <a:ln>
                      <a:noFill/>
                    </a:ln>
                  </pic:spPr>
                </pic:pic>
              </a:graphicData>
            </a:graphic>
          </wp:inline>
        </w:drawing>
      </w:r>
    </w:p>
    <w:p w14:paraId="7BA114C2" w14:textId="1C647B30" w:rsidR="00C33FE6" w:rsidRPr="00CF2849" w:rsidRDefault="00C33FE6" w:rsidP="00CF2849">
      <w:pPr>
        <w:pStyle w:val="Caption-Fig"/>
      </w:pPr>
      <w:bookmarkStart w:id="346" w:name="_Ref90384305"/>
      <w:bookmarkStart w:id="347" w:name="_Toc94021883"/>
      <w:r w:rsidRPr="00CF2849">
        <w:t xml:space="preserve">Figure </w:t>
      </w:r>
      <w:r>
        <w:fldChar w:fldCharType="begin"/>
      </w:r>
      <w:r>
        <w:instrText>SEQ Figure \* ARABIC</w:instrText>
      </w:r>
      <w:r>
        <w:fldChar w:fldCharType="separate"/>
      </w:r>
      <w:r w:rsidR="009F2393">
        <w:rPr>
          <w:noProof/>
        </w:rPr>
        <w:t>5</w:t>
      </w:r>
      <w:r>
        <w:fldChar w:fldCharType="end"/>
      </w:r>
      <w:bookmarkEnd w:id="346"/>
      <w:r w:rsidRPr="00CF2849">
        <w:t>.</w:t>
      </w:r>
      <w:r w:rsidRPr="00CF2849">
        <w:tab/>
      </w:r>
      <w:r w:rsidR="00CF2849" w:rsidRPr="00CF2849">
        <w:t xml:space="preserve">The rank of </w:t>
      </w:r>
      <w:ins w:id="348" w:author="Brice, Amy" w:date="2022-01-25T15:24:00Z">
        <w:r w:rsidR="00532D55">
          <w:t xml:space="preserve">the </w:t>
        </w:r>
      </w:ins>
      <w:r w:rsidR="00CF2849" w:rsidRPr="00CF2849">
        <w:t>absolute error of hourly power forecast among</w:t>
      </w:r>
      <w:r w:rsidR="004B362C">
        <w:t xml:space="preserve"> six time series:</w:t>
      </w:r>
      <w:r w:rsidR="00CF2849" w:rsidRPr="00CF2849">
        <w:t xml:space="preserve"> </w:t>
      </w:r>
      <w:r w:rsidR="003D4188">
        <w:t xml:space="preserve">p1, </w:t>
      </w:r>
      <w:r w:rsidR="00CF2849" w:rsidRPr="00CF2849">
        <w:t xml:space="preserve">the </w:t>
      </w:r>
      <w:del w:id="349" w:author="Brice, Amy" w:date="2022-01-25T16:00:00Z">
        <w:r w:rsidR="003D4188" w:rsidDel="007D5969">
          <w:delText>4</w:delText>
        </w:r>
      </w:del>
      <w:ins w:id="350" w:author="Brice, Amy" w:date="2022-01-25T16:00:00Z">
        <w:r w:rsidR="007D5969">
          <w:t>four</w:t>
        </w:r>
      </w:ins>
      <w:r w:rsidR="00297A6A">
        <w:t xml:space="preserve"> </w:t>
      </w:r>
      <w:r w:rsidR="002A0A19">
        <w:t>intra</w:t>
      </w:r>
      <w:del w:id="351" w:author="Anstedt, Sheri" w:date="2022-01-26T12:57:00Z">
        <w:r w:rsidR="002A0A19" w:rsidDel="00F75020">
          <w:delText>-</w:delText>
        </w:r>
      </w:del>
      <w:r w:rsidR="00297A6A">
        <w:t>organization</w:t>
      </w:r>
      <w:r w:rsidR="002A0A19">
        <w:t xml:space="preserve"> ensemble mean</w:t>
      </w:r>
      <w:r w:rsidR="00297A6A">
        <w:t>s</w:t>
      </w:r>
      <w:r w:rsidR="003D4188">
        <w:t>,</w:t>
      </w:r>
      <w:r w:rsidR="00297A6A">
        <w:t xml:space="preserve"> </w:t>
      </w:r>
      <w:r w:rsidR="00CF2849" w:rsidRPr="00CF2849">
        <w:t xml:space="preserve">and </w:t>
      </w:r>
      <w:r w:rsidR="002C5167">
        <w:t xml:space="preserve">the </w:t>
      </w:r>
      <w:ins w:id="352" w:author="Anstedt, Sheri" w:date="2022-01-26T12:57:00Z">
        <w:r w:rsidR="00F75020">
          <w:t>five</w:t>
        </w:r>
      </w:ins>
      <w:del w:id="353" w:author="Anstedt, Sheri" w:date="2022-01-26T12:57:00Z">
        <w:r w:rsidR="002C5167" w:rsidDel="00F75020">
          <w:delText>5</w:delText>
        </w:r>
      </w:del>
      <w:r w:rsidR="002C5167">
        <w:t>-organization</w:t>
      </w:r>
      <w:r w:rsidR="00297A6A">
        <w:t xml:space="preserve"> ensemble</w:t>
      </w:r>
      <w:r w:rsidR="00CF2849" w:rsidRPr="00CF2849">
        <w:t xml:space="preserve"> mean</w:t>
      </w:r>
      <w:r w:rsidR="0056092D">
        <w:t xml:space="preserve"> (top left as “avg”)</w:t>
      </w:r>
      <w:r w:rsidR="00CF2849" w:rsidRPr="00CF2849">
        <w:t xml:space="preserve"> at the Baltic-2 wind farm. A member is ranked 1 for an hour when its power forecast error is the lowest among all members</w:t>
      </w:r>
      <w:r w:rsidR="00636790">
        <w:t>, including the ensemble mean,</w:t>
      </w:r>
      <w:r w:rsidR="00CF2849" w:rsidRPr="00CF2849">
        <w:t xml:space="preserve"> at that hour. Each pie chart illustrates the portion of the ranks over the 7-day period</w:t>
      </w:r>
      <w:ins w:id="354" w:author="Brice, Amy" w:date="2022-01-25T15:25:00Z">
        <w:r w:rsidR="00C570A7">
          <w:t xml:space="preserve"> that</w:t>
        </w:r>
      </w:ins>
      <w:r w:rsidR="00CF2849" w:rsidRPr="00CF2849">
        <w:t xml:space="preserve"> each member holds.</w:t>
      </w:r>
      <w:bookmarkEnd w:id="347"/>
    </w:p>
    <w:p w14:paraId="020F6206" w14:textId="76901238" w:rsidR="00D41D93" w:rsidRDefault="00D41D93" w:rsidP="001A3CED">
      <w:pPr>
        <w:pStyle w:val="BodyText"/>
      </w:pPr>
    </w:p>
    <w:p w14:paraId="77BDC6B5" w14:textId="69ECB705" w:rsidR="006601DD" w:rsidRPr="005A774F" w:rsidRDefault="006601DD" w:rsidP="0072026C">
      <w:pPr>
        <w:pStyle w:val="BodyText"/>
      </w:pPr>
      <w:r>
        <w:t xml:space="preserve">Even its overall performance is above average, the error distribution of the </w:t>
      </w:r>
      <w:ins w:id="355" w:author="Anstedt, Sheri" w:date="2022-01-26T12:57:00Z">
        <w:r w:rsidR="00F75020">
          <w:t>five</w:t>
        </w:r>
      </w:ins>
      <w:del w:id="356" w:author="Anstedt, Sheri" w:date="2022-01-26T12:57:00Z">
        <w:r w:rsidDel="00F75020">
          <w:delText>5</w:delText>
        </w:r>
      </w:del>
      <w:r>
        <w:t xml:space="preserve">-organization ensemble mean does not wildly differ from those of its members. </w:t>
      </w:r>
      <w:r w:rsidRPr="005A774F">
        <w:t xml:space="preserve">The underlying absolute error distributions of </w:t>
      </w:r>
      <w:r>
        <w:t>wind</w:t>
      </w:r>
      <w:del w:id="357" w:author="Brice, Amy" w:date="2022-01-25T12:45:00Z">
        <w:r w:rsidDel="00195FEB">
          <w:delText>-</w:delText>
        </w:r>
      </w:del>
      <w:ins w:id="358" w:author="Brice, Amy" w:date="2022-01-25T12:45:00Z">
        <w:r w:rsidR="00195FEB">
          <w:t xml:space="preserve"> </w:t>
        </w:r>
      </w:ins>
      <w:r w:rsidRPr="005A774F">
        <w:t>power forecasts are analogous to the probability density function of an exponential distribution, where the magnitude of most errors is small and close to 0</w:t>
      </w:r>
      <w:r>
        <w:t xml:space="preserve"> (</w:t>
      </w:r>
      <w:r w:rsidR="00FD1A13">
        <w:fldChar w:fldCharType="begin"/>
      </w:r>
      <w:r w:rsidR="00FD1A13">
        <w:instrText xml:space="preserve"> REF _Ref92290080 \h </w:instrText>
      </w:r>
      <w:r w:rsidR="00FD1A13">
        <w:fldChar w:fldCharType="separate"/>
      </w:r>
      <w:r w:rsidR="009F2393" w:rsidRPr="00CF2849">
        <w:t xml:space="preserve">Figure </w:t>
      </w:r>
      <w:r w:rsidR="009F2393">
        <w:rPr>
          <w:noProof/>
        </w:rPr>
        <w:t>6</w:t>
      </w:r>
      <w:r w:rsidR="00FD1A13">
        <w:fldChar w:fldCharType="end"/>
      </w:r>
      <w:r>
        <w:t>)</w:t>
      </w:r>
      <w:r w:rsidRPr="005A774F">
        <w:t xml:space="preserve">. </w:t>
      </w:r>
      <w:r w:rsidR="00EA2C51">
        <w:t xml:space="preserve">To </w:t>
      </w:r>
      <w:r w:rsidR="00F048C7">
        <w:t xml:space="preserve">examine whether the absolute error distributions </w:t>
      </w:r>
      <w:r w:rsidR="00E74862">
        <w:t>statistically</w:t>
      </w:r>
      <w:r w:rsidR="00F048C7">
        <w:t xml:space="preserve"> differ from each other, we use the </w:t>
      </w:r>
      <w:r w:rsidR="00F048C7" w:rsidRPr="005A774F">
        <w:t>two-sample Kolmogorov-Smirnov test</w:t>
      </w:r>
      <w:r w:rsidR="00F048C7">
        <w:t xml:space="preserve"> for each pair of the </w:t>
      </w:r>
      <w:r w:rsidR="00072A79">
        <w:t>distributions.</w:t>
      </w:r>
      <w:r w:rsidR="00F048C7">
        <w:t xml:space="preserve"> </w:t>
      </w:r>
      <w:r w:rsidRPr="005A774F">
        <w:t>Based on the</w:t>
      </w:r>
      <w:r w:rsidR="00072A79">
        <w:t xml:space="preserve"> </w:t>
      </w:r>
      <w:r w:rsidRPr="005A774F">
        <w:t xml:space="preserve">Kolmogorov-Smirnov test with an alpha of 0.05, </w:t>
      </w:r>
      <w:r w:rsidR="00243C25">
        <w:t>p4’s</w:t>
      </w:r>
      <w:r w:rsidR="00243C25" w:rsidRPr="005A774F">
        <w:t xml:space="preserve"> absolute error distribution</w:t>
      </w:r>
      <w:r w:rsidR="00E74862">
        <w:t xml:space="preserve"> is significantly </w:t>
      </w:r>
      <w:r w:rsidR="00E74862">
        <w:lastRenderedPageBreak/>
        <w:t xml:space="preserve">different </w:t>
      </w:r>
      <w:r w:rsidR="00F96559">
        <w:t xml:space="preserve">from </w:t>
      </w:r>
      <w:r w:rsidR="002A15D2">
        <w:t xml:space="preserve">the </w:t>
      </w:r>
      <w:r w:rsidR="00F96559">
        <w:t xml:space="preserve">other distributions except for p3’s. </w:t>
      </w:r>
      <w:r w:rsidR="0072026C">
        <w:t>T</w:t>
      </w:r>
      <w:r w:rsidRPr="005A774F">
        <w:t xml:space="preserve">he absolute error distribution of the </w:t>
      </w:r>
      <w:ins w:id="359" w:author="Anstedt, Sheri" w:date="2022-01-26T12:58:00Z">
        <w:r w:rsidR="00F75020">
          <w:t>five</w:t>
        </w:r>
      </w:ins>
      <w:del w:id="360" w:author="Anstedt, Sheri" w:date="2022-01-26T12:58:00Z">
        <w:r w:rsidDel="00F75020">
          <w:delText>5</w:delText>
        </w:r>
      </w:del>
      <w:r>
        <w:t xml:space="preserve">-organization </w:t>
      </w:r>
      <w:r w:rsidRPr="005A774F">
        <w:t xml:space="preserve">ensemble mean is </w:t>
      </w:r>
      <w:r w:rsidR="00306A50">
        <w:t xml:space="preserve">also </w:t>
      </w:r>
      <w:r w:rsidRPr="005A774F">
        <w:t xml:space="preserve">statistically different from </w:t>
      </w:r>
      <w:r w:rsidR="00306A50">
        <w:t>p4’s.</w:t>
      </w:r>
      <w:r w:rsidR="001C4925">
        <w:t xml:space="preserve"> </w:t>
      </w:r>
      <w:r w:rsidRPr="005A774F">
        <w:t xml:space="preserve">Therefore, </w:t>
      </w:r>
      <w:commentRangeStart w:id="361"/>
      <w:r w:rsidR="00754FB1">
        <w:t>even</w:t>
      </w:r>
      <w:commentRangeEnd w:id="361"/>
      <w:r w:rsidR="00196A25">
        <w:rPr>
          <w:rStyle w:val="CommentReference"/>
        </w:rPr>
        <w:commentReference w:id="361"/>
      </w:r>
      <w:r w:rsidR="00754FB1">
        <w:t xml:space="preserve"> the </w:t>
      </w:r>
      <w:ins w:id="362" w:author="Anstedt, Sheri" w:date="2022-01-26T12:58:00Z">
        <w:r w:rsidR="00F75020">
          <w:t>five</w:t>
        </w:r>
      </w:ins>
      <w:del w:id="363" w:author="Anstedt, Sheri" w:date="2022-01-26T12:58:00Z">
        <w:r w:rsidR="00754FB1" w:rsidDel="00F75020">
          <w:delText>5</w:delText>
        </w:r>
      </w:del>
      <w:r w:rsidR="00754FB1">
        <w:t>-organization ensemble mean often yields above</w:t>
      </w:r>
      <w:ins w:id="364" w:author="Brice, Amy" w:date="2022-01-25T15:29:00Z">
        <w:r w:rsidR="00196A25">
          <w:t>-</w:t>
        </w:r>
      </w:ins>
      <w:del w:id="365" w:author="Brice, Amy" w:date="2022-01-25T15:29:00Z">
        <w:r w:rsidR="00754FB1" w:rsidDel="00196A25">
          <w:delText xml:space="preserve"> </w:delText>
        </w:r>
      </w:del>
      <w:r w:rsidR="00754FB1">
        <w:t>average results (</w:t>
      </w:r>
      <w:r w:rsidR="00754FB1">
        <w:fldChar w:fldCharType="begin"/>
      </w:r>
      <w:r w:rsidR="00754FB1">
        <w:instrText xml:space="preserve"> REF _Ref90384305 \h </w:instrText>
      </w:r>
      <w:r w:rsidR="00754FB1">
        <w:fldChar w:fldCharType="separate"/>
      </w:r>
      <w:r w:rsidR="009F2393" w:rsidRPr="00CF2849">
        <w:t xml:space="preserve">Figure </w:t>
      </w:r>
      <w:r w:rsidR="009F2393">
        <w:rPr>
          <w:noProof/>
        </w:rPr>
        <w:t>5</w:t>
      </w:r>
      <w:r w:rsidR="00754FB1">
        <w:fldChar w:fldCharType="end"/>
      </w:r>
      <w:r w:rsidR="00754FB1">
        <w:t xml:space="preserve">), </w:t>
      </w:r>
      <w:r w:rsidRPr="005A774F">
        <w:t xml:space="preserve">we cannot conclude that </w:t>
      </w:r>
      <w:r w:rsidR="00F52F5E">
        <w:t>its</w:t>
      </w:r>
      <w:r w:rsidRPr="005A774F">
        <w:t xml:space="preserve"> error distribution differs from those of all the members. </w:t>
      </w:r>
    </w:p>
    <w:p w14:paraId="1017E99B" w14:textId="77777777" w:rsidR="006601DD" w:rsidRDefault="006601DD" w:rsidP="001A3CED">
      <w:pPr>
        <w:pStyle w:val="BodyText"/>
      </w:pPr>
    </w:p>
    <w:p w14:paraId="10DED73F" w14:textId="648D51AA" w:rsidR="006601DD" w:rsidRPr="006601DD" w:rsidRDefault="006601DD" w:rsidP="00A17027">
      <w:pPr>
        <w:jc w:val="center"/>
        <w:rPr>
          <w:rFonts w:ascii="Times New Roman" w:hAnsi="Times New Roman"/>
          <w:sz w:val="24"/>
        </w:rPr>
      </w:pPr>
      <w:r w:rsidRPr="006601DD">
        <w:rPr>
          <w:noProof/>
        </w:rPr>
        <w:drawing>
          <wp:inline distT="0" distB="0" distL="0" distR="0" wp14:anchorId="05866BB6" wp14:editId="40A2524B">
            <wp:extent cx="5448300" cy="3253633"/>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7870" cy="3259348"/>
                    </a:xfrm>
                    <a:prstGeom prst="rect">
                      <a:avLst/>
                    </a:prstGeom>
                    <a:noFill/>
                    <a:ln>
                      <a:noFill/>
                    </a:ln>
                  </pic:spPr>
                </pic:pic>
              </a:graphicData>
            </a:graphic>
          </wp:inline>
        </w:drawing>
      </w:r>
    </w:p>
    <w:p w14:paraId="4B263C05" w14:textId="7DF695E6" w:rsidR="006601DD" w:rsidRDefault="006601DD" w:rsidP="008C338B">
      <w:pPr>
        <w:pStyle w:val="Caption-Fig"/>
      </w:pPr>
      <w:bookmarkStart w:id="366" w:name="_Ref92290080"/>
      <w:bookmarkStart w:id="367" w:name="_Toc94021884"/>
      <w:r w:rsidRPr="00CF2849">
        <w:t xml:space="preserve">Figure </w:t>
      </w:r>
      <w:r>
        <w:fldChar w:fldCharType="begin"/>
      </w:r>
      <w:r>
        <w:instrText>SEQ Figure \* ARABIC</w:instrText>
      </w:r>
      <w:r>
        <w:fldChar w:fldCharType="separate"/>
      </w:r>
      <w:r w:rsidR="009F2393">
        <w:rPr>
          <w:noProof/>
        </w:rPr>
        <w:t>6</w:t>
      </w:r>
      <w:r>
        <w:fldChar w:fldCharType="end"/>
      </w:r>
      <w:bookmarkEnd w:id="366"/>
      <w:r w:rsidRPr="00CF2849">
        <w:t>.</w:t>
      </w:r>
      <w:r w:rsidRPr="00CF2849">
        <w:tab/>
      </w:r>
      <w:r w:rsidR="00DF3E96">
        <w:t>H</w:t>
      </w:r>
      <w:r w:rsidR="00494FAD">
        <w:t>istogram</w:t>
      </w:r>
      <w:r w:rsidR="00DF3E96">
        <w:t>s</w:t>
      </w:r>
      <w:r w:rsidR="00494FAD">
        <w:t xml:space="preserve"> of</w:t>
      </w:r>
      <w:r w:rsidRPr="00CF2849">
        <w:t xml:space="preserve"> absolute error</w:t>
      </w:r>
      <w:r w:rsidR="00494FAD">
        <w:t>s</w:t>
      </w:r>
      <w:r w:rsidRPr="00CF2849">
        <w:t xml:space="preserve"> of </w:t>
      </w:r>
      <w:ins w:id="368" w:author="Anstedt, Sheri" w:date="2022-01-26T12:59:00Z">
        <w:r w:rsidR="0029687F">
          <w:t xml:space="preserve">the </w:t>
        </w:r>
      </w:ins>
      <w:r w:rsidRPr="00CF2849">
        <w:t xml:space="preserve">hourly power forecast </w:t>
      </w:r>
      <w:r w:rsidR="00BB51B2">
        <w:t xml:space="preserve">over the 7-day period </w:t>
      </w:r>
      <w:r w:rsidRPr="00CF2849">
        <w:t>at the Baltic-2 wind farm.</w:t>
      </w:r>
      <w:r w:rsidR="00494FAD">
        <w:t xml:space="preserve"> The </w:t>
      </w:r>
      <w:ins w:id="369" w:author="Anstedt, Sheri" w:date="2022-01-26T12:59:00Z">
        <w:r w:rsidR="0029687F">
          <w:t>five</w:t>
        </w:r>
      </w:ins>
      <w:del w:id="370" w:author="Anstedt, Sheri" w:date="2022-01-26T12:59:00Z">
        <w:r w:rsidR="00494FAD" w:rsidDel="0029687F">
          <w:delText>5</w:delText>
        </w:r>
      </w:del>
      <w:r w:rsidR="00494FAD">
        <w:t>-organization ensemble</w:t>
      </w:r>
      <w:r w:rsidR="00494FAD" w:rsidRPr="00CF2849">
        <w:t xml:space="preserve"> mean</w:t>
      </w:r>
      <w:r w:rsidR="00494FAD">
        <w:t xml:space="preserve"> is marked as “</w:t>
      </w:r>
      <w:commentRangeStart w:id="371"/>
      <w:r w:rsidR="00494FAD">
        <w:t>avg</w:t>
      </w:r>
      <w:commentRangeEnd w:id="371"/>
      <w:r w:rsidR="0029687F">
        <w:rPr>
          <w:rStyle w:val="CommentReference"/>
          <w:color w:val="auto"/>
        </w:rPr>
        <w:commentReference w:id="371"/>
      </w:r>
      <w:ins w:id="372" w:author="Brice, Amy" w:date="2022-01-25T15:29:00Z">
        <w:r w:rsidR="00196A25">
          <w:t>.</w:t>
        </w:r>
      </w:ins>
      <w:r w:rsidR="00494FAD">
        <w:t>”</w:t>
      </w:r>
      <w:bookmarkEnd w:id="367"/>
      <w:del w:id="373" w:author="Brice, Amy" w:date="2022-01-25T15:29:00Z">
        <w:r w:rsidR="00494FAD" w:rsidDel="00196A25">
          <w:delText>.</w:delText>
        </w:r>
      </w:del>
      <w:r w:rsidR="00494FAD">
        <w:t xml:space="preserve"> </w:t>
      </w:r>
    </w:p>
    <w:p w14:paraId="52298EA0" w14:textId="77777777" w:rsidR="006601DD" w:rsidRDefault="006601DD" w:rsidP="001A3CED">
      <w:pPr>
        <w:pStyle w:val="BodyText"/>
      </w:pPr>
    </w:p>
    <w:p w14:paraId="4910FC31" w14:textId="25B88471" w:rsidR="00CF2849" w:rsidRPr="00CF2849" w:rsidRDefault="00CF2849" w:rsidP="001A3CED">
      <w:pPr>
        <w:pStyle w:val="BodyText"/>
      </w:pPr>
      <w:r w:rsidRPr="00CF2849">
        <w:t xml:space="preserve">To </w:t>
      </w:r>
      <w:r w:rsidR="004C34B5">
        <w:t>investigate</w:t>
      </w:r>
      <w:r w:rsidRPr="00CF2849">
        <w:t xml:space="preserve"> why the ensemble </w:t>
      </w:r>
      <w:r w:rsidR="00430FD9">
        <w:t>means</w:t>
      </w:r>
      <w:r w:rsidRPr="00CF2849">
        <w:t xml:space="preserve"> yield lower </w:t>
      </w:r>
      <w:r w:rsidR="006269EB">
        <w:t>errors</w:t>
      </w:r>
      <w:r w:rsidRPr="00CF2849">
        <w:t xml:space="preserve"> than their members, we transform</w:t>
      </w:r>
      <w:r w:rsidR="002B2163">
        <w:t>ed</w:t>
      </w:r>
      <w:r w:rsidRPr="00CF2849">
        <w:t xml:space="preserve"> the </w:t>
      </w:r>
      <w:r w:rsidR="00B55A9B">
        <w:t xml:space="preserve">time series of </w:t>
      </w:r>
      <w:r w:rsidR="00813E09">
        <w:t xml:space="preserve">hourly </w:t>
      </w:r>
      <w:r w:rsidRPr="00CF2849">
        <w:t xml:space="preserve">power forecast errors into power spectra. Using a power spectrum, we can understand how </w:t>
      </w:r>
      <w:r w:rsidR="006269EB">
        <w:t>each forecast</w:t>
      </w:r>
      <w:r w:rsidRPr="00CF2849">
        <w:t xml:space="preserve"> perform</w:t>
      </w:r>
      <w:r w:rsidR="006269EB">
        <w:t>s</w:t>
      </w:r>
      <w:r w:rsidRPr="00CF2849">
        <w:t xml:space="preserve"> during </w:t>
      </w:r>
      <w:r w:rsidR="00675A3C">
        <w:t>wind</w:t>
      </w:r>
      <w:ins w:id="374" w:author="Brice, Amy" w:date="2022-01-25T12:45:00Z">
        <w:r w:rsidR="00195FEB">
          <w:t xml:space="preserve"> </w:t>
        </w:r>
      </w:ins>
      <w:del w:id="375" w:author="Brice, Amy" w:date="2022-01-25T12:45:00Z">
        <w:r w:rsidR="00675A3C" w:rsidDel="00195FEB">
          <w:delText>-</w:delText>
        </w:r>
      </w:del>
      <w:r w:rsidRPr="00CF2849">
        <w:t xml:space="preserve">power fluctuations of various frequencies. The integral of the spectral components </w:t>
      </w:r>
      <w:r w:rsidR="00330224">
        <w:t>across</w:t>
      </w:r>
      <w:r w:rsidRPr="00CF2849">
        <w:t xml:space="preserve"> all the frequencies corresponds to the</w:t>
      </w:r>
      <w:r w:rsidR="00104F6B">
        <w:t xml:space="preserve"> error variance</w:t>
      </w:r>
      <w:r w:rsidRPr="00CF2849">
        <w:t xml:space="preserve"> </w:t>
      </w:r>
      <w:r w:rsidR="00980BE8">
        <w:t>of the time series</w:t>
      </w:r>
      <w:r w:rsidRPr="00CF2849">
        <w:t xml:space="preserve">. Therefore, when the </w:t>
      </w:r>
      <w:r w:rsidR="000F1302">
        <w:t>integra</w:t>
      </w:r>
      <w:r w:rsidR="00576929">
        <w:t>ted</w:t>
      </w:r>
      <w:r w:rsidRPr="00CF2849">
        <w:t xml:space="preserve"> power spectral density is lower than the others, the associated RMSE is also lower than the others.</w:t>
      </w:r>
      <w:r w:rsidR="00BD1C5A">
        <w:t xml:space="preserve"> </w:t>
      </w:r>
    </w:p>
    <w:p w14:paraId="5CCCD221" w14:textId="3822E29C" w:rsidR="00CF2849" w:rsidRDefault="00CF2849" w:rsidP="001A3CED">
      <w:pPr>
        <w:pStyle w:val="BodyText"/>
      </w:pPr>
      <w:r w:rsidRPr="00CF2849">
        <w:t>The</w:t>
      </w:r>
      <w:r w:rsidR="009548CA">
        <w:t xml:space="preserve"> </w:t>
      </w:r>
      <w:ins w:id="376" w:author="Anstedt, Sheri" w:date="2022-01-26T12:59:00Z">
        <w:r w:rsidR="0029687F">
          <w:t>five</w:t>
        </w:r>
      </w:ins>
      <w:del w:id="377" w:author="Anstedt, Sheri" w:date="2022-01-26T12:59:00Z">
        <w:r w:rsidR="009548CA" w:rsidDel="0029687F">
          <w:delText>5</w:delText>
        </w:r>
      </w:del>
      <w:r w:rsidR="009548CA">
        <w:t>-organization</w:t>
      </w:r>
      <w:r w:rsidRPr="00CF2849">
        <w:t xml:space="preserve"> ensemble mean smooths out the extremes of </w:t>
      </w:r>
      <w:r w:rsidR="00667079">
        <w:t>its members</w:t>
      </w:r>
      <w:r w:rsidRPr="00CF2849">
        <w:t>, lead</w:t>
      </w:r>
      <w:r w:rsidR="003F2C3D">
        <w:t>ing</w:t>
      </w:r>
      <w:r w:rsidRPr="00CF2849">
        <w:t xml:space="preserve"> to lower power forecast errors, and a spectrum of lower</w:t>
      </w:r>
      <w:r w:rsidR="000335E7">
        <w:t xml:space="preserve"> integrated</w:t>
      </w:r>
      <w:r w:rsidRPr="00CF2849">
        <w:t xml:space="preserve"> magnitude</w:t>
      </w:r>
      <w:r w:rsidR="00954CCE">
        <w:t xml:space="preserve"> (</w:t>
      </w:r>
      <w:r w:rsidR="00954CCE">
        <w:fldChar w:fldCharType="begin"/>
      </w:r>
      <w:r w:rsidR="00954CCE">
        <w:instrText xml:space="preserve"> REF _Ref90384852 \h </w:instrText>
      </w:r>
      <w:r w:rsidR="00954CCE">
        <w:fldChar w:fldCharType="separate"/>
      </w:r>
      <w:r w:rsidR="009F2393" w:rsidRPr="00CF2849">
        <w:t xml:space="preserve">Figure </w:t>
      </w:r>
      <w:r w:rsidR="009F2393">
        <w:rPr>
          <w:noProof/>
        </w:rPr>
        <w:t>7</w:t>
      </w:r>
      <w:r w:rsidR="00954CCE">
        <w:fldChar w:fldCharType="end"/>
      </w:r>
      <w:r w:rsidR="00954CCE">
        <w:t>)</w:t>
      </w:r>
      <w:r w:rsidRPr="00CF2849">
        <w:t xml:space="preserve">. For example, the </w:t>
      </w:r>
      <w:r w:rsidR="003F2C3D">
        <w:t xml:space="preserve">wind </w:t>
      </w:r>
      <w:r w:rsidRPr="00CF2849">
        <w:t>power patterns fluctuating at about 2.</w:t>
      </w:r>
      <w:r w:rsidR="00CA15BC">
        <w:t>1</w:t>
      </w:r>
      <w:r w:rsidRPr="00CF2849">
        <w:t xml:space="preserve"> hours are better captured by the </w:t>
      </w:r>
      <w:ins w:id="378" w:author="Anstedt, Sheri" w:date="2022-01-26T13:00:00Z">
        <w:r w:rsidR="0029687F">
          <w:t>five</w:t>
        </w:r>
      </w:ins>
      <w:del w:id="379" w:author="Anstedt, Sheri" w:date="2022-01-26T13:00:00Z">
        <w:r w:rsidR="00DE3F3E" w:rsidDel="0029687F">
          <w:delText>5</w:delText>
        </w:r>
      </w:del>
      <w:r w:rsidR="00DE3F3E">
        <w:t xml:space="preserve">-organization </w:t>
      </w:r>
      <w:r w:rsidRPr="00CF2849">
        <w:t>ensemble mean</w:t>
      </w:r>
      <w:ins w:id="380" w:author="Brice, Amy" w:date="2022-01-25T15:30:00Z">
        <w:r w:rsidR="008B7417">
          <w:t>,</w:t>
        </w:r>
      </w:ins>
      <w:r w:rsidRPr="00CF2849">
        <w:t xml:space="preserve"> and hence its power error</w:t>
      </w:r>
      <w:r w:rsidR="00425B12">
        <w:t>s</w:t>
      </w:r>
      <w:r w:rsidRPr="00CF2849">
        <w:t xml:space="preserve"> at </w:t>
      </w:r>
      <w:r w:rsidR="00954CCE">
        <w:t>that</w:t>
      </w:r>
      <w:r w:rsidRPr="00CF2849">
        <w:t xml:space="preserve"> frequency </w:t>
      </w:r>
      <w:r w:rsidR="00425B12">
        <w:t>are</w:t>
      </w:r>
      <w:r w:rsidRPr="00CF2849">
        <w:t xml:space="preserve"> lower than</w:t>
      </w:r>
      <w:r w:rsidR="000369F4">
        <w:t xml:space="preserve"> those of</w:t>
      </w:r>
      <w:r w:rsidRPr="00CF2849">
        <w:t xml:space="preserve"> </w:t>
      </w:r>
      <w:r w:rsidR="00F22B7F">
        <w:t>its</w:t>
      </w:r>
      <w:r w:rsidRPr="00CF2849">
        <w:t xml:space="preserve"> members. Similar features also emerge </w:t>
      </w:r>
      <w:r w:rsidR="00485841">
        <w:t>at</w:t>
      </w:r>
      <w:r w:rsidRPr="00CF2849">
        <w:t xml:space="preserve"> fluctuations </w:t>
      </w:r>
      <w:r w:rsidR="00485841">
        <w:t>of</w:t>
      </w:r>
      <w:r w:rsidRPr="00CF2849">
        <w:t xml:space="preserve"> about </w:t>
      </w:r>
      <w:r w:rsidR="00CA15BC">
        <w:t>2.5</w:t>
      </w:r>
      <w:r w:rsidRPr="00CF2849">
        <w:t xml:space="preserve"> and 3.</w:t>
      </w:r>
      <w:r w:rsidR="004B4DDC">
        <w:t>7</w:t>
      </w:r>
      <w:r w:rsidRPr="00CF2849">
        <w:t xml:space="preserve"> hours. The spectra of the p4 and p5 ensembles also </w:t>
      </w:r>
      <w:r w:rsidR="00E04256">
        <w:t>display</w:t>
      </w:r>
      <w:r w:rsidRPr="00CF2849">
        <w:t xml:space="preserve"> that the</w:t>
      </w:r>
      <w:r w:rsidR="00E428D9">
        <w:t xml:space="preserve"> single-organization</w:t>
      </w:r>
      <w:r w:rsidRPr="00CF2849">
        <w:t xml:space="preserve"> ensemble means have below-average </w:t>
      </w:r>
      <w:r w:rsidR="00FD20A4">
        <w:t xml:space="preserve">integrated </w:t>
      </w:r>
      <w:r w:rsidRPr="00CF2849">
        <w:t>magnitude</w:t>
      </w:r>
      <w:r w:rsidR="004A267A">
        <w:t xml:space="preserve">. The p4 ensemble mean </w:t>
      </w:r>
      <w:r w:rsidR="004B30BE">
        <w:t xml:space="preserve">has a smaller </w:t>
      </w:r>
      <w:r w:rsidR="004B30BE" w:rsidRPr="00CF2849">
        <w:t>spectral component integral</w:t>
      </w:r>
      <w:r w:rsidRPr="00CF2849">
        <w:t xml:space="preserve"> </w:t>
      </w:r>
      <w:r w:rsidR="004B30BE">
        <w:t xml:space="preserve">than all its individual members, </w:t>
      </w:r>
      <w:commentRangeStart w:id="381"/>
      <w:r w:rsidRPr="00CF2849">
        <w:t xml:space="preserve">and only </w:t>
      </w:r>
      <w:r w:rsidR="00191D05">
        <w:t>five</w:t>
      </w:r>
      <w:r w:rsidRPr="00CF2849">
        <w:t xml:space="preserve"> p5 ensemble member </w:t>
      </w:r>
      <w:commentRangeEnd w:id="381"/>
      <w:r w:rsidR="00DE6BED">
        <w:rPr>
          <w:rStyle w:val="CommentReference"/>
        </w:rPr>
        <w:commentReference w:id="381"/>
      </w:r>
      <w:r w:rsidRPr="00CF2849">
        <w:t>yields a</w:t>
      </w:r>
      <w:r w:rsidR="00454619">
        <w:t xml:space="preserve"> slightly</w:t>
      </w:r>
      <w:r w:rsidRPr="00CF2849">
        <w:t xml:space="preserve"> </w:t>
      </w:r>
      <w:r w:rsidR="004B30BE">
        <w:t>smaller</w:t>
      </w:r>
      <w:r w:rsidRPr="00CF2849">
        <w:t xml:space="preserve"> spectral component integral</w:t>
      </w:r>
      <w:r w:rsidR="00454619">
        <w:t xml:space="preserve"> of the same order of magnitude</w:t>
      </w:r>
      <w:r w:rsidRPr="00CF2849">
        <w:t xml:space="preserve"> than </w:t>
      </w:r>
      <w:r w:rsidR="00760B6D">
        <w:t>the p5</w:t>
      </w:r>
      <w:r w:rsidRPr="00CF2849">
        <w:t xml:space="preserve"> ensemble mean.</w:t>
      </w:r>
      <w:r w:rsidR="00BD1C5A">
        <w:t xml:space="preserve"> </w:t>
      </w:r>
      <w:r w:rsidR="00351849">
        <w:t xml:space="preserve">To summarize, </w:t>
      </w:r>
      <w:r w:rsidR="005F4B1B">
        <w:t>an</w:t>
      </w:r>
      <w:r w:rsidR="00351849">
        <w:t xml:space="preserve"> ensemble mean </w:t>
      </w:r>
      <w:r w:rsidR="00D567CD">
        <w:t xml:space="preserve">only needs to </w:t>
      </w:r>
      <w:r w:rsidR="00351849">
        <w:t>perform better than</w:t>
      </w:r>
      <w:r w:rsidR="00D567CD">
        <w:t xml:space="preserve"> most</w:t>
      </w:r>
      <w:r w:rsidR="00351849">
        <w:t xml:space="preserve"> its mem</w:t>
      </w:r>
      <w:r w:rsidR="00D567CD">
        <w:t>bers</w:t>
      </w:r>
      <w:r w:rsidR="00351849">
        <w:t xml:space="preserve"> at several frequencies</w:t>
      </w:r>
      <w:r w:rsidR="00211A69">
        <w:t xml:space="preserve"> </w:t>
      </w:r>
      <w:r w:rsidR="004B1531">
        <w:t>to</w:t>
      </w:r>
      <w:r w:rsidR="00211A69">
        <w:t xml:space="preserve"> </w:t>
      </w:r>
      <w:r w:rsidR="00702C96">
        <w:t xml:space="preserve">generate low forecast errors. </w:t>
      </w:r>
    </w:p>
    <w:p w14:paraId="750E3F39" w14:textId="77777777" w:rsidR="00BC5547" w:rsidRPr="00CF2849" w:rsidRDefault="00BC5547" w:rsidP="001A3CED">
      <w:pPr>
        <w:pStyle w:val="BodyText"/>
      </w:pPr>
    </w:p>
    <w:p w14:paraId="46F17F4E" w14:textId="7AAD4573" w:rsidR="00206AA6" w:rsidRPr="000D4CA4" w:rsidRDefault="0003318A" w:rsidP="00097F61">
      <w:pPr>
        <w:jc w:val="center"/>
        <w:rPr>
          <w:rFonts w:ascii="Times New Roman" w:hAnsi="Times New Roman"/>
          <w:sz w:val="24"/>
        </w:rPr>
      </w:pPr>
      <w:r w:rsidRPr="0003318A">
        <w:rPr>
          <w:rFonts w:ascii="Times New Roman" w:hAnsi="Times New Roman"/>
          <w:noProof/>
          <w:sz w:val="24"/>
        </w:rPr>
        <w:drawing>
          <wp:inline distT="0" distB="0" distL="0" distR="0" wp14:anchorId="0193F2D2" wp14:editId="56A796CE">
            <wp:extent cx="3350712" cy="2286000"/>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0712" cy="2286000"/>
                    </a:xfrm>
                    <a:prstGeom prst="rect">
                      <a:avLst/>
                    </a:prstGeom>
                    <a:noFill/>
                    <a:ln>
                      <a:noFill/>
                    </a:ln>
                  </pic:spPr>
                </pic:pic>
              </a:graphicData>
            </a:graphic>
          </wp:inline>
        </w:drawing>
      </w:r>
    </w:p>
    <w:p w14:paraId="03F6FC6C" w14:textId="5C74363C" w:rsidR="00206AA6" w:rsidRPr="000D4CA4" w:rsidRDefault="007E294F" w:rsidP="007E294F">
      <w:pPr>
        <w:jc w:val="center"/>
        <w:rPr>
          <w:rFonts w:ascii="Times New Roman" w:hAnsi="Times New Roman"/>
          <w:sz w:val="24"/>
        </w:rPr>
      </w:pPr>
      <w:r w:rsidRPr="007E294F">
        <w:rPr>
          <w:rFonts w:ascii="Times New Roman" w:hAnsi="Times New Roman"/>
          <w:noProof/>
          <w:sz w:val="24"/>
        </w:rPr>
        <w:drawing>
          <wp:inline distT="0" distB="0" distL="0" distR="0" wp14:anchorId="7A3D6C49" wp14:editId="3929A8B1">
            <wp:extent cx="3350712" cy="2286000"/>
            <wp:effectExtent l="0" t="0" r="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0712" cy="2286000"/>
                    </a:xfrm>
                    <a:prstGeom prst="rect">
                      <a:avLst/>
                    </a:prstGeom>
                    <a:noFill/>
                    <a:ln>
                      <a:noFill/>
                    </a:ln>
                  </pic:spPr>
                </pic:pic>
              </a:graphicData>
            </a:graphic>
          </wp:inline>
        </w:drawing>
      </w:r>
    </w:p>
    <w:p w14:paraId="7F1EB061" w14:textId="7C62C864" w:rsidR="00206AA6" w:rsidRPr="00227A33" w:rsidRDefault="008F47D4" w:rsidP="008F47D4">
      <w:pPr>
        <w:jc w:val="center"/>
        <w:rPr>
          <w:rFonts w:ascii="Times New Roman" w:hAnsi="Times New Roman"/>
          <w:sz w:val="24"/>
        </w:rPr>
      </w:pPr>
      <w:r w:rsidRPr="008F47D4">
        <w:rPr>
          <w:rFonts w:ascii="Times New Roman" w:hAnsi="Times New Roman"/>
          <w:noProof/>
          <w:sz w:val="24"/>
        </w:rPr>
        <w:drawing>
          <wp:inline distT="0" distB="0" distL="0" distR="0" wp14:anchorId="64F1CB70" wp14:editId="2A30C7DA">
            <wp:extent cx="4039644" cy="2286000"/>
            <wp:effectExtent l="0" t="0" r="0"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9644" cy="2286000"/>
                    </a:xfrm>
                    <a:prstGeom prst="rect">
                      <a:avLst/>
                    </a:prstGeom>
                    <a:noFill/>
                    <a:ln>
                      <a:noFill/>
                    </a:ln>
                  </pic:spPr>
                </pic:pic>
              </a:graphicData>
            </a:graphic>
          </wp:inline>
        </w:drawing>
      </w:r>
    </w:p>
    <w:p w14:paraId="04678579" w14:textId="0FB53AE4" w:rsidR="00206AA6" w:rsidRPr="00CF2849" w:rsidRDefault="00206AA6" w:rsidP="00723E7A">
      <w:pPr>
        <w:pStyle w:val="Caption-Fig"/>
      </w:pPr>
      <w:bookmarkStart w:id="382" w:name="_Ref90384852"/>
      <w:bookmarkStart w:id="383" w:name="_Toc94021885"/>
      <w:r w:rsidRPr="00CF2849">
        <w:t xml:space="preserve">Figure </w:t>
      </w:r>
      <w:r>
        <w:fldChar w:fldCharType="begin"/>
      </w:r>
      <w:r>
        <w:instrText>SEQ Figure \* ARABIC</w:instrText>
      </w:r>
      <w:r>
        <w:fldChar w:fldCharType="separate"/>
      </w:r>
      <w:r w:rsidR="009F2393">
        <w:rPr>
          <w:noProof/>
        </w:rPr>
        <w:t>7</w:t>
      </w:r>
      <w:r>
        <w:fldChar w:fldCharType="end"/>
      </w:r>
      <w:bookmarkEnd w:id="382"/>
      <w:r w:rsidRPr="00CF2849">
        <w:t>.</w:t>
      </w:r>
      <w:r w:rsidRPr="00CF2849">
        <w:tab/>
      </w:r>
      <w:r w:rsidR="000207DB" w:rsidRPr="000207DB">
        <w:t>Power spectra of the hourly power</w:t>
      </w:r>
      <w:ins w:id="384" w:author="Brice, Amy" w:date="2022-01-25T15:03:00Z">
        <w:r w:rsidR="00CC6541">
          <w:t xml:space="preserve"> </w:t>
        </w:r>
      </w:ins>
      <w:del w:id="385" w:author="Brice, Amy" w:date="2022-01-25T15:03:00Z">
        <w:r w:rsidR="00793F4E" w:rsidDel="00CC6541">
          <w:delText>-</w:delText>
        </w:r>
      </w:del>
      <w:r w:rsidR="000207DB" w:rsidRPr="000207DB">
        <w:t>forecast error of the Baltic-2 case over the 7-day period</w:t>
      </w:r>
      <w:r w:rsidR="003B5F3A">
        <w:t xml:space="preserve"> for the p4 ensemble (top), the p5 ensemble (</w:t>
      </w:r>
      <w:commentRangeStart w:id="386"/>
      <w:r w:rsidR="003B5F3A">
        <w:t>bottom</w:t>
      </w:r>
      <w:commentRangeEnd w:id="386"/>
      <w:r w:rsidR="00830B5E">
        <w:rPr>
          <w:rStyle w:val="CommentReference"/>
          <w:color w:val="auto"/>
        </w:rPr>
        <w:commentReference w:id="386"/>
      </w:r>
      <w:r w:rsidR="003B5F3A">
        <w:t xml:space="preserve">), and the </w:t>
      </w:r>
      <w:ins w:id="387" w:author="Anstedt, Sheri" w:date="2022-01-26T13:00:00Z">
        <w:r w:rsidR="0029687F">
          <w:t>five</w:t>
        </w:r>
      </w:ins>
      <w:del w:id="388" w:author="Anstedt, Sheri" w:date="2022-01-26T13:00:00Z">
        <w:r w:rsidR="003B5F3A" w:rsidDel="0029687F">
          <w:delText>5</w:delText>
        </w:r>
      </w:del>
      <w:r w:rsidR="003B5F3A">
        <w:t>-organization ensemble (bottom)</w:t>
      </w:r>
      <w:r w:rsidR="000207DB" w:rsidRPr="000207DB">
        <w:t xml:space="preserve">. </w:t>
      </w:r>
      <w:r w:rsidR="00AD460C">
        <w:t xml:space="preserve">In each </w:t>
      </w:r>
      <w:r w:rsidR="00274462">
        <w:t>spectrum</w:t>
      </w:r>
      <w:r w:rsidR="00AD460C">
        <w:t>, t</w:t>
      </w:r>
      <w:r w:rsidR="000207DB" w:rsidRPr="000207DB">
        <w:t>he black line indicates the ensemble mean</w:t>
      </w:r>
      <w:r w:rsidR="00AD460C">
        <w:t xml:space="preserve"> and the other colored lines represent the ensemble </w:t>
      </w:r>
      <w:r w:rsidR="00390DFC">
        <w:t>members</w:t>
      </w:r>
      <w:r w:rsidR="000207DB" w:rsidRPr="000207DB">
        <w:t>.</w:t>
      </w:r>
      <w:bookmarkEnd w:id="383"/>
    </w:p>
    <w:p w14:paraId="06F1295E" w14:textId="54444202" w:rsidR="00171049" w:rsidRDefault="00171049" w:rsidP="009A09C1">
      <w:pPr>
        <w:pStyle w:val="BodyText"/>
      </w:pPr>
      <w:r>
        <w:t>We also investigate</w:t>
      </w:r>
      <w:r w:rsidR="00924503">
        <w:t>d</w:t>
      </w:r>
      <w:r>
        <w:t xml:space="preserve"> whether different averaging time frames of a time series would lead to different error </w:t>
      </w:r>
      <w:r w:rsidR="00F864E8">
        <w:t>distributions</w:t>
      </w:r>
      <w:r>
        <w:t xml:space="preserve">. For instance, </w:t>
      </w:r>
      <w:r w:rsidR="00BC0F21">
        <w:t>using the same</w:t>
      </w:r>
      <w:r w:rsidR="00F92D69">
        <w:t xml:space="preserve"> FINO2 82-m wind</w:t>
      </w:r>
      <w:ins w:id="389" w:author="Brice, Amy" w:date="2022-01-25T15:35:00Z">
        <w:r w:rsidR="004A0498">
          <w:t xml:space="preserve"> </w:t>
        </w:r>
      </w:ins>
      <w:del w:id="390" w:author="Brice, Amy" w:date="2022-01-25T15:35:00Z">
        <w:r w:rsidR="00F92D69" w:rsidDel="004A0498">
          <w:delText>-</w:delText>
        </w:r>
      </w:del>
      <w:r w:rsidR="00F92D69">
        <w:t>speed</w:t>
      </w:r>
      <w:r w:rsidR="00E268E8">
        <w:t xml:space="preserve"> </w:t>
      </w:r>
      <w:r w:rsidR="0091282D">
        <w:t>forecast</w:t>
      </w:r>
      <w:r w:rsidR="00777529">
        <w:t>s</w:t>
      </w:r>
      <w:r w:rsidR="00E268E8">
        <w:t xml:space="preserve"> </w:t>
      </w:r>
      <w:r w:rsidR="00E268E8">
        <w:lastRenderedPageBreak/>
        <w:t>(e.g., p5</w:t>
      </w:r>
      <w:r w:rsidR="008B1665">
        <w:t xml:space="preserve"> </w:t>
      </w:r>
      <w:r w:rsidR="002F3189">
        <w:t>ensemble</w:t>
      </w:r>
      <w:r w:rsidR="008B1665">
        <w:t xml:space="preserve"> members</w:t>
      </w:r>
      <w:r w:rsidR="00E268E8">
        <w:t xml:space="preserve">), </w:t>
      </w:r>
      <w:r>
        <w:t>we perform</w:t>
      </w:r>
      <w:r w:rsidR="000D0D2E">
        <w:t>ed</w:t>
      </w:r>
      <w:r>
        <w:t xml:space="preserve"> </w:t>
      </w:r>
      <w:r w:rsidR="00A90338">
        <w:t xml:space="preserve">the </w:t>
      </w:r>
      <w:del w:id="391" w:author="Brice, Amy" w:date="2022-01-25T16:01:00Z">
        <w:r w:rsidDel="007D5969">
          <w:delText>2</w:delText>
        </w:r>
      </w:del>
      <w:ins w:id="392" w:author="Brice, Amy" w:date="2022-01-25T16:01:00Z">
        <w:r w:rsidR="007D5969">
          <w:t>two</w:t>
        </w:r>
      </w:ins>
      <w:r>
        <w:t xml:space="preserve">-sample T-test on a pair of RMSE distributions at 60-minute and 120-minute frequencies. We </w:t>
      </w:r>
      <w:r w:rsidR="00C96F9B">
        <w:t>found</w:t>
      </w:r>
      <w:r>
        <w:t xml:space="preserve"> that the resultant p-value does not exceed any meaningful </w:t>
      </w:r>
      <w:r w:rsidR="001D3F03">
        <w:t>alpha</w:t>
      </w:r>
      <w:r>
        <w:t xml:space="preserve"> threshold</w:t>
      </w:r>
      <w:r w:rsidR="00252436">
        <w:t xml:space="preserve"> (not shown)</w:t>
      </w:r>
      <w:r>
        <w:t xml:space="preserve">. Therefore, we </w:t>
      </w:r>
      <w:r w:rsidR="00665A08">
        <w:t>could not</w:t>
      </w:r>
      <w:r>
        <w:t xml:space="preserve"> reject the null hypothesis that the two RMSE distributions have identical averages. We perform</w:t>
      </w:r>
      <w:r w:rsidR="00F55471">
        <w:t>ed</w:t>
      </w:r>
      <w:r>
        <w:t xml:space="preserve"> the </w:t>
      </w:r>
      <w:ins w:id="393" w:author="Brice, Amy" w:date="2022-01-25T16:01:00Z">
        <w:r w:rsidR="007D5969">
          <w:t>two</w:t>
        </w:r>
      </w:ins>
      <w:del w:id="394" w:author="Brice, Amy" w:date="2022-01-25T16:01:00Z">
        <w:r w:rsidDel="007D5969">
          <w:delText>2</w:delText>
        </w:r>
      </w:del>
      <w:r>
        <w:t>-sample T-tests on other error metrics</w:t>
      </w:r>
      <w:r w:rsidR="00111770">
        <w:t xml:space="preserve"> </w:t>
      </w:r>
      <w:r>
        <w:t>presented in this manuscript</w:t>
      </w:r>
      <w:r w:rsidR="00795BB5">
        <w:t>, such as the median absolute error,</w:t>
      </w:r>
      <w:r>
        <w:t xml:space="preserve"> at different heights and we dr</w:t>
      </w:r>
      <w:r w:rsidR="00C74308">
        <w:t>e</w:t>
      </w:r>
      <w:r>
        <w:t xml:space="preserve">w the same conclusions. </w:t>
      </w:r>
      <w:r w:rsidR="00A97265">
        <w:t xml:space="preserve">Thus, in </w:t>
      </w:r>
      <w:r w:rsidR="00490B9E">
        <w:t>this work</w:t>
      </w:r>
      <w:r w:rsidR="005E08D4">
        <w:t>, t</w:t>
      </w:r>
      <w:r w:rsidR="001765FA">
        <w:t>he error distributions</w:t>
      </w:r>
      <w:r w:rsidR="006848B3">
        <w:t xml:space="preserve"> </w:t>
      </w:r>
      <w:r w:rsidR="000B53C7">
        <w:t xml:space="preserve">are independent of </w:t>
      </w:r>
      <w:r w:rsidR="00034B90">
        <w:t>different</w:t>
      </w:r>
      <w:r w:rsidR="00531065">
        <w:t xml:space="preserve"> averaging time</w:t>
      </w:r>
      <w:r w:rsidR="00034B90">
        <w:t xml:space="preserve"> scales. </w:t>
      </w:r>
    </w:p>
    <w:p w14:paraId="3012BCAC" w14:textId="35C13B57" w:rsidR="003F192C" w:rsidRDefault="006F0AD0" w:rsidP="006F0AD0">
      <w:pPr>
        <w:pStyle w:val="Heading2"/>
      </w:pPr>
      <w:bookmarkStart w:id="395" w:name="_Toc94021875"/>
      <w:r>
        <w:t>Ramp forecast</w:t>
      </w:r>
      <w:r w:rsidR="00E058D6">
        <w:t>s</w:t>
      </w:r>
      <w:bookmarkEnd w:id="395"/>
    </w:p>
    <w:p w14:paraId="591557E1" w14:textId="45757372" w:rsidR="00882B28" w:rsidRDefault="00370ADB" w:rsidP="00FF7A57">
      <w:pPr>
        <w:pStyle w:val="BodyText"/>
      </w:pPr>
      <w:r>
        <w:t>In this study, we define a wind</w:t>
      </w:r>
      <w:ins w:id="396" w:author="Brice, Amy" w:date="2022-01-25T12:09:00Z">
        <w:r w:rsidR="008D40D4">
          <w:t xml:space="preserve"> </w:t>
        </w:r>
      </w:ins>
      <w:del w:id="397" w:author="Brice, Amy" w:date="2022-01-25T12:09:00Z">
        <w:r w:rsidDel="008D40D4">
          <w:delText>-</w:delText>
        </w:r>
      </w:del>
      <w:r>
        <w:t xml:space="preserve">ramp event when </w:t>
      </w:r>
      <w:r w:rsidR="00A503C2">
        <w:t xml:space="preserve">the absolute change in power </w:t>
      </w:r>
      <w:r w:rsidR="00242AF5">
        <w:t>in a given</w:t>
      </w:r>
      <w:r w:rsidR="00A503C2">
        <w:t xml:space="preserve"> period exceeds a threshold. For instance, the ramp definition of |50 MW| within 6 hours means that a change in power above 50 MW</w:t>
      </w:r>
      <w:ins w:id="398" w:author="Brice, Amy" w:date="2022-01-25T15:36:00Z">
        <w:r w:rsidR="00EF3417">
          <w:t>—</w:t>
        </w:r>
      </w:ins>
      <w:del w:id="399" w:author="Brice, Amy" w:date="2022-01-25T15:36:00Z">
        <w:r w:rsidR="00A503C2" w:rsidDel="00EF3417">
          <w:delText xml:space="preserve">, </w:delText>
        </w:r>
      </w:del>
      <w:r w:rsidR="00A503C2">
        <w:t>either a positive or negative change</w:t>
      </w:r>
      <w:ins w:id="400" w:author="Brice, Amy" w:date="2022-01-25T15:36:00Z">
        <w:r w:rsidR="00EF3417">
          <w:t>—</w:t>
        </w:r>
      </w:ins>
      <w:del w:id="401" w:author="Brice, Amy" w:date="2022-01-25T15:36:00Z">
        <w:r w:rsidR="00A503C2" w:rsidDel="00EF3417">
          <w:delText xml:space="preserve">, </w:delText>
        </w:r>
      </w:del>
      <w:r w:rsidR="00A503C2">
        <w:t>in any 6-hour interval is label</w:t>
      </w:r>
      <w:del w:id="402" w:author="Brice, Amy" w:date="2022-01-25T15:36:00Z">
        <w:r w:rsidR="00A503C2" w:rsidDel="006F750D">
          <w:delText>l</w:delText>
        </w:r>
      </w:del>
      <w:r w:rsidR="00A503C2">
        <w:t>ed as a ramp event, and such</w:t>
      </w:r>
      <w:ins w:id="403" w:author="Brice, Amy" w:date="2022-01-25T15:36:00Z">
        <w:r w:rsidR="00EF3417">
          <w:t xml:space="preserve"> a</w:t>
        </w:r>
      </w:ins>
      <w:r w:rsidR="00A503C2">
        <w:t xml:space="preserve"> definition applies to forecast and observed power time series. We </w:t>
      </w:r>
      <w:r w:rsidR="0025393A">
        <w:t>implemented</w:t>
      </w:r>
      <w:r w:rsidR="00A503C2">
        <w:t xml:space="preserve"> this simple ramp definition in WE-Validate</w:t>
      </w:r>
      <w:r w:rsidR="00242AF5">
        <w:t xml:space="preserve"> to display the capability of the code base</w:t>
      </w:r>
      <w:r w:rsidR="00A503C2">
        <w:t xml:space="preserve">, and users </w:t>
      </w:r>
      <w:r w:rsidR="0025393A">
        <w:t>are welcome to</w:t>
      </w:r>
      <w:r w:rsidR="00A503C2">
        <w:t xml:space="preserve"> add their own ramp definition</w:t>
      </w:r>
      <w:r w:rsidR="00242AF5">
        <w:t xml:space="preserve">s. </w:t>
      </w:r>
      <w:r w:rsidR="009A164D">
        <w:t xml:space="preserve">We summarize the </w:t>
      </w:r>
      <w:r w:rsidR="006679E5">
        <w:t>occurrences of observed wind</w:t>
      </w:r>
      <w:del w:id="404" w:author="Brice, Amy" w:date="2022-01-25T12:45:00Z">
        <w:r w:rsidR="006679E5" w:rsidDel="00195FEB">
          <w:delText>-</w:delText>
        </w:r>
      </w:del>
      <w:ins w:id="405" w:author="Brice, Amy" w:date="2022-01-25T12:45:00Z">
        <w:r w:rsidR="00195FEB">
          <w:t xml:space="preserve"> </w:t>
        </w:r>
      </w:ins>
      <w:r w:rsidR="006679E5">
        <w:t>power ramps</w:t>
      </w:r>
      <w:r w:rsidR="003C1B85">
        <w:t xml:space="preserve"> and no-ramps</w:t>
      </w:r>
      <w:r w:rsidR="006679E5">
        <w:t xml:space="preserve"> </w:t>
      </w:r>
      <w:r w:rsidR="003C1B85">
        <w:t>of</w:t>
      </w:r>
      <w:r w:rsidR="006679E5">
        <w:t xml:space="preserve"> the Baltic-2 </w:t>
      </w:r>
      <w:r w:rsidR="003C1B85">
        <w:t>case</w:t>
      </w:r>
      <w:r w:rsidR="006679E5">
        <w:t xml:space="preserve"> </w:t>
      </w:r>
      <w:r w:rsidR="003C1B85">
        <w:t xml:space="preserve">in </w:t>
      </w:r>
      <w:r w:rsidR="003C1B85">
        <w:fldChar w:fldCharType="begin"/>
      </w:r>
      <w:r w:rsidR="003C1B85">
        <w:instrText xml:space="preserve"> REF _Ref92288192 \h </w:instrText>
      </w:r>
      <w:r w:rsidR="003C1B85">
        <w:fldChar w:fldCharType="separate"/>
      </w:r>
      <w:r w:rsidR="009F2393" w:rsidRPr="008F38BB">
        <w:t xml:space="preserve">Table </w:t>
      </w:r>
      <w:r w:rsidR="009F2393">
        <w:rPr>
          <w:noProof/>
        </w:rPr>
        <w:t>3</w:t>
      </w:r>
      <w:r w:rsidR="003C1B85">
        <w:fldChar w:fldCharType="end"/>
      </w:r>
      <w:r w:rsidR="003C1B85">
        <w:t xml:space="preserve">. </w:t>
      </w:r>
    </w:p>
    <w:p w14:paraId="6E70C95B" w14:textId="5ABF89C9" w:rsidR="00F17471" w:rsidRPr="000E36CA" w:rsidRDefault="000E36CA" w:rsidP="000E36CA">
      <w:pPr>
        <w:pStyle w:val="Caption-Tab"/>
        <w:rPr>
          <w:szCs w:val="22"/>
          <w:lang w:eastAsia="en-US"/>
        </w:rPr>
      </w:pPr>
      <w:bookmarkStart w:id="406" w:name="_Ref92288192"/>
      <w:bookmarkStart w:id="407" w:name="_Toc94021897"/>
      <w:r w:rsidRPr="008F38BB">
        <w:t xml:space="preserve">Table </w:t>
      </w:r>
      <w:r>
        <w:rPr>
          <w:noProof/>
        </w:rPr>
        <w:fldChar w:fldCharType="begin"/>
      </w:r>
      <w:r>
        <w:rPr>
          <w:noProof/>
        </w:rPr>
        <w:instrText xml:space="preserve"> SEQ Table \* ARABIC </w:instrText>
      </w:r>
      <w:r>
        <w:rPr>
          <w:noProof/>
        </w:rPr>
        <w:fldChar w:fldCharType="separate"/>
      </w:r>
      <w:r w:rsidR="009F2393">
        <w:rPr>
          <w:noProof/>
        </w:rPr>
        <w:t>3</w:t>
      </w:r>
      <w:r>
        <w:rPr>
          <w:noProof/>
        </w:rPr>
        <w:fldChar w:fldCharType="end"/>
      </w:r>
      <w:bookmarkEnd w:id="406"/>
      <w:r>
        <w:rPr>
          <w:noProof/>
        </w:rPr>
        <w:t>.</w:t>
      </w:r>
      <w:r w:rsidRPr="008F38BB">
        <w:tab/>
      </w:r>
      <w:r w:rsidR="002421AD">
        <w:t xml:space="preserve">Observed ramp counts with different ramp definitions </w:t>
      </w:r>
      <w:r w:rsidR="005B2691">
        <w:t>at</w:t>
      </w:r>
      <w:r w:rsidR="003D6DAF">
        <w:t xml:space="preserve"> the Baltic-2 wind farm during the 7-day period</w:t>
      </w:r>
      <w:bookmarkEnd w:id="407"/>
    </w:p>
    <w:tbl>
      <w:tblPr>
        <w:tblStyle w:val="TableGrid"/>
        <w:tblW w:w="0" w:type="auto"/>
        <w:tblLook w:val="04A0" w:firstRow="1" w:lastRow="0" w:firstColumn="1" w:lastColumn="0" w:noHBand="0" w:noVBand="1"/>
      </w:tblPr>
      <w:tblGrid>
        <w:gridCol w:w="2880"/>
        <w:gridCol w:w="2880"/>
        <w:gridCol w:w="2880"/>
      </w:tblGrid>
      <w:tr w:rsidR="0027465E" w:rsidRPr="00951552" w14:paraId="57D81EE9" w14:textId="77777777" w:rsidTr="001A4066">
        <w:trPr>
          <w:trHeight w:val="20"/>
        </w:trPr>
        <w:tc>
          <w:tcPr>
            <w:tcW w:w="2880" w:type="dxa"/>
            <w:vAlign w:val="center"/>
          </w:tcPr>
          <w:p w14:paraId="02DAB502" w14:textId="3D09DE25" w:rsidR="0027465E" w:rsidRPr="00951552" w:rsidRDefault="000E36CA" w:rsidP="001A4066">
            <w:pPr>
              <w:pStyle w:val="BodyText"/>
              <w:spacing w:before="40" w:after="40"/>
              <w:jc w:val="center"/>
              <w:rPr>
                <w:sz w:val="22"/>
                <w:szCs w:val="22"/>
              </w:rPr>
            </w:pPr>
            <w:r w:rsidRPr="00951552">
              <w:rPr>
                <w:sz w:val="22"/>
                <w:szCs w:val="22"/>
              </w:rPr>
              <w:t xml:space="preserve">Ramp </w:t>
            </w:r>
            <w:r w:rsidR="002421AD">
              <w:rPr>
                <w:sz w:val="22"/>
                <w:szCs w:val="22"/>
              </w:rPr>
              <w:t>d</w:t>
            </w:r>
            <w:r w:rsidRPr="00951552">
              <w:rPr>
                <w:sz w:val="22"/>
                <w:szCs w:val="22"/>
              </w:rPr>
              <w:t>efinition</w:t>
            </w:r>
          </w:p>
        </w:tc>
        <w:tc>
          <w:tcPr>
            <w:tcW w:w="2880" w:type="dxa"/>
            <w:vAlign w:val="center"/>
          </w:tcPr>
          <w:p w14:paraId="1B5EC9F9" w14:textId="0B012324" w:rsidR="0027465E" w:rsidRPr="00951552" w:rsidRDefault="00951552" w:rsidP="001A4066">
            <w:pPr>
              <w:pStyle w:val="BodyText"/>
              <w:spacing w:before="40" w:after="40"/>
              <w:jc w:val="center"/>
              <w:rPr>
                <w:sz w:val="22"/>
                <w:szCs w:val="22"/>
              </w:rPr>
            </w:pPr>
            <w:r>
              <w:rPr>
                <w:sz w:val="22"/>
                <w:szCs w:val="22"/>
              </w:rPr>
              <w:t>Observed ramp</w:t>
            </w:r>
            <w:r w:rsidR="0086414E">
              <w:rPr>
                <w:sz w:val="22"/>
                <w:szCs w:val="22"/>
              </w:rPr>
              <w:t xml:space="preserve"> count</w:t>
            </w:r>
          </w:p>
        </w:tc>
        <w:tc>
          <w:tcPr>
            <w:tcW w:w="2880" w:type="dxa"/>
            <w:vAlign w:val="center"/>
          </w:tcPr>
          <w:p w14:paraId="1E770A70" w14:textId="51284D18" w:rsidR="0027465E" w:rsidRPr="00951552" w:rsidRDefault="00951552" w:rsidP="001A4066">
            <w:pPr>
              <w:pStyle w:val="BodyText"/>
              <w:spacing w:before="40" w:after="40"/>
              <w:jc w:val="center"/>
              <w:rPr>
                <w:sz w:val="22"/>
                <w:szCs w:val="22"/>
              </w:rPr>
            </w:pPr>
            <w:r>
              <w:rPr>
                <w:sz w:val="22"/>
                <w:szCs w:val="22"/>
              </w:rPr>
              <w:t>Observed no-ramp</w:t>
            </w:r>
            <w:r w:rsidR="0086414E">
              <w:rPr>
                <w:sz w:val="22"/>
                <w:szCs w:val="22"/>
              </w:rPr>
              <w:t xml:space="preserve"> count</w:t>
            </w:r>
          </w:p>
        </w:tc>
      </w:tr>
      <w:tr w:rsidR="0027465E" w:rsidRPr="00951552" w14:paraId="58703ED3" w14:textId="77777777" w:rsidTr="001A4066">
        <w:trPr>
          <w:trHeight w:val="20"/>
        </w:trPr>
        <w:tc>
          <w:tcPr>
            <w:tcW w:w="2880" w:type="dxa"/>
            <w:vAlign w:val="center"/>
          </w:tcPr>
          <w:p w14:paraId="1926C1A4" w14:textId="0FAF5682" w:rsidR="0027465E" w:rsidRPr="00951552" w:rsidRDefault="0007051A" w:rsidP="001A4066">
            <w:pPr>
              <w:pStyle w:val="BodyText"/>
              <w:spacing w:before="40" w:after="40"/>
              <w:jc w:val="center"/>
              <w:rPr>
                <w:sz w:val="22"/>
                <w:szCs w:val="22"/>
              </w:rPr>
            </w:pPr>
            <w:r>
              <w:rPr>
                <w:sz w:val="22"/>
                <w:szCs w:val="22"/>
              </w:rPr>
              <w:t xml:space="preserve">|50 MW| </w:t>
            </w:r>
            <w:r w:rsidR="00ED656D">
              <w:rPr>
                <w:sz w:val="22"/>
                <w:szCs w:val="22"/>
              </w:rPr>
              <w:t xml:space="preserve">in </w:t>
            </w:r>
            <w:r>
              <w:rPr>
                <w:sz w:val="22"/>
                <w:szCs w:val="22"/>
              </w:rPr>
              <w:t>2 h</w:t>
            </w:r>
            <w:r w:rsidR="00ED656D">
              <w:rPr>
                <w:sz w:val="22"/>
                <w:szCs w:val="22"/>
              </w:rPr>
              <w:t>ou</w:t>
            </w:r>
            <w:r>
              <w:rPr>
                <w:sz w:val="22"/>
                <w:szCs w:val="22"/>
              </w:rPr>
              <w:t>r</w:t>
            </w:r>
            <w:r w:rsidR="00ED656D">
              <w:rPr>
                <w:sz w:val="22"/>
                <w:szCs w:val="22"/>
              </w:rPr>
              <w:t>s</w:t>
            </w:r>
          </w:p>
        </w:tc>
        <w:tc>
          <w:tcPr>
            <w:tcW w:w="2880" w:type="dxa"/>
            <w:vAlign w:val="center"/>
          </w:tcPr>
          <w:p w14:paraId="7EDF60C1" w14:textId="38941C21" w:rsidR="0027465E" w:rsidRPr="00951552" w:rsidRDefault="000615F7" w:rsidP="001A4066">
            <w:pPr>
              <w:pStyle w:val="BodyText"/>
              <w:spacing w:before="40" w:after="40"/>
              <w:jc w:val="center"/>
              <w:rPr>
                <w:sz w:val="22"/>
                <w:szCs w:val="22"/>
              </w:rPr>
            </w:pPr>
            <w:r>
              <w:rPr>
                <w:sz w:val="22"/>
                <w:szCs w:val="22"/>
              </w:rPr>
              <w:t>57</w:t>
            </w:r>
          </w:p>
        </w:tc>
        <w:tc>
          <w:tcPr>
            <w:tcW w:w="2880" w:type="dxa"/>
            <w:vAlign w:val="center"/>
          </w:tcPr>
          <w:p w14:paraId="5A8FC472" w14:textId="5EC0C5BA" w:rsidR="0027465E" w:rsidRPr="00951552" w:rsidRDefault="00395302" w:rsidP="001A4066">
            <w:pPr>
              <w:pStyle w:val="BodyText"/>
              <w:spacing w:before="40" w:after="40"/>
              <w:jc w:val="center"/>
              <w:rPr>
                <w:sz w:val="22"/>
                <w:szCs w:val="22"/>
              </w:rPr>
            </w:pPr>
            <w:r>
              <w:rPr>
                <w:sz w:val="22"/>
                <w:szCs w:val="22"/>
              </w:rPr>
              <w:t>109</w:t>
            </w:r>
          </w:p>
        </w:tc>
      </w:tr>
      <w:tr w:rsidR="0027465E" w:rsidRPr="00951552" w14:paraId="19E5D58F" w14:textId="77777777" w:rsidTr="001A4066">
        <w:trPr>
          <w:trHeight w:val="20"/>
        </w:trPr>
        <w:tc>
          <w:tcPr>
            <w:tcW w:w="2880" w:type="dxa"/>
            <w:vAlign w:val="center"/>
          </w:tcPr>
          <w:p w14:paraId="652716B1" w14:textId="28A6D1BF" w:rsidR="0027465E" w:rsidRPr="00951552" w:rsidRDefault="0007051A" w:rsidP="001A4066">
            <w:pPr>
              <w:pStyle w:val="BodyText"/>
              <w:spacing w:before="40" w:after="40"/>
              <w:jc w:val="center"/>
              <w:rPr>
                <w:sz w:val="22"/>
                <w:szCs w:val="22"/>
              </w:rPr>
            </w:pPr>
            <w:r>
              <w:rPr>
                <w:sz w:val="22"/>
                <w:szCs w:val="22"/>
              </w:rPr>
              <w:t xml:space="preserve">|50 MW| </w:t>
            </w:r>
            <w:r w:rsidR="00ED656D">
              <w:rPr>
                <w:sz w:val="22"/>
                <w:szCs w:val="22"/>
              </w:rPr>
              <w:t xml:space="preserve">in </w:t>
            </w:r>
            <w:r>
              <w:rPr>
                <w:sz w:val="22"/>
                <w:szCs w:val="22"/>
              </w:rPr>
              <w:t>4</w:t>
            </w:r>
            <w:r w:rsidR="00ED656D">
              <w:rPr>
                <w:sz w:val="22"/>
                <w:szCs w:val="22"/>
              </w:rPr>
              <w:t xml:space="preserve"> hours</w:t>
            </w:r>
          </w:p>
        </w:tc>
        <w:tc>
          <w:tcPr>
            <w:tcW w:w="2880" w:type="dxa"/>
            <w:vAlign w:val="center"/>
          </w:tcPr>
          <w:p w14:paraId="279E6FAD" w14:textId="5CB5A27E" w:rsidR="0027465E" w:rsidRPr="00951552" w:rsidRDefault="000615F7" w:rsidP="001A4066">
            <w:pPr>
              <w:pStyle w:val="BodyText"/>
              <w:spacing w:before="40" w:after="40"/>
              <w:jc w:val="center"/>
              <w:rPr>
                <w:sz w:val="22"/>
                <w:szCs w:val="22"/>
              </w:rPr>
            </w:pPr>
            <w:r>
              <w:rPr>
                <w:sz w:val="22"/>
                <w:szCs w:val="22"/>
              </w:rPr>
              <w:t>80</w:t>
            </w:r>
          </w:p>
        </w:tc>
        <w:tc>
          <w:tcPr>
            <w:tcW w:w="2880" w:type="dxa"/>
            <w:vAlign w:val="center"/>
          </w:tcPr>
          <w:p w14:paraId="042EFE7E" w14:textId="1F376FA0" w:rsidR="0027465E" w:rsidRPr="00951552" w:rsidRDefault="00395302" w:rsidP="001A4066">
            <w:pPr>
              <w:pStyle w:val="BodyText"/>
              <w:spacing w:before="40" w:after="40"/>
              <w:jc w:val="center"/>
              <w:rPr>
                <w:sz w:val="22"/>
                <w:szCs w:val="22"/>
              </w:rPr>
            </w:pPr>
            <w:r>
              <w:rPr>
                <w:sz w:val="22"/>
                <w:szCs w:val="22"/>
              </w:rPr>
              <w:t>84</w:t>
            </w:r>
          </w:p>
        </w:tc>
      </w:tr>
      <w:tr w:rsidR="0027465E" w:rsidRPr="00951552" w14:paraId="50731DE7" w14:textId="77777777" w:rsidTr="001A4066">
        <w:trPr>
          <w:trHeight w:val="20"/>
        </w:trPr>
        <w:tc>
          <w:tcPr>
            <w:tcW w:w="2880" w:type="dxa"/>
            <w:vAlign w:val="center"/>
          </w:tcPr>
          <w:p w14:paraId="213E81C1" w14:textId="1ECBE5A4" w:rsidR="0027465E" w:rsidRPr="00951552" w:rsidRDefault="0007051A" w:rsidP="001A4066">
            <w:pPr>
              <w:pStyle w:val="BodyText"/>
              <w:spacing w:before="40" w:after="40"/>
              <w:jc w:val="center"/>
              <w:rPr>
                <w:sz w:val="22"/>
                <w:szCs w:val="22"/>
              </w:rPr>
            </w:pPr>
            <w:r>
              <w:rPr>
                <w:sz w:val="22"/>
                <w:szCs w:val="22"/>
              </w:rPr>
              <w:t xml:space="preserve">|50 MW| </w:t>
            </w:r>
            <w:r w:rsidR="00ED656D">
              <w:rPr>
                <w:sz w:val="22"/>
                <w:szCs w:val="22"/>
              </w:rPr>
              <w:t xml:space="preserve">in </w:t>
            </w:r>
            <w:r>
              <w:rPr>
                <w:sz w:val="22"/>
                <w:szCs w:val="22"/>
              </w:rPr>
              <w:t>6</w:t>
            </w:r>
            <w:r w:rsidR="00ED656D">
              <w:rPr>
                <w:sz w:val="22"/>
                <w:szCs w:val="22"/>
              </w:rPr>
              <w:t xml:space="preserve"> hours</w:t>
            </w:r>
          </w:p>
        </w:tc>
        <w:tc>
          <w:tcPr>
            <w:tcW w:w="2880" w:type="dxa"/>
            <w:vAlign w:val="center"/>
          </w:tcPr>
          <w:p w14:paraId="7604826E" w14:textId="44796E24" w:rsidR="0027465E" w:rsidRPr="00951552" w:rsidRDefault="000615F7" w:rsidP="001A4066">
            <w:pPr>
              <w:pStyle w:val="BodyText"/>
              <w:spacing w:before="40" w:after="40"/>
              <w:jc w:val="center"/>
              <w:rPr>
                <w:sz w:val="22"/>
                <w:szCs w:val="22"/>
              </w:rPr>
            </w:pPr>
            <w:r>
              <w:rPr>
                <w:sz w:val="22"/>
                <w:szCs w:val="22"/>
              </w:rPr>
              <w:t>82</w:t>
            </w:r>
          </w:p>
        </w:tc>
        <w:tc>
          <w:tcPr>
            <w:tcW w:w="2880" w:type="dxa"/>
            <w:vAlign w:val="center"/>
          </w:tcPr>
          <w:p w14:paraId="260CB471" w14:textId="720C4BE6" w:rsidR="0027465E" w:rsidRPr="00951552" w:rsidRDefault="00395302" w:rsidP="001A4066">
            <w:pPr>
              <w:pStyle w:val="BodyText"/>
              <w:spacing w:before="40" w:after="40"/>
              <w:jc w:val="center"/>
              <w:rPr>
                <w:sz w:val="22"/>
                <w:szCs w:val="22"/>
              </w:rPr>
            </w:pPr>
            <w:r>
              <w:rPr>
                <w:sz w:val="22"/>
                <w:szCs w:val="22"/>
              </w:rPr>
              <w:t>80</w:t>
            </w:r>
          </w:p>
        </w:tc>
      </w:tr>
      <w:tr w:rsidR="0027465E" w:rsidRPr="00951552" w14:paraId="66464EE8" w14:textId="77777777" w:rsidTr="001A4066">
        <w:trPr>
          <w:trHeight w:val="20"/>
        </w:trPr>
        <w:tc>
          <w:tcPr>
            <w:tcW w:w="2880" w:type="dxa"/>
            <w:vAlign w:val="center"/>
          </w:tcPr>
          <w:p w14:paraId="6B4F125D" w14:textId="10DB67CE" w:rsidR="0027465E" w:rsidRPr="00951552" w:rsidRDefault="0007051A" w:rsidP="001A4066">
            <w:pPr>
              <w:pStyle w:val="BodyText"/>
              <w:spacing w:before="40" w:after="40"/>
              <w:jc w:val="center"/>
              <w:rPr>
                <w:sz w:val="22"/>
                <w:szCs w:val="22"/>
              </w:rPr>
            </w:pPr>
            <w:r>
              <w:rPr>
                <w:sz w:val="22"/>
                <w:szCs w:val="22"/>
              </w:rPr>
              <w:t xml:space="preserve">|50 MW| </w:t>
            </w:r>
            <w:r w:rsidR="00ED656D">
              <w:rPr>
                <w:sz w:val="22"/>
                <w:szCs w:val="22"/>
              </w:rPr>
              <w:t xml:space="preserve">in </w:t>
            </w:r>
            <w:r>
              <w:rPr>
                <w:sz w:val="22"/>
                <w:szCs w:val="22"/>
              </w:rPr>
              <w:t>8</w:t>
            </w:r>
            <w:r w:rsidR="00ED656D">
              <w:rPr>
                <w:sz w:val="22"/>
                <w:szCs w:val="22"/>
              </w:rPr>
              <w:t xml:space="preserve"> hours</w:t>
            </w:r>
          </w:p>
        </w:tc>
        <w:tc>
          <w:tcPr>
            <w:tcW w:w="2880" w:type="dxa"/>
            <w:vAlign w:val="center"/>
          </w:tcPr>
          <w:p w14:paraId="538065C2" w14:textId="279C355C" w:rsidR="0027465E" w:rsidRPr="00951552" w:rsidRDefault="00E95214" w:rsidP="001A4066">
            <w:pPr>
              <w:pStyle w:val="BodyText"/>
              <w:spacing w:before="40" w:after="40"/>
              <w:jc w:val="center"/>
              <w:rPr>
                <w:sz w:val="22"/>
                <w:szCs w:val="22"/>
              </w:rPr>
            </w:pPr>
            <w:r>
              <w:rPr>
                <w:sz w:val="22"/>
                <w:szCs w:val="22"/>
              </w:rPr>
              <w:t>89</w:t>
            </w:r>
          </w:p>
        </w:tc>
        <w:tc>
          <w:tcPr>
            <w:tcW w:w="2880" w:type="dxa"/>
            <w:vAlign w:val="center"/>
          </w:tcPr>
          <w:p w14:paraId="7FCC9392" w14:textId="102C9C86" w:rsidR="0027465E" w:rsidRPr="00951552" w:rsidRDefault="00395302" w:rsidP="001A4066">
            <w:pPr>
              <w:pStyle w:val="BodyText"/>
              <w:spacing w:before="40" w:after="40"/>
              <w:jc w:val="center"/>
              <w:rPr>
                <w:sz w:val="22"/>
                <w:szCs w:val="22"/>
              </w:rPr>
            </w:pPr>
            <w:r>
              <w:rPr>
                <w:sz w:val="22"/>
                <w:szCs w:val="22"/>
              </w:rPr>
              <w:t>71</w:t>
            </w:r>
          </w:p>
        </w:tc>
      </w:tr>
      <w:tr w:rsidR="0027465E" w:rsidRPr="00951552" w14:paraId="2B711B3B" w14:textId="77777777" w:rsidTr="001A4066">
        <w:trPr>
          <w:trHeight w:val="20"/>
        </w:trPr>
        <w:tc>
          <w:tcPr>
            <w:tcW w:w="2880" w:type="dxa"/>
            <w:vAlign w:val="center"/>
          </w:tcPr>
          <w:p w14:paraId="324E18B0" w14:textId="02ED4BF8" w:rsidR="0027465E" w:rsidRPr="00951552" w:rsidRDefault="0007051A" w:rsidP="001A4066">
            <w:pPr>
              <w:pStyle w:val="BodyText"/>
              <w:spacing w:before="40" w:after="40"/>
              <w:jc w:val="center"/>
              <w:rPr>
                <w:sz w:val="22"/>
                <w:szCs w:val="22"/>
              </w:rPr>
            </w:pPr>
            <w:r>
              <w:rPr>
                <w:sz w:val="22"/>
                <w:szCs w:val="22"/>
              </w:rPr>
              <w:t>|100 MW|</w:t>
            </w:r>
            <w:r w:rsidR="00ED656D">
              <w:rPr>
                <w:sz w:val="22"/>
                <w:szCs w:val="22"/>
              </w:rPr>
              <w:t xml:space="preserve"> in </w:t>
            </w:r>
            <w:r>
              <w:rPr>
                <w:sz w:val="22"/>
                <w:szCs w:val="22"/>
              </w:rPr>
              <w:t>2</w:t>
            </w:r>
            <w:r w:rsidR="00ED656D">
              <w:rPr>
                <w:sz w:val="22"/>
                <w:szCs w:val="22"/>
              </w:rPr>
              <w:t xml:space="preserve"> hours</w:t>
            </w:r>
          </w:p>
        </w:tc>
        <w:tc>
          <w:tcPr>
            <w:tcW w:w="2880" w:type="dxa"/>
            <w:vAlign w:val="center"/>
          </w:tcPr>
          <w:p w14:paraId="7915DBD2" w14:textId="5528EA4E" w:rsidR="0027465E" w:rsidRPr="00951552" w:rsidRDefault="000615F7" w:rsidP="001A4066">
            <w:pPr>
              <w:pStyle w:val="BodyText"/>
              <w:spacing w:before="40" w:after="40"/>
              <w:jc w:val="center"/>
              <w:rPr>
                <w:sz w:val="22"/>
                <w:szCs w:val="22"/>
              </w:rPr>
            </w:pPr>
            <w:r>
              <w:rPr>
                <w:sz w:val="22"/>
                <w:szCs w:val="22"/>
              </w:rPr>
              <w:t>17</w:t>
            </w:r>
          </w:p>
        </w:tc>
        <w:tc>
          <w:tcPr>
            <w:tcW w:w="2880" w:type="dxa"/>
            <w:vAlign w:val="center"/>
          </w:tcPr>
          <w:p w14:paraId="569EF6DB" w14:textId="1BE164FA" w:rsidR="0027465E" w:rsidRPr="00951552" w:rsidRDefault="00FF18E0" w:rsidP="001A4066">
            <w:pPr>
              <w:pStyle w:val="BodyText"/>
              <w:spacing w:before="40" w:after="40"/>
              <w:jc w:val="center"/>
              <w:rPr>
                <w:sz w:val="22"/>
                <w:szCs w:val="22"/>
              </w:rPr>
            </w:pPr>
            <w:r>
              <w:rPr>
                <w:sz w:val="22"/>
                <w:szCs w:val="22"/>
              </w:rPr>
              <w:t>149</w:t>
            </w:r>
          </w:p>
        </w:tc>
      </w:tr>
      <w:tr w:rsidR="0027465E" w:rsidRPr="00951552" w14:paraId="2BAD3EF2" w14:textId="77777777" w:rsidTr="001A4066">
        <w:trPr>
          <w:trHeight w:val="20"/>
        </w:trPr>
        <w:tc>
          <w:tcPr>
            <w:tcW w:w="2880" w:type="dxa"/>
            <w:vAlign w:val="center"/>
          </w:tcPr>
          <w:p w14:paraId="2D2E80F3" w14:textId="55F6309E" w:rsidR="0027465E" w:rsidRPr="00951552" w:rsidRDefault="0007051A" w:rsidP="001A4066">
            <w:pPr>
              <w:pStyle w:val="BodyText"/>
              <w:spacing w:before="40" w:after="40"/>
              <w:jc w:val="center"/>
              <w:rPr>
                <w:sz w:val="22"/>
                <w:szCs w:val="22"/>
              </w:rPr>
            </w:pPr>
            <w:r>
              <w:rPr>
                <w:sz w:val="22"/>
                <w:szCs w:val="22"/>
              </w:rPr>
              <w:t xml:space="preserve">|100 MW| </w:t>
            </w:r>
            <w:r w:rsidR="00ED656D">
              <w:rPr>
                <w:sz w:val="22"/>
                <w:szCs w:val="22"/>
              </w:rPr>
              <w:t xml:space="preserve">in </w:t>
            </w:r>
            <w:r>
              <w:rPr>
                <w:sz w:val="22"/>
                <w:szCs w:val="22"/>
              </w:rPr>
              <w:t>4</w:t>
            </w:r>
            <w:r w:rsidR="00ED656D">
              <w:rPr>
                <w:sz w:val="22"/>
                <w:szCs w:val="22"/>
              </w:rPr>
              <w:t xml:space="preserve"> hours</w:t>
            </w:r>
          </w:p>
        </w:tc>
        <w:tc>
          <w:tcPr>
            <w:tcW w:w="2880" w:type="dxa"/>
            <w:vAlign w:val="center"/>
          </w:tcPr>
          <w:p w14:paraId="6C15ADEF" w14:textId="6EA92FC5" w:rsidR="0027465E" w:rsidRPr="00951552" w:rsidRDefault="000615F7" w:rsidP="001A4066">
            <w:pPr>
              <w:pStyle w:val="BodyText"/>
              <w:spacing w:before="40" w:after="40"/>
              <w:jc w:val="center"/>
              <w:rPr>
                <w:sz w:val="22"/>
                <w:szCs w:val="22"/>
              </w:rPr>
            </w:pPr>
            <w:r>
              <w:rPr>
                <w:sz w:val="22"/>
                <w:szCs w:val="22"/>
              </w:rPr>
              <w:t>31</w:t>
            </w:r>
          </w:p>
        </w:tc>
        <w:tc>
          <w:tcPr>
            <w:tcW w:w="2880" w:type="dxa"/>
            <w:vAlign w:val="center"/>
          </w:tcPr>
          <w:p w14:paraId="16BEAADB" w14:textId="2E1E80B7" w:rsidR="0027465E" w:rsidRPr="00951552" w:rsidRDefault="00FF18E0" w:rsidP="001A4066">
            <w:pPr>
              <w:pStyle w:val="BodyText"/>
              <w:spacing w:before="40" w:after="40"/>
              <w:jc w:val="center"/>
              <w:rPr>
                <w:sz w:val="22"/>
                <w:szCs w:val="22"/>
              </w:rPr>
            </w:pPr>
            <w:r>
              <w:rPr>
                <w:sz w:val="22"/>
                <w:szCs w:val="22"/>
              </w:rPr>
              <w:t>133</w:t>
            </w:r>
          </w:p>
        </w:tc>
      </w:tr>
      <w:tr w:rsidR="0027465E" w:rsidRPr="00951552" w14:paraId="72251031" w14:textId="77777777" w:rsidTr="001A4066">
        <w:trPr>
          <w:trHeight w:val="20"/>
        </w:trPr>
        <w:tc>
          <w:tcPr>
            <w:tcW w:w="2880" w:type="dxa"/>
            <w:vAlign w:val="center"/>
          </w:tcPr>
          <w:p w14:paraId="305483E9" w14:textId="726E78D9" w:rsidR="0027465E" w:rsidRPr="00951552" w:rsidRDefault="0007051A" w:rsidP="001A4066">
            <w:pPr>
              <w:pStyle w:val="BodyText"/>
              <w:spacing w:before="40" w:after="40"/>
              <w:jc w:val="center"/>
              <w:rPr>
                <w:sz w:val="22"/>
                <w:szCs w:val="22"/>
              </w:rPr>
            </w:pPr>
            <w:r>
              <w:rPr>
                <w:sz w:val="22"/>
                <w:szCs w:val="22"/>
              </w:rPr>
              <w:t xml:space="preserve">|100 MW| </w:t>
            </w:r>
            <w:r w:rsidR="00ED656D">
              <w:rPr>
                <w:sz w:val="22"/>
                <w:szCs w:val="22"/>
              </w:rPr>
              <w:t xml:space="preserve">in </w:t>
            </w:r>
            <w:r>
              <w:rPr>
                <w:sz w:val="22"/>
                <w:szCs w:val="22"/>
              </w:rPr>
              <w:t>6</w:t>
            </w:r>
            <w:r w:rsidR="00ED656D">
              <w:rPr>
                <w:sz w:val="22"/>
                <w:szCs w:val="22"/>
              </w:rPr>
              <w:t xml:space="preserve"> hours</w:t>
            </w:r>
          </w:p>
        </w:tc>
        <w:tc>
          <w:tcPr>
            <w:tcW w:w="2880" w:type="dxa"/>
            <w:vAlign w:val="center"/>
          </w:tcPr>
          <w:p w14:paraId="35554BC0" w14:textId="4505AE4A" w:rsidR="0027465E" w:rsidRPr="00951552" w:rsidRDefault="000615F7" w:rsidP="001A4066">
            <w:pPr>
              <w:pStyle w:val="BodyText"/>
              <w:spacing w:before="40" w:after="40"/>
              <w:jc w:val="center"/>
              <w:rPr>
                <w:sz w:val="22"/>
                <w:szCs w:val="22"/>
              </w:rPr>
            </w:pPr>
            <w:r>
              <w:rPr>
                <w:sz w:val="22"/>
                <w:szCs w:val="22"/>
              </w:rPr>
              <w:t>38</w:t>
            </w:r>
          </w:p>
        </w:tc>
        <w:tc>
          <w:tcPr>
            <w:tcW w:w="2880" w:type="dxa"/>
            <w:vAlign w:val="center"/>
          </w:tcPr>
          <w:p w14:paraId="2447D0E1" w14:textId="2624B3DA" w:rsidR="0027465E" w:rsidRPr="00951552" w:rsidRDefault="00FF18E0" w:rsidP="001A4066">
            <w:pPr>
              <w:pStyle w:val="BodyText"/>
              <w:spacing w:before="40" w:after="40"/>
              <w:jc w:val="center"/>
              <w:rPr>
                <w:sz w:val="22"/>
                <w:szCs w:val="22"/>
              </w:rPr>
            </w:pPr>
            <w:r>
              <w:rPr>
                <w:sz w:val="22"/>
                <w:szCs w:val="22"/>
              </w:rPr>
              <w:t>124</w:t>
            </w:r>
          </w:p>
        </w:tc>
      </w:tr>
      <w:tr w:rsidR="0007051A" w:rsidRPr="00951552" w14:paraId="1701194D" w14:textId="77777777" w:rsidTr="001A4066">
        <w:trPr>
          <w:trHeight w:val="20"/>
        </w:trPr>
        <w:tc>
          <w:tcPr>
            <w:tcW w:w="2880" w:type="dxa"/>
            <w:vAlign w:val="center"/>
          </w:tcPr>
          <w:p w14:paraId="7BF0B9CE" w14:textId="29A44B4C" w:rsidR="0007051A" w:rsidRDefault="0007051A" w:rsidP="001A4066">
            <w:pPr>
              <w:pStyle w:val="BodyText"/>
              <w:spacing w:before="40" w:after="40"/>
              <w:jc w:val="center"/>
              <w:rPr>
                <w:szCs w:val="22"/>
              </w:rPr>
            </w:pPr>
            <w:r>
              <w:rPr>
                <w:sz w:val="22"/>
                <w:szCs w:val="22"/>
              </w:rPr>
              <w:t xml:space="preserve">|100 MW| </w:t>
            </w:r>
            <w:r w:rsidR="00ED656D">
              <w:rPr>
                <w:sz w:val="22"/>
                <w:szCs w:val="22"/>
              </w:rPr>
              <w:t xml:space="preserve">in </w:t>
            </w:r>
            <w:r>
              <w:rPr>
                <w:sz w:val="22"/>
                <w:szCs w:val="22"/>
              </w:rPr>
              <w:t>8</w:t>
            </w:r>
            <w:r w:rsidR="00ED656D">
              <w:rPr>
                <w:sz w:val="22"/>
                <w:szCs w:val="22"/>
              </w:rPr>
              <w:t xml:space="preserve"> hours</w:t>
            </w:r>
          </w:p>
        </w:tc>
        <w:tc>
          <w:tcPr>
            <w:tcW w:w="2880" w:type="dxa"/>
            <w:vAlign w:val="center"/>
          </w:tcPr>
          <w:p w14:paraId="5D150B6C" w14:textId="5EF5B80B" w:rsidR="0007051A" w:rsidRPr="00951552" w:rsidRDefault="000615F7" w:rsidP="001A4066">
            <w:pPr>
              <w:pStyle w:val="BodyText"/>
              <w:spacing w:before="40" w:after="40"/>
              <w:jc w:val="center"/>
              <w:rPr>
                <w:szCs w:val="22"/>
              </w:rPr>
            </w:pPr>
            <w:r>
              <w:rPr>
                <w:szCs w:val="22"/>
              </w:rPr>
              <w:t>45</w:t>
            </w:r>
          </w:p>
        </w:tc>
        <w:tc>
          <w:tcPr>
            <w:tcW w:w="2880" w:type="dxa"/>
            <w:vAlign w:val="center"/>
          </w:tcPr>
          <w:p w14:paraId="0B64042E" w14:textId="2CF0D01E" w:rsidR="0007051A" w:rsidRPr="00951552" w:rsidRDefault="00FF18E0" w:rsidP="001A4066">
            <w:pPr>
              <w:pStyle w:val="BodyText"/>
              <w:spacing w:before="40" w:after="40"/>
              <w:jc w:val="center"/>
              <w:rPr>
                <w:szCs w:val="22"/>
              </w:rPr>
            </w:pPr>
            <w:r>
              <w:rPr>
                <w:szCs w:val="22"/>
              </w:rPr>
              <w:t>115</w:t>
            </w:r>
          </w:p>
        </w:tc>
      </w:tr>
      <w:tr w:rsidR="0007051A" w:rsidRPr="00951552" w14:paraId="2345ED57" w14:textId="77777777" w:rsidTr="001A4066">
        <w:trPr>
          <w:trHeight w:val="20"/>
        </w:trPr>
        <w:tc>
          <w:tcPr>
            <w:tcW w:w="2880" w:type="dxa"/>
            <w:vAlign w:val="center"/>
          </w:tcPr>
          <w:p w14:paraId="12CBF59E" w14:textId="7B80DA2A" w:rsidR="0007051A" w:rsidRDefault="0007051A" w:rsidP="001A4066">
            <w:pPr>
              <w:pStyle w:val="BodyText"/>
              <w:spacing w:before="40" w:after="40"/>
              <w:jc w:val="center"/>
              <w:rPr>
                <w:szCs w:val="22"/>
              </w:rPr>
            </w:pPr>
            <w:r>
              <w:rPr>
                <w:sz w:val="22"/>
                <w:szCs w:val="22"/>
              </w:rPr>
              <w:t xml:space="preserve">|100 MW| </w:t>
            </w:r>
            <w:r w:rsidR="00ED656D">
              <w:rPr>
                <w:sz w:val="22"/>
                <w:szCs w:val="22"/>
              </w:rPr>
              <w:t xml:space="preserve">in </w:t>
            </w:r>
            <w:r>
              <w:rPr>
                <w:sz w:val="22"/>
                <w:szCs w:val="22"/>
              </w:rPr>
              <w:t>10</w:t>
            </w:r>
            <w:r w:rsidR="00ED656D">
              <w:rPr>
                <w:sz w:val="22"/>
                <w:szCs w:val="22"/>
              </w:rPr>
              <w:t xml:space="preserve"> hours</w:t>
            </w:r>
          </w:p>
        </w:tc>
        <w:tc>
          <w:tcPr>
            <w:tcW w:w="2880" w:type="dxa"/>
            <w:vAlign w:val="center"/>
          </w:tcPr>
          <w:p w14:paraId="359A59EF" w14:textId="45ABACD3" w:rsidR="0007051A" w:rsidRPr="00951552" w:rsidRDefault="000615F7" w:rsidP="001A4066">
            <w:pPr>
              <w:pStyle w:val="BodyText"/>
              <w:spacing w:before="40" w:after="40"/>
              <w:jc w:val="center"/>
              <w:rPr>
                <w:szCs w:val="22"/>
              </w:rPr>
            </w:pPr>
            <w:r>
              <w:rPr>
                <w:szCs w:val="22"/>
              </w:rPr>
              <w:t>35</w:t>
            </w:r>
          </w:p>
        </w:tc>
        <w:tc>
          <w:tcPr>
            <w:tcW w:w="2880" w:type="dxa"/>
            <w:vAlign w:val="center"/>
          </w:tcPr>
          <w:p w14:paraId="7D78EDC1" w14:textId="3D9F01E9" w:rsidR="0007051A" w:rsidRPr="00951552" w:rsidRDefault="00FF18E0" w:rsidP="001A4066">
            <w:pPr>
              <w:pStyle w:val="BodyText"/>
              <w:spacing w:before="40" w:after="40"/>
              <w:jc w:val="center"/>
              <w:rPr>
                <w:szCs w:val="22"/>
              </w:rPr>
            </w:pPr>
            <w:r>
              <w:rPr>
                <w:szCs w:val="22"/>
              </w:rPr>
              <w:t>123</w:t>
            </w:r>
          </w:p>
        </w:tc>
      </w:tr>
      <w:tr w:rsidR="001A4066" w:rsidRPr="00951552" w14:paraId="63EF5419" w14:textId="77777777" w:rsidTr="001A4066">
        <w:trPr>
          <w:trHeight w:val="20"/>
        </w:trPr>
        <w:tc>
          <w:tcPr>
            <w:tcW w:w="2880" w:type="dxa"/>
            <w:vAlign w:val="center"/>
          </w:tcPr>
          <w:p w14:paraId="33BE1318" w14:textId="0E543E8D" w:rsidR="001A4066" w:rsidRDefault="001A4066" w:rsidP="001A4066">
            <w:pPr>
              <w:pStyle w:val="BodyText"/>
              <w:spacing w:before="40" w:after="40"/>
              <w:jc w:val="center"/>
              <w:rPr>
                <w:szCs w:val="22"/>
              </w:rPr>
            </w:pPr>
            <w:r>
              <w:rPr>
                <w:sz w:val="22"/>
                <w:szCs w:val="22"/>
              </w:rPr>
              <w:t xml:space="preserve">|150 MW| </w:t>
            </w:r>
            <w:r w:rsidR="00ED656D">
              <w:rPr>
                <w:sz w:val="22"/>
                <w:szCs w:val="22"/>
              </w:rPr>
              <w:t xml:space="preserve">in </w:t>
            </w:r>
            <w:r w:rsidR="006157CE">
              <w:rPr>
                <w:sz w:val="22"/>
                <w:szCs w:val="22"/>
              </w:rPr>
              <w:t>4</w:t>
            </w:r>
            <w:r w:rsidR="00ED656D">
              <w:rPr>
                <w:sz w:val="22"/>
                <w:szCs w:val="22"/>
              </w:rPr>
              <w:t xml:space="preserve"> hours</w:t>
            </w:r>
          </w:p>
        </w:tc>
        <w:tc>
          <w:tcPr>
            <w:tcW w:w="2880" w:type="dxa"/>
            <w:vAlign w:val="center"/>
          </w:tcPr>
          <w:p w14:paraId="1DEF4DF2" w14:textId="2C8AE9BC" w:rsidR="001A4066" w:rsidRPr="00951552" w:rsidRDefault="000615F7" w:rsidP="001A4066">
            <w:pPr>
              <w:pStyle w:val="BodyText"/>
              <w:spacing w:before="40" w:after="40"/>
              <w:jc w:val="center"/>
              <w:rPr>
                <w:szCs w:val="22"/>
              </w:rPr>
            </w:pPr>
            <w:r>
              <w:rPr>
                <w:szCs w:val="22"/>
              </w:rPr>
              <w:t>9</w:t>
            </w:r>
          </w:p>
        </w:tc>
        <w:tc>
          <w:tcPr>
            <w:tcW w:w="2880" w:type="dxa"/>
            <w:vAlign w:val="center"/>
          </w:tcPr>
          <w:p w14:paraId="008E08AC" w14:textId="1FBB7F97" w:rsidR="001A4066" w:rsidRPr="00951552" w:rsidRDefault="00740551" w:rsidP="001A4066">
            <w:pPr>
              <w:pStyle w:val="BodyText"/>
              <w:spacing w:before="40" w:after="40"/>
              <w:jc w:val="center"/>
              <w:rPr>
                <w:szCs w:val="22"/>
              </w:rPr>
            </w:pPr>
            <w:r>
              <w:rPr>
                <w:szCs w:val="22"/>
              </w:rPr>
              <w:t>155</w:t>
            </w:r>
          </w:p>
        </w:tc>
      </w:tr>
      <w:tr w:rsidR="0007051A" w:rsidRPr="00951552" w14:paraId="094EE981" w14:textId="77777777" w:rsidTr="001A4066">
        <w:trPr>
          <w:trHeight w:val="20"/>
        </w:trPr>
        <w:tc>
          <w:tcPr>
            <w:tcW w:w="2880" w:type="dxa"/>
            <w:vAlign w:val="center"/>
          </w:tcPr>
          <w:p w14:paraId="7A66F18E" w14:textId="2F028024" w:rsidR="0007051A" w:rsidRDefault="006157CE" w:rsidP="001A4066">
            <w:pPr>
              <w:pStyle w:val="BodyText"/>
              <w:spacing w:before="40" w:after="40"/>
              <w:jc w:val="center"/>
              <w:rPr>
                <w:szCs w:val="22"/>
              </w:rPr>
            </w:pPr>
            <w:r>
              <w:rPr>
                <w:sz w:val="22"/>
                <w:szCs w:val="22"/>
              </w:rPr>
              <w:t xml:space="preserve">|150 MW| </w:t>
            </w:r>
            <w:r w:rsidR="00ED656D">
              <w:rPr>
                <w:sz w:val="22"/>
                <w:szCs w:val="22"/>
              </w:rPr>
              <w:t xml:space="preserve">in </w:t>
            </w:r>
            <w:r>
              <w:rPr>
                <w:sz w:val="22"/>
                <w:szCs w:val="22"/>
              </w:rPr>
              <w:t>6</w:t>
            </w:r>
            <w:r w:rsidR="00ED656D">
              <w:rPr>
                <w:sz w:val="22"/>
                <w:szCs w:val="22"/>
              </w:rPr>
              <w:t xml:space="preserve"> hours</w:t>
            </w:r>
          </w:p>
        </w:tc>
        <w:tc>
          <w:tcPr>
            <w:tcW w:w="2880" w:type="dxa"/>
            <w:vAlign w:val="center"/>
          </w:tcPr>
          <w:p w14:paraId="5A4DD1F1" w14:textId="37BB8CC5" w:rsidR="0007051A" w:rsidRPr="00951552" w:rsidRDefault="000615F7" w:rsidP="001A4066">
            <w:pPr>
              <w:pStyle w:val="BodyText"/>
              <w:spacing w:before="40" w:after="40"/>
              <w:jc w:val="center"/>
              <w:rPr>
                <w:szCs w:val="22"/>
              </w:rPr>
            </w:pPr>
            <w:r>
              <w:rPr>
                <w:szCs w:val="22"/>
              </w:rPr>
              <w:t>14</w:t>
            </w:r>
          </w:p>
        </w:tc>
        <w:tc>
          <w:tcPr>
            <w:tcW w:w="2880" w:type="dxa"/>
            <w:vAlign w:val="center"/>
          </w:tcPr>
          <w:p w14:paraId="767BE00A" w14:textId="3A6BC7B1" w:rsidR="0007051A" w:rsidRPr="00951552" w:rsidRDefault="00740551" w:rsidP="001A4066">
            <w:pPr>
              <w:pStyle w:val="BodyText"/>
              <w:spacing w:before="40" w:after="40"/>
              <w:jc w:val="center"/>
              <w:rPr>
                <w:szCs w:val="22"/>
              </w:rPr>
            </w:pPr>
            <w:r>
              <w:rPr>
                <w:szCs w:val="22"/>
              </w:rPr>
              <w:t>148</w:t>
            </w:r>
          </w:p>
        </w:tc>
      </w:tr>
      <w:tr w:rsidR="001A4066" w:rsidRPr="00951552" w14:paraId="3D2F0EF8" w14:textId="77777777" w:rsidTr="001A4066">
        <w:trPr>
          <w:trHeight w:val="20"/>
        </w:trPr>
        <w:tc>
          <w:tcPr>
            <w:tcW w:w="2880" w:type="dxa"/>
            <w:vAlign w:val="center"/>
          </w:tcPr>
          <w:p w14:paraId="2E966585" w14:textId="6680FA4B" w:rsidR="001A4066" w:rsidRDefault="006157CE" w:rsidP="001A4066">
            <w:pPr>
              <w:pStyle w:val="BodyText"/>
              <w:spacing w:before="40" w:after="40"/>
              <w:jc w:val="center"/>
              <w:rPr>
                <w:szCs w:val="22"/>
              </w:rPr>
            </w:pPr>
            <w:r>
              <w:rPr>
                <w:sz w:val="22"/>
                <w:szCs w:val="22"/>
              </w:rPr>
              <w:t xml:space="preserve">|150 MW| </w:t>
            </w:r>
            <w:r w:rsidR="00ED656D">
              <w:rPr>
                <w:sz w:val="22"/>
                <w:szCs w:val="22"/>
              </w:rPr>
              <w:t xml:space="preserve">in </w:t>
            </w:r>
            <w:r>
              <w:rPr>
                <w:sz w:val="22"/>
                <w:szCs w:val="22"/>
              </w:rPr>
              <w:t>8</w:t>
            </w:r>
            <w:r w:rsidR="00ED656D">
              <w:rPr>
                <w:sz w:val="22"/>
                <w:szCs w:val="22"/>
              </w:rPr>
              <w:t xml:space="preserve"> hours</w:t>
            </w:r>
          </w:p>
        </w:tc>
        <w:tc>
          <w:tcPr>
            <w:tcW w:w="2880" w:type="dxa"/>
            <w:vAlign w:val="center"/>
          </w:tcPr>
          <w:p w14:paraId="5AC15DF5" w14:textId="5E024E54" w:rsidR="001A4066" w:rsidRPr="00951552" w:rsidRDefault="000615F7" w:rsidP="001A4066">
            <w:pPr>
              <w:pStyle w:val="BodyText"/>
              <w:spacing w:before="40" w:after="40"/>
              <w:jc w:val="center"/>
              <w:rPr>
                <w:szCs w:val="22"/>
              </w:rPr>
            </w:pPr>
            <w:r>
              <w:rPr>
                <w:szCs w:val="22"/>
              </w:rPr>
              <w:t>17</w:t>
            </w:r>
          </w:p>
        </w:tc>
        <w:tc>
          <w:tcPr>
            <w:tcW w:w="2880" w:type="dxa"/>
            <w:vAlign w:val="center"/>
          </w:tcPr>
          <w:p w14:paraId="473E5426" w14:textId="5276CF20" w:rsidR="001A4066" w:rsidRPr="00951552" w:rsidRDefault="00740551" w:rsidP="001A4066">
            <w:pPr>
              <w:pStyle w:val="BodyText"/>
              <w:spacing w:before="40" w:after="40"/>
              <w:jc w:val="center"/>
              <w:rPr>
                <w:szCs w:val="22"/>
              </w:rPr>
            </w:pPr>
            <w:r>
              <w:rPr>
                <w:szCs w:val="22"/>
              </w:rPr>
              <w:t>143</w:t>
            </w:r>
          </w:p>
        </w:tc>
      </w:tr>
      <w:tr w:rsidR="001A4066" w:rsidRPr="00951552" w14:paraId="0683E516" w14:textId="77777777" w:rsidTr="001A4066">
        <w:trPr>
          <w:trHeight w:val="20"/>
        </w:trPr>
        <w:tc>
          <w:tcPr>
            <w:tcW w:w="2880" w:type="dxa"/>
            <w:vAlign w:val="center"/>
          </w:tcPr>
          <w:p w14:paraId="515E1FC7" w14:textId="41FC4C8D" w:rsidR="001A4066" w:rsidRDefault="006157CE" w:rsidP="001A4066">
            <w:pPr>
              <w:pStyle w:val="BodyText"/>
              <w:spacing w:before="40" w:after="40"/>
              <w:jc w:val="center"/>
              <w:rPr>
                <w:szCs w:val="22"/>
              </w:rPr>
            </w:pPr>
            <w:r>
              <w:rPr>
                <w:sz w:val="22"/>
                <w:szCs w:val="22"/>
              </w:rPr>
              <w:t xml:space="preserve">|150 MW| </w:t>
            </w:r>
            <w:r w:rsidR="00ED656D">
              <w:rPr>
                <w:sz w:val="22"/>
                <w:szCs w:val="22"/>
              </w:rPr>
              <w:t xml:space="preserve">in </w:t>
            </w:r>
            <w:r>
              <w:rPr>
                <w:sz w:val="22"/>
                <w:szCs w:val="22"/>
              </w:rPr>
              <w:t>10</w:t>
            </w:r>
            <w:r w:rsidR="00ED656D">
              <w:rPr>
                <w:sz w:val="22"/>
                <w:szCs w:val="22"/>
              </w:rPr>
              <w:t xml:space="preserve"> hours</w:t>
            </w:r>
          </w:p>
        </w:tc>
        <w:tc>
          <w:tcPr>
            <w:tcW w:w="2880" w:type="dxa"/>
            <w:vAlign w:val="center"/>
          </w:tcPr>
          <w:p w14:paraId="22F5ED69" w14:textId="3C00E4B6" w:rsidR="001A4066" w:rsidRPr="00951552" w:rsidRDefault="000615F7" w:rsidP="001A4066">
            <w:pPr>
              <w:pStyle w:val="BodyText"/>
              <w:spacing w:before="40" w:after="40"/>
              <w:jc w:val="center"/>
              <w:rPr>
                <w:szCs w:val="22"/>
              </w:rPr>
            </w:pPr>
            <w:r>
              <w:rPr>
                <w:szCs w:val="22"/>
              </w:rPr>
              <w:t>18</w:t>
            </w:r>
          </w:p>
        </w:tc>
        <w:tc>
          <w:tcPr>
            <w:tcW w:w="2880" w:type="dxa"/>
            <w:vAlign w:val="center"/>
          </w:tcPr>
          <w:p w14:paraId="4FA19FFF" w14:textId="7B88C7B7" w:rsidR="001A4066" w:rsidRPr="00951552" w:rsidRDefault="00740551" w:rsidP="001A4066">
            <w:pPr>
              <w:pStyle w:val="BodyText"/>
              <w:spacing w:before="40" w:after="40"/>
              <w:jc w:val="center"/>
              <w:rPr>
                <w:szCs w:val="22"/>
              </w:rPr>
            </w:pPr>
            <w:r>
              <w:rPr>
                <w:szCs w:val="22"/>
              </w:rPr>
              <w:t>140</w:t>
            </w:r>
          </w:p>
        </w:tc>
      </w:tr>
      <w:tr w:rsidR="001A4066" w:rsidRPr="00951552" w14:paraId="2DEFBF04" w14:textId="77777777" w:rsidTr="001A4066">
        <w:trPr>
          <w:trHeight w:val="20"/>
        </w:trPr>
        <w:tc>
          <w:tcPr>
            <w:tcW w:w="2880" w:type="dxa"/>
            <w:vAlign w:val="center"/>
          </w:tcPr>
          <w:p w14:paraId="0CF8429B" w14:textId="46AF6B93" w:rsidR="001A4066" w:rsidRDefault="006157CE" w:rsidP="001A4066">
            <w:pPr>
              <w:pStyle w:val="BodyText"/>
              <w:spacing w:before="40" w:after="40"/>
              <w:jc w:val="center"/>
              <w:rPr>
                <w:szCs w:val="22"/>
              </w:rPr>
            </w:pPr>
            <w:r>
              <w:rPr>
                <w:sz w:val="22"/>
                <w:szCs w:val="22"/>
              </w:rPr>
              <w:t xml:space="preserve">|150 MW| </w:t>
            </w:r>
            <w:r w:rsidR="00ED656D">
              <w:rPr>
                <w:sz w:val="22"/>
                <w:szCs w:val="22"/>
              </w:rPr>
              <w:t xml:space="preserve">in </w:t>
            </w:r>
            <w:r>
              <w:rPr>
                <w:sz w:val="22"/>
                <w:szCs w:val="22"/>
              </w:rPr>
              <w:t>12</w:t>
            </w:r>
            <w:r w:rsidR="00ED656D">
              <w:rPr>
                <w:sz w:val="22"/>
                <w:szCs w:val="22"/>
              </w:rPr>
              <w:t xml:space="preserve"> hours</w:t>
            </w:r>
          </w:p>
        </w:tc>
        <w:tc>
          <w:tcPr>
            <w:tcW w:w="2880" w:type="dxa"/>
            <w:vAlign w:val="center"/>
          </w:tcPr>
          <w:p w14:paraId="2B1FDDF8" w14:textId="3FEE804F" w:rsidR="001A4066" w:rsidRPr="00951552" w:rsidRDefault="000615F7" w:rsidP="001A4066">
            <w:pPr>
              <w:pStyle w:val="BodyText"/>
              <w:spacing w:before="40" w:after="40"/>
              <w:jc w:val="center"/>
              <w:rPr>
                <w:szCs w:val="22"/>
              </w:rPr>
            </w:pPr>
            <w:r>
              <w:rPr>
                <w:szCs w:val="22"/>
              </w:rPr>
              <w:t>21</w:t>
            </w:r>
          </w:p>
        </w:tc>
        <w:tc>
          <w:tcPr>
            <w:tcW w:w="2880" w:type="dxa"/>
            <w:vAlign w:val="center"/>
          </w:tcPr>
          <w:p w14:paraId="00934CA3" w14:textId="69BDB86F" w:rsidR="001A4066" w:rsidRPr="00951552" w:rsidRDefault="00740551" w:rsidP="001A4066">
            <w:pPr>
              <w:pStyle w:val="BodyText"/>
              <w:spacing w:before="40" w:after="40"/>
              <w:jc w:val="center"/>
              <w:rPr>
                <w:szCs w:val="22"/>
              </w:rPr>
            </w:pPr>
            <w:r>
              <w:rPr>
                <w:szCs w:val="22"/>
              </w:rPr>
              <w:t>135</w:t>
            </w:r>
          </w:p>
        </w:tc>
      </w:tr>
      <w:tr w:rsidR="001A4066" w:rsidRPr="00951552" w14:paraId="0949B513" w14:textId="77777777" w:rsidTr="001A4066">
        <w:trPr>
          <w:trHeight w:val="20"/>
        </w:trPr>
        <w:tc>
          <w:tcPr>
            <w:tcW w:w="2880" w:type="dxa"/>
            <w:vAlign w:val="center"/>
          </w:tcPr>
          <w:p w14:paraId="617FBFF7" w14:textId="79E4E793" w:rsidR="001A4066" w:rsidRDefault="006157CE" w:rsidP="001A4066">
            <w:pPr>
              <w:pStyle w:val="BodyText"/>
              <w:spacing w:before="40" w:after="40"/>
              <w:jc w:val="center"/>
              <w:rPr>
                <w:szCs w:val="22"/>
              </w:rPr>
            </w:pPr>
            <w:r>
              <w:rPr>
                <w:sz w:val="22"/>
                <w:szCs w:val="22"/>
              </w:rPr>
              <w:t>|200 MW|</w:t>
            </w:r>
            <w:r w:rsidR="00ED656D">
              <w:rPr>
                <w:sz w:val="22"/>
                <w:szCs w:val="22"/>
              </w:rPr>
              <w:t xml:space="preserve"> in </w:t>
            </w:r>
            <w:r>
              <w:rPr>
                <w:sz w:val="22"/>
                <w:szCs w:val="22"/>
              </w:rPr>
              <w:t>4</w:t>
            </w:r>
            <w:r w:rsidR="00ED656D">
              <w:rPr>
                <w:sz w:val="22"/>
                <w:szCs w:val="22"/>
              </w:rPr>
              <w:t xml:space="preserve"> hours</w:t>
            </w:r>
          </w:p>
        </w:tc>
        <w:tc>
          <w:tcPr>
            <w:tcW w:w="2880" w:type="dxa"/>
            <w:vAlign w:val="center"/>
          </w:tcPr>
          <w:p w14:paraId="7CF43EF5" w14:textId="2EDF78FA" w:rsidR="001A4066" w:rsidRPr="00951552" w:rsidRDefault="000615F7" w:rsidP="001A4066">
            <w:pPr>
              <w:pStyle w:val="BodyText"/>
              <w:spacing w:before="40" w:after="40"/>
              <w:jc w:val="center"/>
              <w:rPr>
                <w:szCs w:val="22"/>
              </w:rPr>
            </w:pPr>
            <w:r>
              <w:rPr>
                <w:szCs w:val="22"/>
              </w:rPr>
              <w:t>3</w:t>
            </w:r>
          </w:p>
        </w:tc>
        <w:tc>
          <w:tcPr>
            <w:tcW w:w="2880" w:type="dxa"/>
            <w:vAlign w:val="center"/>
          </w:tcPr>
          <w:p w14:paraId="41202574" w14:textId="141E4B43" w:rsidR="001A4066" w:rsidRPr="00951552" w:rsidRDefault="00740551" w:rsidP="001A4066">
            <w:pPr>
              <w:pStyle w:val="BodyText"/>
              <w:spacing w:before="40" w:after="40"/>
              <w:jc w:val="center"/>
              <w:rPr>
                <w:szCs w:val="22"/>
              </w:rPr>
            </w:pPr>
            <w:r>
              <w:rPr>
                <w:szCs w:val="22"/>
              </w:rPr>
              <w:t>161</w:t>
            </w:r>
          </w:p>
        </w:tc>
      </w:tr>
      <w:tr w:rsidR="001A4066" w:rsidRPr="00951552" w14:paraId="4AD14057" w14:textId="77777777" w:rsidTr="001A4066">
        <w:trPr>
          <w:trHeight w:val="20"/>
        </w:trPr>
        <w:tc>
          <w:tcPr>
            <w:tcW w:w="2880" w:type="dxa"/>
            <w:vAlign w:val="center"/>
          </w:tcPr>
          <w:p w14:paraId="6BB45CE3" w14:textId="32F5DB0B" w:rsidR="001A4066" w:rsidRDefault="006157CE" w:rsidP="001A4066">
            <w:pPr>
              <w:pStyle w:val="BodyText"/>
              <w:spacing w:before="40" w:after="40"/>
              <w:jc w:val="center"/>
              <w:rPr>
                <w:szCs w:val="22"/>
              </w:rPr>
            </w:pPr>
            <w:r>
              <w:rPr>
                <w:sz w:val="22"/>
                <w:szCs w:val="22"/>
              </w:rPr>
              <w:t xml:space="preserve">|200 MW| </w:t>
            </w:r>
            <w:r w:rsidR="00ED656D">
              <w:rPr>
                <w:sz w:val="22"/>
                <w:szCs w:val="22"/>
              </w:rPr>
              <w:t xml:space="preserve">in </w:t>
            </w:r>
            <w:r>
              <w:rPr>
                <w:sz w:val="22"/>
                <w:szCs w:val="22"/>
              </w:rPr>
              <w:t>6</w:t>
            </w:r>
            <w:r w:rsidR="00ED656D">
              <w:rPr>
                <w:sz w:val="22"/>
                <w:szCs w:val="22"/>
              </w:rPr>
              <w:t xml:space="preserve"> hours</w:t>
            </w:r>
          </w:p>
        </w:tc>
        <w:tc>
          <w:tcPr>
            <w:tcW w:w="2880" w:type="dxa"/>
            <w:vAlign w:val="center"/>
          </w:tcPr>
          <w:p w14:paraId="015C5925" w14:textId="752642DD" w:rsidR="001A4066" w:rsidRPr="00951552" w:rsidRDefault="000615F7" w:rsidP="001A4066">
            <w:pPr>
              <w:pStyle w:val="BodyText"/>
              <w:spacing w:before="40" w:after="40"/>
              <w:jc w:val="center"/>
              <w:rPr>
                <w:szCs w:val="22"/>
              </w:rPr>
            </w:pPr>
            <w:r>
              <w:rPr>
                <w:szCs w:val="22"/>
              </w:rPr>
              <w:t>3</w:t>
            </w:r>
          </w:p>
        </w:tc>
        <w:tc>
          <w:tcPr>
            <w:tcW w:w="2880" w:type="dxa"/>
            <w:vAlign w:val="center"/>
          </w:tcPr>
          <w:p w14:paraId="4ED48A7A" w14:textId="0F15A7FB" w:rsidR="001A4066" w:rsidRPr="00951552" w:rsidRDefault="00740551" w:rsidP="001A4066">
            <w:pPr>
              <w:pStyle w:val="BodyText"/>
              <w:spacing w:before="40" w:after="40"/>
              <w:jc w:val="center"/>
              <w:rPr>
                <w:szCs w:val="22"/>
              </w:rPr>
            </w:pPr>
            <w:r>
              <w:rPr>
                <w:szCs w:val="22"/>
              </w:rPr>
              <w:t>159</w:t>
            </w:r>
          </w:p>
        </w:tc>
      </w:tr>
      <w:tr w:rsidR="001A4066" w:rsidRPr="00951552" w14:paraId="7FCA7A5F" w14:textId="77777777" w:rsidTr="001A4066">
        <w:trPr>
          <w:trHeight w:val="20"/>
        </w:trPr>
        <w:tc>
          <w:tcPr>
            <w:tcW w:w="2880" w:type="dxa"/>
            <w:vAlign w:val="center"/>
          </w:tcPr>
          <w:p w14:paraId="589E1CA0" w14:textId="0064E088" w:rsidR="001A4066" w:rsidRDefault="006157CE" w:rsidP="001A4066">
            <w:pPr>
              <w:pStyle w:val="BodyText"/>
              <w:spacing w:before="40" w:after="40"/>
              <w:jc w:val="center"/>
              <w:rPr>
                <w:szCs w:val="22"/>
              </w:rPr>
            </w:pPr>
            <w:r>
              <w:rPr>
                <w:sz w:val="22"/>
                <w:szCs w:val="22"/>
              </w:rPr>
              <w:t>|200 MW|</w:t>
            </w:r>
            <w:r w:rsidR="00ED656D">
              <w:rPr>
                <w:sz w:val="22"/>
                <w:szCs w:val="22"/>
              </w:rPr>
              <w:t xml:space="preserve"> in </w:t>
            </w:r>
            <w:r>
              <w:rPr>
                <w:sz w:val="22"/>
                <w:szCs w:val="22"/>
              </w:rPr>
              <w:t>8</w:t>
            </w:r>
            <w:r w:rsidR="00ED656D">
              <w:rPr>
                <w:sz w:val="22"/>
                <w:szCs w:val="22"/>
              </w:rPr>
              <w:t xml:space="preserve"> hours</w:t>
            </w:r>
          </w:p>
        </w:tc>
        <w:tc>
          <w:tcPr>
            <w:tcW w:w="2880" w:type="dxa"/>
            <w:vAlign w:val="center"/>
          </w:tcPr>
          <w:p w14:paraId="44BD09DB" w14:textId="5C1EF82D" w:rsidR="001A4066" w:rsidRPr="00951552" w:rsidRDefault="000615F7" w:rsidP="001A4066">
            <w:pPr>
              <w:pStyle w:val="BodyText"/>
              <w:spacing w:before="40" w:after="40"/>
              <w:jc w:val="center"/>
              <w:rPr>
                <w:szCs w:val="22"/>
              </w:rPr>
            </w:pPr>
            <w:r>
              <w:rPr>
                <w:szCs w:val="22"/>
              </w:rPr>
              <w:t>7</w:t>
            </w:r>
          </w:p>
        </w:tc>
        <w:tc>
          <w:tcPr>
            <w:tcW w:w="2880" w:type="dxa"/>
            <w:vAlign w:val="center"/>
          </w:tcPr>
          <w:p w14:paraId="232FE755" w14:textId="55BA69B8" w:rsidR="001A4066" w:rsidRPr="00951552" w:rsidRDefault="00740551" w:rsidP="001A4066">
            <w:pPr>
              <w:pStyle w:val="BodyText"/>
              <w:spacing w:before="40" w:after="40"/>
              <w:jc w:val="center"/>
              <w:rPr>
                <w:szCs w:val="22"/>
              </w:rPr>
            </w:pPr>
            <w:r>
              <w:rPr>
                <w:szCs w:val="22"/>
              </w:rPr>
              <w:t>153</w:t>
            </w:r>
          </w:p>
        </w:tc>
      </w:tr>
      <w:tr w:rsidR="001A4066" w:rsidRPr="00951552" w14:paraId="3846CBC1" w14:textId="77777777" w:rsidTr="001A4066">
        <w:trPr>
          <w:trHeight w:val="20"/>
        </w:trPr>
        <w:tc>
          <w:tcPr>
            <w:tcW w:w="2880" w:type="dxa"/>
            <w:vAlign w:val="center"/>
          </w:tcPr>
          <w:p w14:paraId="15C58E31" w14:textId="47267AA1" w:rsidR="001A4066" w:rsidRDefault="006157CE" w:rsidP="001A4066">
            <w:pPr>
              <w:pStyle w:val="BodyText"/>
              <w:spacing w:before="40" w:after="40"/>
              <w:jc w:val="center"/>
              <w:rPr>
                <w:szCs w:val="22"/>
              </w:rPr>
            </w:pPr>
            <w:r>
              <w:rPr>
                <w:sz w:val="22"/>
                <w:szCs w:val="22"/>
              </w:rPr>
              <w:t xml:space="preserve">|200 MW| </w:t>
            </w:r>
            <w:r w:rsidR="00ED656D">
              <w:rPr>
                <w:sz w:val="22"/>
                <w:szCs w:val="22"/>
              </w:rPr>
              <w:t xml:space="preserve">in </w:t>
            </w:r>
            <w:r>
              <w:rPr>
                <w:sz w:val="22"/>
                <w:szCs w:val="22"/>
              </w:rPr>
              <w:t>10</w:t>
            </w:r>
            <w:r w:rsidR="00ED656D">
              <w:rPr>
                <w:sz w:val="22"/>
                <w:szCs w:val="22"/>
              </w:rPr>
              <w:t xml:space="preserve"> hours</w:t>
            </w:r>
          </w:p>
        </w:tc>
        <w:tc>
          <w:tcPr>
            <w:tcW w:w="2880" w:type="dxa"/>
            <w:vAlign w:val="center"/>
          </w:tcPr>
          <w:p w14:paraId="56ECB50E" w14:textId="56728A4D" w:rsidR="001A4066" w:rsidRPr="00951552" w:rsidRDefault="000615F7" w:rsidP="001A4066">
            <w:pPr>
              <w:pStyle w:val="BodyText"/>
              <w:spacing w:before="40" w:after="40"/>
              <w:jc w:val="center"/>
              <w:rPr>
                <w:szCs w:val="22"/>
              </w:rPr>
            </w:pPr>
            <w:r>
              <w:rPr>
                <w:szCs w:val="22"/>
              </w:rPr>
              <w:t>9</w:t>
            </w:r>
          </w:p>
        </w:tc>
        <w:tc>
          <w:tcPr>
            <w:tcW w:w="2880" w:type="dxa"/>
            <w:vAlign w:val="center"/>
          </w:tcPr>
          <w:p w14:paraId="51EAD052" w14:textId="1F710E5F" w:rsidR="001A4066" w:rsidRPr="00951552" w:rsidRDefault="00740551" w:rsidP="001A4066">
            <w:pPr>
              <w:pStyle w:val="BodyText"/>
              <w:spacing w:before="40" w:after="40"/>
              <w:jc w:val="center"/>
              <w:rPr>
                <w:szCs w:val="22"/>
              </w:rPr>
            </w:pPr>
            <w:r>
              <w:rPr>
                <w:szCs w:val="22"/>
              </w:rPr>
              <w:t>149</w:t>
            </w:r>
          </w:p>
        </w:tc>
      </w:tr>
      <w:tr w:rsidR="006157CE" w:rsidRPr="00951552" w14:paraId="22479770" w14:textId="77777777" w:rsidTr="001A4066">
        <w:trPr>
          <w:trHeight w:val="20"/>
        </w:trPr>
        <w:tc>
          <w:tcPr>
            <w:tcW w:w="2880" w:type="dxa"/>
            <w:vAlign w:val="center"/>
          </w:tcPr>
          <w:p w14:paraId="10363938" w14:textId="421F9F88" w:rsidR="006157CE" w:rsidRDefault="006157CE" w:rsidP="001A4066">
            <w:pPr>
              <w:pStyle w:val="BodyText"/>
              <w:spacing w:before="40" w:after="40"/>
              <w:jc w:val="center"/>
              <w:rPr>
                <w:szCs w:val="22"/>
              </w:rPr>
            </w:pPr>
            <w:r>
              <w:rPr>
                <w:sz w:val="22"/>
                <w:szCs w:val="22"/>
              </w:rPr>
              <w:t xml:space="preserve">|200 MW| </w:t>
            </w:r>
            <w:r w:rsidR="00ED656D">
              <w:rPr>
                <w:sz w:val="22"/>
                <w:szCs w:val="22"/>
              </w:rPr>
              <w:t xml:space="preserve">in </w:t>
            </w:r>
            <w:r>
              <w:rPr>
                <w:sz w:val="22"/>
                <w:szCs w:val="22"/>
              </w:rPr>
              <w:t>12 h</w:t>
            </w:r>
            <w:r w:rsidR="00ED656D">
              <w:rPr>
                <w:sz w:val="22"/>
                <w:szCs w:val="22"/>
              </w:rPr>
              <w:t>ou</w:t>
            </w:r>
            <w:r>
              <w:rPr>
                <w:sz w:val="22"/>
                <w:szCs w:val="22"/>
              </w:rPr>
              <w:t>r</w:t>
            </w:r>
            <w:r w:rsidR="00ED656D">
              <w:rPr>
                <w:sz w:val="22"/>
                <w:szCs w:val="22"/>
              </w:rPr>
              <w:t>s</w:t>
            </w:r>
          </w:p>
        </w:tc>
        <w:tc>
          <w:tcPr>
            <w:tcW w:w="2880" w:type="dxa"/>
            <w:vAlign w:val="center"/>
          </w:tcPr>
          <w:p w14:paraId="0B3DD6A3" w14:textId="2784A89C" w:rsidR="006157CE" w:rsidRPr="00951552" w:rsidRDefault="000615F7" w:rsidP="001A4066">
            <w:pPr>
              <w:pStyle w:val="BodyText"/>
              <w:spacing w:before="40" w:after="40"/>
              <w:jc w:val="center"/>
              <w:rPr>
                <w:szCs w:val="22"/>
              </w:rPr>
            </w:pPr>
            <w:r>
              <w:rPr>
                <w:szCs w:val="22"/>
              </w:rPr>
              <w:t>10</w:t>
            </w:r>
          </w:p>
        </w:tc>
        <w:tc>
          <w:tcPr>
            <w:tcW w:w="2880" w:type="dxa"/>
            <w:vAlign w:val="center"/>
          </w:tcPr>
          <w:p w14:paraId="5E5FF505" w14:textId="2CF2F44C" w:rsidR="006157CE" w:rsidRPr="00951552" w:rsidRDefault="00740551" w:rsidP="001A4066">
            <w:pPr>
              <w:pStyle w:val="BodyText"/>
              <w:spacing w:before="40" w:after="40"/>
              <w:jc w:val="center"/>
              <w:rPr>
                <w:szCs w:val="22"/>
              </w:rPr>
            </w:pPr>
            <w:r>
              <w:rPr>
                <w:szCs w:val="22"/>
              </w:rPr>
              <w:t>146</w:t>
            </w:r>
          </w:p>
        </w:tc>
      </w:tr>
    </w:tbl>
    <w:p w14:paraId="7B937CB6" w14:textId="6A4FB999" w:rsidR="0027465E" w:rsidRDefault="0027465E" w:rsidP="00FF7A57">
      <w:pPr>
        <w:pStyle w:val="BodyText"/>
      </w:pPr>
    </w:p>
    <w:p w14:paraId="0BFB6DCF" w14:textId="477EE831" w:rsidR="00174E6E" w:rsidRDefault="00174E6E" w:rsidP="00174E6E">
      <w:pPr>
        <w:pStyle w:val="BodyText"/>
      </w:pPr>
      <w:r>
        <w:t xml:space="preserve">Given a ramp definition, a comparison of deterministic ramps between a pair of forecast and observed power time series yields a 2x2 contingency table. Each square in </w:t>
      </w:r>
      <w:r w:rsidRPr="00FF7A57">
        <w:fldChar w:fldCharType="begin"/>
      </w:r>
      <w:r w:rsidRPr="00FF7A57">
        <w:instrText xml:space="preserve"> REF _Ref90386089 \h </w:instrText>
      </w:r>
      <w:r>
        <w:instrText xml:space="preserve"> \* MERGEFORMAT </w:instrText>
      </w:r>
      <w:r w:rsidRPr="00FF7A57">
        <w:fldChar w:fldCharType="separate"/>
      </w:r>
      <w:r w:rsidR="009F2393" w:rsidRPr="00CF2849">
        <w:t xml:space="preserve">Figure </w:t>
      </w:r>
      <w:r w:rsidR="009F2393">
        <w:t>8</w:t>
      </w:r>
      <w:r w:rsidRPr="00FF7A57">
        <w:fldChar w:fldCharType="end"/>
      </w:r>
      <w:r>
        <w:t xml:space="preserve"> projects a contingency table of a ramp definition and a forecast-observation pair, where the two upper left triangles are correct forecasts (TP and TN), and the two lower right triangles denote incorrect forecasts (FP and FN). The numbers and the colors display the counts of the four categories in the contingency table. A skillful forecast would yield higher counts in the upper</w:t>
      </w:r>
      <w:ins w:id="408" w:author="Anstedt, Sheri" w:date="2022-01-26T13:05:00Z">
        <w:r w:rsidR="00DC6F15">
          <w:t>-</w:t>
        </w:r>
      </w:ins>
      <w:del w:id="409" w:author="Anstedt, Sheri" w:date="2022-01-26T13:05:00Z">
        <w:r w:rsidDel="00DC6F15">
          <w:delText xml:space="preserve"> </w:delText>
        </w:r>
      </w:del>
      <w:r>
        <w:t>left triangles than the lower</w:t>
      </w:r>
      <w:ins w:id="410" w:author="Anstedt, Sheri" w:date="2022-01-26T13:05:00Z">
        <w:r w:rsidR="00DC6F15">
          <w:t>-</w:t>
        </w:r>
      </w:ins>
      <w:del w:id="411" w:author="Anstedt, Sheri" w:date="2022-01-26T13:05:00Z">
        <w:r w:rsidDel="00DC6F15">
          <w:delText xml:space="preserve"> </w:delText>
        </w:r>
      </w:del>
      <w:r>
        <w:t xml:space="preserve">right triangles. Combining multiple contingency tables at once in </w:t>
      </w:r>
      <w:r w:rsidRPr="00FF7A57">
        <w:fldChar w:fldCharType="begin"/>
      </w:r>
      <w:r w:rsidRPr="00FF7A57">
        <w:instrText xml:space="preserve"> REF _Ref90386089 \h </w:instrText>
      </w:r>
      <w:r>
        <w:instrText xml:space="preserve"> \* MERGEFORMAT </w:instrText>
      </w:r>
      <w:r w:rsidRPr="00FF7A57">
        <w:fldChar w:fldCharType="separate"/>
      </w:r>
      <w:r w:rsidR="009F2393" w:rsidRPr="00CF2849">
        <w:t xml:space="preserve">Figure </w:t>
      </w:r>
      <w:r w:rsidR="009F2393">
        <w:t>8</w:t>
      </w:r>
      <w:r w:rsidRPr="00FF7A57">
        <w:fldChar w:fldCharType="end"/>
      </w:r>
      <w:r>
        <w:t xml:space="preserve"> enables us to contrast the skills of various forecasts under different ramp definitions. </w:t>
      </w:r>
    </w:p>
    <w:p w14:paraId="47B05738" w14:textId="5B968C6B" w:rsidR="00174E6E" w:rsidRPr="00FF7A57" w:rsidRDefault="00174E6E" w:rsidP="00174E6E">
      <w:pPr>
        <w:pStyle w:val="BodyText"/>
      </w:pPr>
      <w:r w:rsidRPr="00FF7A57">
        <w:t>In our Baltic-2 case study, the multi</w:t>
      </w:r>
      <w:del w:id="412" w:author="Anstedt, Sheri" w:date="2022-01-26T13:05:00Z">
        <w:r w:rsidRPr="00FF7A57" w:rsidDel="00DC6F15">
          <w:delText>-</w:delText>
        </w:r>
      </w:del>
      <w:r w:rsidRPr="00FF7A57">
        <w:t xml:space="preserve">organization ensemble mean </w:t>
      </w:r>
      <w:r>
        <w:t>records</w:t>
      </w:r>
      <w:r w:rsidRPr="00FF7A57">
        <w:t xml:space="preserve"> fewer correct </w:t>
      </w:r>
      <w:r w:rsidR="00132700">
        <w:t>power-</w:t>
      </w:r>
      <w:r w:rsidRPr="00FF7A57">
        <w:t xml:space="preserve">ramp forecasts than its members. </w:t>
      </w:r>
      <w:r>
        <w:t>T</w:t>
      </w:r>
      <w:r w:rsidRPr="00FF7A57">
        <w:t xml:space="preserve">he </w:t>
      </w:r>
      <w:r w:rsidR="00BA5B86">
        <w:t xml:space="preserve">submissions </w:t>
      </w:r>
      <w:r w:rsidR="002B0D24">
        <w:t>from three</w:t>
      </w:r>
      <w:r w:rsidRPr="00FF7A57">
        <w:t xml:space="preserve"> </w:t>
      </w:r>
      <w:r w:rsidR="002B0D24">
        <w:t xml:space="preserve">of </w:t>
      </w:r>
      <w:r w:rsidRPr="00FF7A57">
        <w:t xml:space="preserve">the </w:t>
      </w:r>
      <w:r>
        <w:t>five</w:t>
      </w:r>
      <w:r w:rsidRPr="00FF7A57">
        <w:t xml:space="preserve"> organizations (p1, p2, and p3) </w:t>
      </w:r>
      <w:r w:rsidR="0068425B">
        <w:t>are</w:t>
      </w:r>
      <w:r w:rsidR="00517A66">
        <w:t xml:space="preserve"> individually</w:t>
      </w:r>
      <w:r w:rsidRPr="00FF7A57">
        <w:t xml:space="preserve"> better at correctly forecasting ramps, </w:t>
      </w:r>
      <w:r>
        <w:t>or TP</w:t>
      </w:r>
      <w:r w:rsidRPr="00FF7A57">
        <w:t xml:space="preserve">, </w:t>
      </w:r>
      <w:r>
        <w:t>above</w:t>
      </w:r>
      <w:r w:rsidRPr="00FF7A57">
        <w:t xml:space="preserve"> 50 MW over 4, 6, and 8 hours than the </w:t>
      </w:r>
      <w:ins w:id="413" w:author="Anstedt, Sheri" w:date="2022-01-26T13:05:00Z">
        <w:r w:rsidR="00DC6F15">
          <w:t>five</w:t>
        </w:r>
      </w:ins>
      <w:del w:id="414" w:author="Anstedt, Sheri" w:date="2022-01-26T13:05:00Z">
        <w:r w:rsidRPr="00FF7A57" w:rsidDel="00DC6F15">
          <w:delText>5</w:delText>
        </w:r>
      </w:del>
      <w:r w:rsidRPr="00FF7A57">
        <w:t>-organization ensemble mean (</w:t>
      </w:r>
      <w:r w:rsidRPr="00FF7A57">
        <w:fldChar w:fldCharType="begin"/>
      </w:r>
      <w:r w:rsidRPr="00FF7A57">
        <w:instrText xml:space="preserve"> REF _Ref90386089 \h </w:instrText>
      </w:r>
      <w:r>
        <w:instrText xml:space="preserve"> \* MERGEFORMAT </w:instrText>
      </w:r>
      <w:r w:rsidRPr="00FF7A57">
        <w:fldChar w:fldCharType="separate"/>
      </w:r>
      <w:r w:rsidR="009F2393" w:rsidRPr="00CF2849">
        <w:t xml:space="preserve">Figure </w:t>
      </w:r>
      <w:r w:rsidR="009F2393">
        <w:t>8</w:t>
      </w:r>
      <w:r w:rsidRPr="00FF7A57">
        <w:fldChar w:fldCharType="end"/>
      </w:r>
      <w:r w:rsidRPr="00FF7A57">
        <w:t xml:space="preserve">). For ramps </w:t>
      </w:r>
      <w:r>
        <w:t>above</w:t>
      </w:r>
      <w:r w:rsidRPr="00FF7A57">
        <w:t xml:space="preserve"> 50 MW over 2 and 4 hours, the ensemble mean has above-average correct non</w:t>
      </w:r>
      <w:del w:id="415" w:author="Anstedt, Sheri" w:date="2022-01-26T13:05:00Z">
        <w:r w:rsidRPr="00FF7A57" w:rsidDel="00DC6F15">
          <w:delText>-</w:delText>
        </w:r>
      </w:del>
      <w:r w:rsidRPr="00FF7A57">
        <w:t>ramp forecasts, or</w:t>
      </w:r>
      <w:r>
        <w:t xml:space="preserve"> TN</w:t>
      </w:r>
      <w:r w:rsidRPr="00FF7A57">
        <w:t xml:space="preserve">. For ramps of longer durations, 50 MW over 6 and 8 hours, the ensemble mean leads </w:t>
      </w:r>
      <w:r>
        <w:t>FN</w:t>
      </w:r>
      <w:r w:rsidRPr="00FF7A57">
        <w:t xml:space="preserve"> ramp forecasts, where the ensemble mean fails to predict ramps. For false alarms</w:t>
      </w:r>
      <w:r>
        <w:t>, or FP</w:t>
      </w:r>
      <w:r w:rsidRPr="00FF7A57">
        <w:t xml:space="preserve">, the performance of the ensemble mean is above average across ramp definitions. </w:t>
      </w:r>
    </w:p>
    <w:p w14:paraId="0F9001D2" w14:textId="77777777" w:rsidR="00174E6E" w:rsidRPr="00FF7A57" w:rsidRDefault="00174E6E" w:rsidP="00FF7A57">
      <w:pPr>
        <w:pStyle w:val="BodyText"/>
      </w:pPr>
    </w:p>
    <w:p w14:paraId="3DC2DCF7" w14:textId="118ED524" w:rsidR="009B69A0" w:rsidRDefault="009B69A0" w:rsidP="00E025D8">
      <w:pPr>
        <w:jc w:val="center"/>
        <w:rPr>
          <w:sz w:val="24"/>
        </w:rPr>
      </w:pPr>
      <w:r>
        <w:rPr>
          <w:rFonts w:ascii="Arial" w:hAnsi="Arial" w:cs="Arial"/>
          <w:color w:val="000000"/>
          <w:szCs w:val="22"/>
          <w:bdr w:val="none" w:sz="0" w:space="0" w:color="auto" w:frame="1"/>
        </w:rPr>
        <w:fldChar w:fldCharType="begin"/>
      </w:r>
      <w:r>
        <w:rPr>
          <w:rFonts w:ascii="Arial" w:hAnsi="Arial" w:cs="Arial"/>
          <w:color w:val="000000"/>
          <w:szCs w:val="22"/>
          <w:bdr w:val="none" w:sz="0" w:space="0" w:color="auto" w:frame="1"/>
        </w:rPr>
        <w:instrText xml:space="preserve"> INCLUDEPICTURE "https://lh4.googleusercontent.com/G5La_BRJitX65AuAqW9Vy5RvepTyog6gZ_2x-CIrC13P5yst6DyRucj7RhevxZXl8iMwK8sZL5Xw3rHr3oEp2RMGkqpY64xMcJFCBG9lh8D-jcGaF-VfKCbeqDbgpH37rBVJW60A" \* MERGEFORMATINET </w:instrText>
      </w:r>
      <w:r>
        <w:rPr>
          <w:rFonts w:ascii="Arial" w:hAnsi="Arial" w:cs="Arial"/>
          <w:color w:val="000000"/>
          <w:szCs w:val="22"/>
          <w:bdr w:val="none" w:sz="0" w:space="0" w:color="auto" w:frame="1"/>
        </w:rPr>
        <w:fldChar w:fldCharType="separate"/>
      </w:r>
      <w:r w:rsidR="00826EE9">
        <w:rPr>
          <w:rFonts w:ascii="Arial" w:hAnsi="Arial" w:cs="Arial"/>
          <w:noProof/>
          <w:color w:val="000000"/>
          <w:szCs w:val="22"/>
          <w:bdr w:val="none" w:sz="0" w:space="0" w:color="auto" w:frame="1"/>
        </w:rPr>
        <w:fldChar w:fldCharType="begin"/>
      </w:r>
      <w:r w:rsidR="00826EE9">
        <w:rPr>
          <w:rFonts w:ascii="Arial" w:hAnsi="Arial" w:cs="Arial"/>
          <w:noProof/>
          <w:color w:val="000000"/>
          <w:szCs w:val="22"/>
          <w:bdr w:val="none" w:sz="0" w:space="0" w:color="auto" w:frame="1"/>
        </w:rPr>
        <w:instrText xml:space="preserve"> INCLUDEPICTURE  "https://lh4.googleusercontent.com/G5La_BRJitX65AuAqW9Vy5RvepTyog6gZ_2x-CIrC13P5yst6DyRucj7RhevxZXl8iMwK8sZL5Xw3rHr3oEp2RMGkqpY64xMcJFCBG9lh8D-jcGaF-VfKCbeqDbgpH37rBVJW60A" \* MERGEFORMATINET </w:instrText>
      </w:r>
      <w:r w:rsidR="00826EE9">
        <w:rPr>
          <w:rFonts w:ascii="Arial" w:hAnsi="Arial" w:cs="Arial"/>
          <w:noProof/>
          <w:color w:val="000000"/>
          <w:szCs w:val="22"/>
          <w:bdr w:val="none" w:sz="0" w:space="0" w:color="auto" w:frame="1"/>
        </w:rPr>
        <w:fldChar w:fldCharType="separate"/>
      </w:r>
      <w:r w:rsidR="008D0118">
        <w:rPr>
          <w:rFonts w:ascii="Arial" w:hAnsi="Arial" w:cs="Arial"/>
          <w:noProof/>
          <w:color w:val="000000"/>
          <w:szCs w:val="22"/>
          <w:bdr w:val="none" w:sz="0" w:space="0" w:color="auto" w:frame="1"/>
        </w:rPr>
        <w:fldChar w:fldCharType="begin"/>
      </w:r>
      <w:r w:rsidR="008D0118">
        <w:rPr>
          <w:rFonts w:ascii="Arial" w:hAnsi="Arial" w:cs="Arial"/>
          <w:noProof/>
          <w:color w:val="000000"/>
          <w:szCs w:val="22"/>
          <w:bdr w:val="none" w:sz="0" w:space="0" w:color="auto" w:frame="1"/>
        </w:rPr>
        <w:instrText xml:space="preserve"> INCLUDEPICTURE  "https://lh4.googleusercontent.com/G5La_BRJitX65AuAqW9Vy5RvepTyog6gZ_2x-CIrC13P5yst6DyRucj7RhevxZXl8iMwK8sZL5Xw3rHr3oEp2RMGkqpY64xMcJFCBG9lh8D-jcGaF-VfKCbeqDbgpH37rBVJW60A" \* MERGEFORMATINET </w:instrText>
      </w:r>
      <w:r w:rsidR="008D0118">
        <w:rPr>
          <w:rFonts w:ascii="Arial" w:hAnsi="Arial" w:cs="Arial"/>
          <w:noProof/>
          <w:color w:val="000000"/>
          <w:szCs w:val="22"/>
          <w:bdr w:val="none" w:sz="0" w:space="0" w:color="auto" w:frame="1"/>
        </w:rPr>
        <w:fldChar w:fldCharType="separate"/>
      </w:r>
      <w:r w:rsidR="00DE4648">
        <w:rPr>
          <w:rFonts w:ascii="Arial" w:hAnsi="Arial" w:cs="Arial"/>
          <w:noProof/>
          <w:color w:val="000000"/>
          <w:szCs w:val="22"/>
          <w:bdr w:val="none" w:sz="0" w:space="0" w:color="auto" w:frame="1"/>
        </w:rPr>
        <w:fldChar w:fldCharType="begin"/>
      </w:r>
      <w:r w:rsidR="00DE4648">
        <w:rPr>
          <w:rFonts w:ascii="Arial" w:hAnsi="Arial" w:cs="Arial"/>
          <w:noProof/>
          <w:color w:val="000000"/>
          <w:szCs w:val="22"/>
          <w:bdr w:val="none" w:sz="0" w:space="0" w:color="auto" w:frame="1"/>
        </w:rPr>
        <w:instrText xml:space="preserve"> INCLUDEPICTURE  "https://lh4.googleusercontent.com/G5La_BRJitX65AuAqW9Vy5RvepTyog6gZ_2x-CIrC13P5yst6DyRucj7RhevxZXl8iMwK8sZL5Xw3rHr3oEp2RMGkqpY64xMcJFCBG9lh8D-jcGaF-VfKCbeqDbgpH37rBVJW60A" \* MERGEFORMATINET </w:instrText>
      </w:r>
      <w:r w:rsidR="00DE4648">
        <w:rPr>
          <w:rFonts w:ascii="Arial" w:hAnsi="Arial" w:cs="Arial"/>
          <w:noProof/>
          <w:color w:val="000000"/>
          <w:szCs w:val="22"/>
          <w:bdr w:val="none" w:sz="0" w:space="0" w:color="auto" w:frame="1"/>
        </w:rPr>
        <w:fldChar w:fldCharType="end"/>
      </w:r>
      <w:r w:rsidR="008D0118">
        <w:rPr>
          <w:rFonts w:ascii="Arial" w:hAnsi="Arial" w:cs="Arial"/>
          <w:noProof/>
          <w:color w:val="000000"/>
          <w:szCs w:val="22"/>
          <w:bdr w:val="none" w:sz="0" w:space="0" w:color="auto" w:frame="1"/>
        </w:rPr>
        <w:fldChar w:fldCharType="end"/>
      </w:r>
      <w:r w:rsidR="00826EE9">
        <w:rPr>
          <w:rFonts w:ascii="Arial" w:hAnsi="Arial" w:cs="Arial"/>
          <w:noProof/>
          <w:color w:val="000000"/>
          <w:szCs w:val="22"/>
          <w:bdr w:val="none" w:sz="0" w:space="0" w:color="auto" w:frame="1"/>
        </w:rPr>
        <w:fldChar w:fldCharType="end"/>
      </w:r>
      <w:r>
        <w:rPr>
          <w:rFonts w:ascii="Arial" w:hAnsi="Arial" w:cs="Arial"/>
          <w:color w:val="000000"/>
          <w:szCs w:val="22"/>
          <w:bdr w:val="none" w:sz="0" w:space="0" w:color="auto" w:frame="1"/>
        </w:rPr>
        <w:fldChar w:fldCharType="end"/>
      </w:r>
    </w:p>
    <w:p w14:paraId="36429ECA" w14:textId="704EF6BE" w:rsidR="000715B0" w:rsidRPr="00B54A5C" w:rsidRDefault="00B54A5C" w:rsidP="00070934">
      <w:pPr>
        <w:jc w:val="center"/>
        <w:rPr>
          <w:rFonts w:ascii="Times New Roman" w:hAnsi="Times New Roman"/>
          <w:sz w:val="24"/>
        </w:rPr>
      </w:pPr>
      <w:r w:rsidRPr="00B54A5C">
        <w:rPr>
          <w:noProof/>
          <w:sz w:val="24"/>
        </w:rPr>
        <w:drawing>
          <wp:inline distT="0" distB="0" distL="0" distR="0" wp14:anchorId="1939821D" wp14:editId="3B7A3F84">
            <wp:extent cx="5029200" cy="3298504"/>
            <wp:effectExtent l="0" t="0" r="0" b="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3298504"/>
                    </a:xfrm>
                    <a:prstGeom prst="rect">
                      <a:avLst/>
                    </a:prstGeom>
                    <a:noFill/>
                    <a:ln>
                      <a:noFill/>
                    </a:ln>
                  </pic:spPr>
                </pic:pic>
              </a:graphicData>
            </a:graphic>
          </wp:inline>
        </w:drawing>
      </w:r>
    </w:p>
    <w:p w14:paraId="115B1C05" w14:textId="7B547FE9" w:rsidR="00206AA6" w:rsidRPr="00CF2849" w:rsidRDefault="00206AA6" w:rsidP="00206AA6">
      <w:pPr>
        <w:pStyle w:val="Caption-Fig"/>
      </w:pPr>
      <w:bookmarkStart w:id="416" w:name="_Ref90386089"/>
      <w:bookmarkStart w:id="417" w:name="_Toc94021886"/>
      <w:commentRangeStart w:id="418"/>
      <w:r w:rsidRPr="00CF2849">
        <w:t xml:space="preserve">Figure </w:t>
      </w:r>
      <w:commentRangeEnd w:id="418"/>
      <w:r w:rsidR="00AD3A1A">
        <w:rPr>
          <w:rStyle w:val="CommentReference"/>
          <w:color w:val="auto"/>
        </w:rPr>
        <w:commentReference w:id="418"/>
      </w:r>
      <w:r>
        <w:fldChar w:fldCharType="begin"/>
      </w:r>
      <w:r>
        <w:instrText>SEQ Figure \* ARABIC</w:instrText>
      </w:r>
      <w:r>
        <w:fldChar w:fldCharType="separate"/>
      </w:r>
      <w:r w:rsidR="009F2393">
        <w:rPr>
          <w:noProof/>
        </w:rPr>
        <w:t>8</w:t>
      </w:r>
      <w:r>
        <w:fldChar w:fldCharType="end"/>
      </w:r>
      <w:bookmarkEnd w:id="416"/>
      <w:r w:rsidRPr="00CF2849">
        <w:t>.</w:t>
      </w:r>
      <w:r w:rsidRPr="00CF2849">
        <w:tab/>
      </w:r>
      <w:r w:rsidR="000715B0" w:rsidRPr="000715B0">
        <w:t>Illustration of the 2x2 contingency table on the power ramp forecast at the Baltic-2 wind farm</w:t>
      </w:r>
      <w:r w:rsidR="00C03BA8">
        <w:t xml:space="preserve"> over the 7-day period</w:t>
      </w:r>
      <w:r w:rsidR="000715B0" w:rsidRPr="000715B0">
        <w:t>. Each row represents a ramp event definition, from changing</w:t>
      </w:r>
      <w:r w:rsidR="0059285E">
        <w:t xml:space="preserve"> over</w:t>
      </w:r>
      <w:r w:rsidR="000715B0" w:rsidRPr="000715B0">
        <w:t xml:space="preserve"> |50 MW| within 2 hours to changing</w:t>
      </w:r>
      <w:r w:rsidR="0059285E">
        <w:t xml:space="preserve"> over</w:t>
      </w:r>
      <w:r w:rsidR="000715B0" w:rsidRPr="000715B0">
        <w:t xml:space="preserve"> |50 MW| within 8 hours, and the ramp definitions include both up ramps and down ramps. Each column is an ensemble mean</w:t>
      </w:r>
      <w:r w:rsidR="001D7F0E">
        <w:t>, except for p1, which submitted single-member forecasts</w:t>
      </w:r>
      <w:r w:rsidR="000715B0" w:rsidRPr="000715B0">
        <w:t xml:space="preserve">. The four triangles in each square characterize the 2x2 contingency table, as percentages of instances among the four parameters. </w:t>
      </w:r>
      <w:r w:rsidR="001A1257">
        <w:t xml:space="preserve">The percentages are annotated in the triangles. </w:t>
      </w:r>
      <w:r w:rsidR="000715B0" w:rsidRPr="000715B0">
        <w:t>The sum of the four triangles in each square is 100%.</w:t>
      </w:r>
      <w:bookmarkEnd w:id="417"/>
    </w:p>
    <w:p w14:paraId="45FCCFFB" w14:textId="77777777" w:rsidR="00F54AA2" w:rsidRDefault="00F54AA2" w:rsidP="00B064DE">
      <w:pPr>
        <w:pStyle w:val="BodyText"/>
      </w:pPr>
    </w:p>
    <w:p w14:paraId="306AF4CA" w14:textId="2616C58E" w:rsidR="00E91CCB" w:rsidRDefault="00D1661C" w:rsidP="00A5693A">
      <w:pPr>
        <w:pStyle w:val="BodyText"/>
      </w:pPr>
      <w:r>
        <w:t xml:space="preserve">Combining the ramp detection of individual </w:t>
      </w:r>
      <w:r w:rsidR="00D664BD">
        <w:t>forecasts</w:t>
      </w:r>
      <w:r>
        <w:t xml:space="preserve"> o</w:t>
      </w:r>
      <w:r w:rsidR="00775FB3">
        <w:t xml:space="preserve">ften </w:t>
      </w:r>
      <w:r w:rsidR="00E30EA0">
        <w:t xml:space="preserve">leads to better ramp forecasts than </w:t>
      </w:r>
      <w:r w:rsidR="004E1456">
        <w:t>detecting ramps with</w:t>
      </w:r>
      <w:r w:rsidR="00E30EA0">
        <w:t xml:space="preserve"> the ensemble mean</w:t>
      </w:r>
      <w:r w:rsidR="004E1456">
        <w:t xml:space="preserve"> forecast time series</w:t>
      </w:r>
      <w:r w:rsidR="0036576E">
        <w:t xml:space="preserve">. </w:t>
      </w:r>
      <w:r w:rsidR="0089711A">
        <w:t>The e</w:t>
      </w:r>
      <w:r w:rsidR="00395B61">
        <w:t xml:space="preserve">nsemble mean forecast smooths out temporal fluctuations, </w:t>
      </w:r>
      <w:r w:rsidR="00D73753">
        <w:t>and such</w:t>
      </w:r>
      <w:r w:rsidR="003066DB">
        <w:t xml:space="preserve"> removal of </w:t>
      </w:r>
      <w:r w:rsidR="00185B80">
        <w:t xml:space="preserve">peaks and troughs </w:t>
      </w:r>
      <w:r w:rsidR="003066DB">
        <w:t xml:space="preserve">cripples </w:t>
      </w:r>
      <w:r w:rsidR="00185B80">
        <w:t xml:space="preserve">the ensemble mean </w:t>
      </w:r>
      <w:r w:rsidR="00593AF0">
        <w:t>in</w:t>
      </w:r>
      <w:r w:rsidR="00185B80">
        <w:t xml:space="preserve"> adequately </w:t>
      </w:r>
      <w:r w:rsidR="00E17931">
        <w:t>predicting</w:t>
      </w:r>
      <w:r w:rsidR="00185B80">
        <w:t xml:space="preserve"> ramp events.</w:t>
      </w:r>
      <w:r w:rsidR="00C72558">
        <w:t xml:space="preserve"> </w:t>
      </w:r>
      <w:r w:rsidR="008D607A">
        <w:t xml:space="preserve">To </w:t>
      </w:r>
      <w:r w:rsidR="00A62C08">
        <w:t xml:space="preserve">further </w:t>
      </w:r>
      <w:r w:rsidR="00B42321">
        <w:t>examine</w:t>
      </w:r>
      <w:r w:rsidR="00B72171">
        <w:t xml:space="preserve"> this phenomenon</w:t>
      </w:r>
      <w:r w:rsidR="0004460A">
        <w:t>, we implement a voting scheme between ensemble members</w:t>
      </w:r>
      <w:r w:rsidR="00A22B17">
        <w:t xml:space="preserve"> to</w:t>
      </w:r>
      <w:r w:rsidR="0004460A">
        <w:t xml:space="preserve"> </w:t>
      </w:r>
      <w:r w:rsidR="00A22B17">
        <w:t xml:space="preserve">detect </w:t>
      </w:r>
      <w:r w:rsidR="0004460A">
        <w:t>ramp</w:t>
      </w:r>
      <w:r w:rsidR="00A22B17">
        <w:t>s</w:t>
      </w:r>
      <w:r w:rsidR="0004460A">
        <w:t xml:space="preserve">. </w:t>
      </w:r>
      <w:r w:rsidR="00C272A6">
        <w:t xml:space="preserve">In the following </w:t>
      </w:r>
      <w:r w:rsidR="00A5693A">
        <w:t>paragraphs and figures</w:t>
      </w:r>
      <w:r w:rsidR="003D23B6">
        <w:t xml:space="preserve"> in this section</w:t>
      </w:r>
      <w:r w:rsidR="00A5693A">
        <w:t xml:space="preserve">, </w:t>
      </w:r>
      <w:r w:rsidR="00A63088">
        <w:t xml:space="preserve">for a </w:t>
      </w:r>
      <w:ins w:id="419" w:author="Anstedt, Sheri" w:date="2022-01-26T13:06:00Z">
        <w:r w:rsidR="00DC6F15">
          <w:t>five</w:t>
        </w:r>
      </w:ins>
      <w:del w:id="420" w:author="Anstedt, Sheri" w:date="2022-01-26T13:06:00Z">
        <w:r w:rsidR="00A63088" w:rsidDel="00DC6F15">
          <w:delText>5</w:delText>
        </w:r>
      </w:del>
      <w:r w:rsidR="00A63088">
        <w:t xml:space="preserve">-member ensemble, </w:t>
      </w:r>
      <w:r w:rsidR="00A5693A">
        <w:t>the</w:t>
      </w:r>
      <w:r w:rsidR="00E91CCB" w:rsidRPr="00B064DE">
        <w:t xml:space="preserve"> “</w:t>
      </w:r>
      <w:r w:rsidR="00B44A30">
        <w:t>4</w:t>
      </w:r>
      <w:r w:rsidR="00E91CCB" w:rsidRPr="00B064DE">
        <w:t xml:space="preserve">0% vote” scheme </w:t>
      </w:r>
      <w:r w:rsidR="00C861EE" w:rsidRPr="00B064DE">
        <w:t>tags</w:t>
      </w:r>
      <w:r w:rsidR="00E91CCB" w:rsidRPr="00B064DE">
        <w:t xml:space="preserve"> </w:t>
      </w:r>
      <w:r w:rsidR="00A22D43" w:rsidRPr="00B064DE">
        <w:t>a period</w:t>
      </w:r>
      <w:r w:rsidR="00E91CCB" w:rsidRPr="00B064DE">
        <w:t xml:space="preserve"> as a ramp forecast when </w:t>
      </w:r>
      <w:del w:id="421" w:author="Brice, Amy" w:date="2022-01-25T16:02:00Z">
        <w:r w:rsidR="00B44A30" w:rsidDel="007D5969">
          <w:delText>2</w:delText>
        </w:r>
      </w:del>
      <w:ins w:id="422" w:author="Brice, Amy" w:date="2022-01-25T16:02:00Z">
        <w:r w:rsidR="007D5969">
          <w:t>two</w:t>
        </w:r>
      </w:ins>
      <w:r w:rsidR="00E91CCB" w:rsidRPr="00B064DE">
        <w:t xml:space="preserve"> of the </w:t>
      </w:r>
      <w:del w:id="423" w:author="Brice, Amy" w:date="2022-01-25T16:02:00Z">
        <w:r w:rsidR="00E91CCB" w:rsidRPr="00B064DE" w:rsidDel="007D5969">
          <w:delText>5</w:delText>
        </w:r>
      </w:del>
      <w:ins w:id="424" w:author="Brice, Amy" w:date="2022-01-25T16:02:00Z">
        <w:r w:rsidR="007D5969">
          <w:t>five</w:t>
        </w:r>
      </w:ins>
      <w:r w:rsidR="00E91CCB" w:rsidRPr="00B064DE">
        <w:t xml:space="preserve"> ensemble members forecast</w:t>
      </w:r>
      <w:del w:id="425" w:author="Brice, Amy" w:date="2022-01-25T15:42:00Z">
        <w:r w:rsidR="00E91CCB" w:rsidRPr="00B064DE" w:rsidDel="000160F4">
          <w:delText>s</w:delText>
        </w:r>
      </w:del>
      <w:r w:rsidR="00E91CCB" w:rsidRPr="00B064DE">
        <w:t xml:space="preserve"> a ramp under a ramp definition</w:t>
      </w:r>
      <w:r w:rsidR="00971BAA">
        <w:t xml:space="preserve">. For instance, only p3 and p5 forecast ramp </w:t>
      </w:r>
      <w:r w:rsidR="0087508F">
        <w:t xml:space="preserve">from </w:t>
      </w:r>
      <w:commentRangeStart w:id="426"/>
      <w:r w:rsidR="0087508F">
        <w:t>6</w:t>
      </w:r>
      <w:commentRangeEnd w:id="426"/>
      <w:r w:rsidR="00EE0059">
        <w:rPr>
          <w:rStyle w:val="CommentReference"/>
        </w:rPr>
        <w:commentReference w:id="426"/>
      </w:r>
      <w:r w:rsidR="0087508F">
        <w:t xml:space="preserve"> UTC to 12 UTC on 5 October, so the 40% voting scheme labels that period as a forecast ramp</w:t>
      </w:r>
      <w:r w:rsidR="00971BAA">
        <w:t xml:space="preserve"> (</w:t>
      </w:r>
      <w:r w:rsidR="00B44A30">
        <w:t>the gr</w:t>
      </w:r>
      <w:ins w:id="427" w:author="Brice, Amy" w:date="2022-01-25T15:43:00Z">
        <w:r w:rsidR="00F10178">
          <w:t>a</w:t>
        </w:r>
      </w:ins>
      <w:del w:id="428" w:author="Brice, Amy" w:date="2022-01-25T15:43:00Z">
        <w:r w:rsidR="00B44A30" w:rsidDel="00F10178">
          <w:delText>e</w:delText>
        </w:r>
      </w:del>
      <w:r w:rsidR="00B44A30">
        <w:t xml:space="preserve">y area in </w:t>
      </w:r>
      <w:r w:rsidR="00B44A30">
        <w:fldChar w:fldCharType="begin"/>
      </w:r>
      <w:r w:rsidR="00B44A30">
        <w:instrText xml:space="preserve"> REF _Ref91932786 \h </w:instrText>
      </w:r>
      <w:r w:rsidR="00B44A30">
        <w:fldChar w:fldCharType="separate"/>
      </w:r>
      <w:r w:rsidR="009F2393" w:rsidRPr="00CF2849">
        <w:t xml:space="preserve">Figure </w:t>
      </w:r>
      <w:r w:rsidR="009F2393">
        <w:rPr>
          <w:noProof/>
        </w:rPr>
        <w:t>9</w:t>
      </w:r>
      <w:r w:rsidR="00B44A30">
        <w:fldChar w:fldCharType="end"/>
      </w:r>
      <w:r w:rsidR="00B44A30">
        <w:t>)</w:t>
      </w:r>
      <w:r w:rsidR="00391C2C">
        <w:t>.</w:t>
      </w:r>
      <w:r w:rsidR="0087508F">
        <w:t xml:space="preserve"> In the same example, the 20% voting scheme also tags the period as a ramp forecast because at least </w:t>
      </w:r>
      <w:ins w:id="429" w:author="Brice, Amy" w:date="2022-01-25T16:02:00Z">
        <w:r w:rsidR="007D5969">
          <w:t>one</w:t>
        </w:r>
      </w:ins>
      <w:del w:id="430" w:author="Brice, Amy" w:date="2022-01-25T16:02:00Z">
        <w:r w:rsidR="0087508F" w:rsidDel="007D5969">
          <w:delText>1</w:delText>
        </w:r>
      </w:del>
      <w:r w:rsidR="0087508F">
        <w:t xml:space="preserve"> of the </w:t>
      </w:r>
      <w:del w:id="431" w:author="Brice, Amy" w:date="2022-01-25T16:02:00Z">
        <w:r w:rsidR="0087508F" w:rsidDel="007D5969">
          <w:delText>5</w:delText>
        </w:r>
      </w:del>
      <w:ins w:id="432" w:author="Brice, Amy" w:date="2022-01-25T16:02:00Z">
        <w:r w:rsidR="007D5969">
          <w:t>five</w:t>
        </w:r>
      </w:ins>
      <w:r w:rsidR="0087508F">
        <w:t xml:space="preserve"> voting members indicates ramp.</w:t>
      </w:r>
      <w:r w:rsidR="00391C2C">
        <w:t xml:space="preserve"> </w:t>
      </w:r>
      <w:r w:rsidR="006865E3">
        <w:t>For all the individual ramp forecasts as well as the various voting schemes, w</w:t>
      </w:r>
      <w:r w:rsidR="00391C2C">
        <w:t>e use the same observed ramps to compute the 2x2 contingency</w:t>
      </w:r>
      <w:r w:rsidR="0090333C">
        <w:t xml:space="preserve"> table</w:t>
      </w:r>
      <w:r w:rsidR="00391C2C">
        <w:t xml:space="preserve">. </w:t>
      </w:r>
    </w:p>
    <w:p w14:paraId="1D668036" w14:textId="62CF37BC" w:rsidR="002D5959" w:rsidRDefault="002D5959" w:rsidP="00A5693A">
      <w:pPr>
        <w:pStyle w:val="BodyText"/>
      </w:pPr>
    </w:p>
    <w:p w14:paraId="2BCC2EBA" w14:textId="0F99D8B1" w:rsidR="000E2CF3" w:rsidRPr="000E2CF3" w:rsidRDefault="008B7777" w:rsidP="008B7777">
      <w:pPr>
        <w:jc w:val="center"/>
        <w:rPr>
          <w:rFonts w:ascii="Times New Roman" w:hAnsi="Times New Roman"/>
          <w:sz w:val="24"/>
        </w:rPr>
      </w:pPr>
      <w:r w:rsidRPr="008B7777">
        <w:rPr>
          <w:rFonts w:ascii="Times New Roman" w:hAnsi="Times New Roman"/>
          <w:noProof/>
          <w:sz w:val="24"/>
        </w:rPr>
        <w:drawing>
          <wp:inline distT="0" distB="0" distL="0" distR="0" wp14:anchorId="28E2E958" wp14:editId="25455504">
            <wp:extent cx="4611967" cy="256032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1967" cy="2560320"/>
                    </a:xfrm>
                    <a:prstGeom prst="rect">
                      <a:avLst/>
                    </a:prstGeom>
                    <a:noFill/>
                    <a:ln>
                      <a:noFill/>
                    </a:ln>
                  </pic:spPr>
                </pic:pic>
              </a:graphicData>
            </a:graphic>
          </wp:inline>
        </w:drawing>
      </w:r>
    </w:p>
    <w:p w14:paraId="071CED32" w14:textId="7E3AD8F6" w:rsidR="002D5959" w:rsidRPr="002D5959" w:rsidRDefault="00E27A3E" w:rsidP="00E27A3E">
      <w:pPr>
        <w:pStyle w:val="Caption-Fig"/>
        <w:rPr>
          <w:rFonts w:ascii="Times New Roman" w:hAnsi="Times New Roman"/>
          <w:sz w:val="24"/>
        </w:rPr>
      </w:pPr>
      <w:bookmarkStart w:id="433" w:name="_Ref91932786"/>
      <w:bookmarkStart w:id="434" w:name="_Toc94021887"/>
      <w:r w:rsidRPr="00CF2849">
        <w:t xml:space="preserve">Figure </w:t>
      </w:r>
      <w:r>
        <w:fldChar w:fldCharType="begin"/>
      </w:r>
      <w:r>
        <w:instrText>SEQ Figure \* ARABIC</w:instrText>
      </w:r>
      <w:r>
        <w:fldChar w:fldCharType="separate"/>
      </w:r>
      <w:r w:rsidR="009F2393">
        <w:rPr>
          <w:noProof/>
        </w:rPr>
        <w:t>9</w:t>
      </w:r>
      <w:r>
        <w:fldChar w:fldCharType="end"/>
      </w:r>
      <w:bookmarkEnd w:id="433"/>
      <w:r w:rsidRPr="00CF2849">
        <w:t>.</w:t>
      </w:r>
      <w:r w:rsidRPr="00CF2849">
        <w:tab/>
      </w:r>
      <w:r w:rsidR="007F4487">
        <w:t>Illustration of determining wind</w:t>
      </w:r>
      <w:ins w:id="435" w:author="Brice, Amy" w:date="2022-01-25T12:46:00Z">
        <w:r w:rsidR="00195FEB">
          <w:t xml:space="preserve"> </w:t>
        </w:r>
      </w:ins>
      <w:del w:id="436" w:author="Brice, Amy" w:date="2022-01-25T12:46:00Z">
        <w:r w:rsidR="007F4487" w:rsidDel="00195FEB">
          <w:delText>-</w:delText>
        </w:r>
      </w:del>
      <w:r w:rsidR="007F4487">
        <w:t>power ramps with voting scheme using a ramp definition of |50 MW| within 6 hours</w:t>
      </w:r>
      <w:r w:rsidR="007C5D1D">
        <w:t xml:space="preserve"> for the Baltic-2 case</w:t>
      </w:r>
      <w:r w:rsidR="007F4487">
        <w:t xml:space="preserve">. In this example, </w:t>
      </w:r>
      <w:del w:id="437" w:author="Brice, Amy" w:date="2022-01-25T16:03:00Z">
        <w:r w:rsidR="007F4487" w:rsidDel="007D5969">
          <w:delText>2</w:delText>
        </w:r>
      </w:del>
      <w:ins w:id="438" w:author="Brice, Amy" w:date="2022-01-25T16:03:00Z">
        <w:r w:rsidR="007D5969">
          <w:t>two</w:t>
        </w:r>
      </w:ins>
      <w:r w:rsidR="007F4487">
        <w:t xml:space="preserve"> out of </w:t>
      </w:r>
      <w:del w:id="439" w:author="Brice, Amy" w:date="2022-01-25T16:03:00Z">
        <w:r w:rsidR="007F4487" w:rsidDel="007D5969">
          <w:delText>5</w:delText>
        </w:r>
      </w:del>
      <w:ins w:id="440" w:author="Brice, Amy" w:date="2022-01-25T16:03:00Z">
        <w:r w:rsidR="007D5969">
          <w:t>five</w:t>
        </w:r>
      </w:ins>
      <w:r w:rsidR="007F4487">
        <w:t xml:space="preserve"> voting members indicate ramps between </w:t>
      </w:r>
      <w:commentRangeStart w:id="441"/>
      <w:r w:rsidR="007F4487">
        <w:t>6</w:t>
      </w:r>
      <w:commentRangeEnd w:id="441"/>
      <w:r w:rsidR="00846B88">
        <w:rPr>
          <w:rStyle w:val="CommentReference"/>
          <w:color w:val="auto"/>
        </w:rPr>
        <w:commentReference w:id="441"/>
      </w:r>
      <w:r w:rsidR="007F4487">
        <w:t xml:space="preserve"> UTC and 12 UTC on </w:t>
      </w:r>
      <w:commentRangeStart w:id="442"/>
      <w:r w:rsidR="007F4487">
        <w:t>5 October</w:t>
      </w:r>
      <w:commentRangeEnd w:id="442"/>
      <w:r w:rsidR="00DC6F15">
        <w:rPr>
          <w:rStyle w:val="CommentReference"/>
          <w:color w:val="auto"/>
        </w:rPr>
        <w:commentReference w:id="442"/>
      </w:r>
      <w:r w:rsidR="007F4487">
        <w:t>, so the 40% voting scheme labels ramp in this period</w:t>
      </w:r>
      <w:r w:rsidR="007C5D1D">
        <w:t xml:space="preserve"> (gr</w:t>
      </w:r>
      <w:ins w:id="443" w:author="Brice, Amy" w:date="2022-01-25T15:44:00Z">
        <w:r w:rsidR="00846B88">
          <w:t>a</w:t>
        </w:r>
      </w:ins>
      <w:del w:id="444" w:author="Brice, Amy" w:date="2022-01-25T15:44:00Z">
        <w:r w:rsidR="007C5D1D" w:rsidDel="00846B88">
          <w:delText>e</w:delText>
        </w:r>
      </w:del>
      <w:r w:rsidR="007C5D1D">
        <w:t xml:space="preserve">y). Similarly, </w:t>
      </w:r>
      <w:del w:id="445" w:author="Brice, Amy" w:date="2022-01-25T16:03:00Z">
        <w:r w:rsidR="007C5D1D" w:rsidDel="007D5969">
          <w:delText>5</w:delText>
        </w:r>
      </w:del>
      <w:ins w:id="446" w:author="Brice, Amy" w:date="2022-01-25T16:03:00Z">
        <w:r w:rsidR="007D5969">
          <w:t>five</w:t>
        </w:r>
      </w:ins>
      <w:r w:rsidR="007C5D1D">
        <w:t xml:space="preserve"> out of </w:t>
      </w:r>
      <w:del w:id="447" w:author="Brice, Amy" w:date="2022-01-25T16:03:00Z">
        <w:r w:rsidR="007C5D1D" w:rsidDel="007D5969">
          <w:delText>5</w:delText>
        </w:r>
      </w:del>
      <w:ins w:id="448" w:author="Brice, Amy" w:date="2022-01-25T16:03:00Z">
        <w:r w:rsidR="007D5969">
          <w:t>five</w:t>
        </w:r>
      </w:ins>
      <w:r w:rsidR="007C5D1D">
        <w:t xml:space="preserve"> voting members indicate ramps between 17 UTC and 23 UTC on 5 October, and </w:t>
      </w:r>
      <w:del w:id="449" w:author="Brice, Amy" w:date="2022-01-25T16:03:00Z">
        <w:r w:rsidR="007C5D1D" w:rsidDel="007D5969">
          <w:delText>3</w:delText>
        </w:r>
      </w:del>
      <w:ins w:id="450" w:author="Brice, Amy" w:date="2022-01-25T16:03:00Z">
        <w:r w:rsidR="007D5969">
          <w:t>three</w:t>
        </w:r>
      </w:ins>
      <w:r w:rsidR="007C5D1D">
        <w:t xml:space="preserve"> out of </w:t>
      </w:r>
      <w:del w:id="451" w:author="Brice, Amy" w:date="2022-01-25T16:03:00Z">
        <w:r w:rsidR="007C5D1D" w:rsidDel="007D5969">
          <w:delText>5</w:delText>
        </w:r>
      </w:del>
      <w:ins w:id="452" w:author="Brice, Amy" w:date="2022-01-25T16:03:00Z">
        <w:r w:rsidR="007D5969">
          <w:t>five</w:t>
        </w:r>
      </w:ins>
      <w:r w:rsidR="007C5D1D">
        <w:t xml:space="preserve"> voting members indicate ramps between 4 UTC and 10 UTC on 6 October, so the respective 100% (yellow) and 60% (green) voting schemes label ramps for the two periods.</w:t>
      </w:r>
      <w:bookmarkEnd w:id="434"/>
      <w:r w:rsidR="007C5D1D">
        <w:t xml:space="preserve"> </w:t>
      </w:r>
    </w:p>
    <w:p w14:paraId="429A1597" w14:textId="77777777" w:rsidR="002D5959" w:rsidRDefault="002D5959" w:rsidP="00A5693A">
      <w:pPr>
        <w:pStyle w:val="BodyText"/>
        <w:rPr>
          <w:lang w:eastAsia="zh-TW"/>
        </w:rPr>
      </w:pPr>
    </w:p>
    <w:p w14:paraId="26EB70EA" w14:textId="32470FCD" w:rsidR="009E2E50" w:rsidRDefault="00A55D30" w:rsidP="00240085">
      <w:pPr>
        <w:pStyle w:val="BodyText"/>
      </w:pPr>
      <w:r>
        <w:t xml:space="preserve">The voting schemes vary in strengths and weaknesses. </w:t>
      </w:r>
      <w:r w:rsidR="002778B1">
        <w:t xml:space="preserve">As expected, </w:t>
      </w:r>
      <w:r w:rsidR="00A54A77">
        <w:t xml:space="preserve">the </w:t>
      </w:r>
      <w:r w:rsidR="002778B1">
        <w:t>20% vot</w:t>
      </w:r>
      <w:r w:rsidR="00BA67CB">
        <w:t>ing</w:t>
      </w:r>
      <w:r w:rsidR="002778B1">
        <w:t xml:space="preserve"> scheme </w:t>
      </w:r>
      <w:r w:rsidR="003003AF">
        <w:t xml:space="preserve">is the most sensitive in detecting ramps, which scores the highest in </w:t>
      </w:r>
      <w:r w:rsidR="001440CF">
        <w:t>TP</w:t>
      </w:r>
      <w:r w:rsidR="003003AF">
        <w:t xml:space="preserve"> as well as </w:t>
      </w:r>
      <w:r w:rsidR="004823DB">
        <w:t>FP</w:t>
      </w:r>
      <w:r w:rsidR="003003AF">
        <w:t xml:space="preserve"> ramp forecasts</w:t>
      </w:r>
      <w:r w:rsidR="00792117">
        <w:t xml:space="preserve"> among all forecasts</w:t>
      </w:r>
      <w:r w:rsidR="00FA147E">
        <w:t xml:space="preserve"> </w:t>
      </w:r>
      <w:r w:rsidR="007E0E7E">
        <w:t xml:space="preserve">listed in </w:t>
      </w:r>
      <w:r w:rsidR="00FA147E">
        <w:t xml:space="preserve">Figures </w:t>
      </w:r>
      <w:r w:rsidR="00FA147E">
        <w:fldChar w:fldCharType="begin"/>
      </w:r>
      <w:r w:rsidR="00FA147E">
        <w:instrText xml:space="preserve"> REF _Ref90373433 \h \# "0"</w:instrText>
      </w:r>
      <w:r w:rsidR="00FA147E">
        <w:fldChar w:fldCharType="separate"/>
      </w:r>
      <w:r w:rsidR="009F2393">
        <w:t>10</w:t>
      </w:r>
      <w:r w:rsidR="00FA147E">
        <w:fldChar w:fldCharType="end"/>
      </w:r>
      <w:r w:rsidR="00FA147E">
        <w:t xml:space="preserve"> and </w:t>
      </w:r>
      <w:r w:rsidR="00FA147E">
        <w:fldChar w:fldCharType="begin"/>
      </w:r>
      <w:r w:rsidR="00FA147E">
        <w:instrText xml:space="preserve"> REF _Ref90373833 \h \# "0"</w:instrText>
      </w:r>
      <w:r w:rsidR="00FA147E">
        <w:fldChar w:fldCharType="separate"/>
      </w:r>
      <w:r w:rsidR="009F2393">
        <w:t>11</w:t>
      </w:r>
      <w:r w:rsidR="00FA147E">
        <w:fldChar w:fldCharType="end"/>
      </w:r>
      <w:r w:rsidR="003003AF">
        <w:t xml:space="preserve">. </w:t>
      </w:r>
      <w:r w:rsidR="00BA67CB">
        <w:t xml:space="preserve">In contrast, the 80% voting scheme </w:t>
      </w:r>
      <w:r w:rsidR="008936A0">
        <w:t xml:space="preserve">is stringent in </w:t>
      </w:r>
      <w:r w:rsidR="005A2A2A">
        <w:t xml:space="preserve">indicating ramps, resulting in </w:t>
      </w:r>
      <w:r w:rsidR="00F9674C">
        <w:t>substantially higher FN and lower FP</w:t>
      </w:r>
      <w:r w:rsidR="005A2A2A">
        <w:t xml:space="preserve"> </w:t>
      </w:r>
      <w:r w:rsidR="00F9674C">
        <w:t>than the others</w:t>
      </w:r>
      <w:r w:rsidR="00FA147E">
        <w:t xml:space="preserve"> (Figures </w:t>
      </w:r>
      <w:r w:rsidR="00FA147E">
        <w:fldChar w:fldCharType="begin"/>
      </w:r>
      <w:r w:rsidR="00FA147E">
        <w:instrText xml:space="preserve"> REF _Ref90373833 \h \# "0"</w:instrText>
      </w:r>
      <w:r w:rsidR="00FA147E">
        <w:fldChar w:fldCharType="separate"/>
      </w:r>
      <w:r w:rsidR="009F2393">
        <w:t>11</w:t>
      </w:r>
      <w:r w:rsidR="00FA147E">
        <w:fldChar w:fldCharType="end"/>
      </w:r>
      <w:r w:rsidR="00FA147E">
        <w:t xml:space="preserve"> and </w:t>
      </w:r>
      <w:r w:rsidR="00FA147E">
        <w:fldChar w:fldCharType="begin"/>
      </w:r>
      <w:r w:rsidR="00FA147E">
        <w:instrText xml:space="preserve"> REF _Ref90373834 \h \# "0"</w:instrText>
      </w:r>
      <w:r w:rsidR="00FA147E">
        <w:fldChar w:fldCharType="separate"/>
      </w:r>
      <w:r w:rsidR="009F2393">
        <w:t>12</w:t>
      </w:r>
      <w:r w:rsidR="00FA147E">
        <w:fldChar w:fldCharType="end"/>
      </w:r>
      <w:r w:rsidR="00FA147E">
        <w:t>)</w:t>
      </w:r>
      <w:r w:rsidR="00F9674C">
        <w:t xml:space="preserve">. </w:t>
      </w:r>
      <w:r w:rsidR="00D55888">
        <w:t>The 60% voting scheme has a relatively high threshold</w:t>
      </w:r>
      <w:ins w:id="453" w:author="Brice, Amy" w:date="2022-01-25T15:45:00Z">
        <w:r w:rsidR="00667384">
          <w:t>-</w:t>
        </w:r>
      </w:ins>
      <w:del w:id="454" w:author="Brice, Amy" w:date="2022-01-25T15:45:00Z">
        <w:r w:rsidR="00D55888" w:rsidDel="00667384">
          <w:delText xml:space="preserve"> </w:delText>
        </w:r>
      </w:del>
      <w:r w:rsidR="00D55888">
        <w:t>to</w:t>
      </w:r>
      <w:ins w:id="455" w:author="Brice, Amy" w:date="2022-01-25T15:45:00Z">
        <w:r w:rsidR="00667384">
          <w:t>-</w:t>
        </w:r>
      </w:ins>
      <w:del w:id="456" w:author="Brice, Amy" w:date="2022-01-25T15:45:00Z">
        <w:r w:rsidR="00D55888" w:rsidDel="00667384">
          <w:delText xml:space="preserve"> </w:delText>
        </w:r>
      </w:del>
      <w:r w:rsidR="00D55888">
        <w:t>ramp detection, and e</w:t>
      </w:r>
      <w:r w:rsidR="009E2E50">
        <w:t xml:space="preserve">ven </w:t>
      </w:r>
      <w:r w:rsidR="0016367A">
        <w:t>it</w:t>
      </w:r>
      <w:r w:rsidR="009E2E50">
        <w:t xml:space="preserve"> yields </w:t>
      </w:r>
      <w:r w:rsidR="00604AD0">
        <w:t xml:space="preserve">more </w:t>
      </w:r>
      <w:r w:rsidR="004823DB">
        <w:t xml:space="preserve">TP </w:t>
      </w:r>
      <w:r w:rsidR="00604AD0">
        <w:t xml:space="preserve">and </w:t>
      </w:r>
      <w:r w:rsidR="00913526">
        <w:t xml:space="preserve">fewer </w:t>
      </w:r>
      <w:r w:rsidR="004823DB">
        <w:t>FN</w:t>
      </w:r>
      <w:r w:rsidR="00913526">
        <w:t xml:space="preserve"> ramp forecast</w:t>
      </w:r>
      <w:r w:rsidR="005B67BD">
        <w:t>s</w:t>
      </w:r>
      <w:r w:rsidR="00913526">
        <w:t xml:space="preserve"> for ramps </w:t>
      </w:r>
      <w:r w:rsidR="004F18F9">
        <w:t>above</w:t>
      </w:r>
      <w:r w:rsidR="00913526">
        <w:t xml:space="preserve"> 50 MW at 6 and 8 </w:t>
      </w:r>
      <w:r w:rsidR="00913526">
        <w:lastRenderedPageBreak/>
        <w:t>hours than the ensemble mean</w:t>
      </w:r>
      <w:r w:rsidR="00240085">
        <w:t xml:space="preserve">. </w:t>
      </w:r>
      <w:r w:rsidR="00B85998">
        <w:t>Like the 60% voting scheme, t</w:t>
      </w:r>
      <w:r w:rsidR="005A748F">
        <w:t xml:space="preserve">he 40% voting scheme </w:t>
      </w:r>
      <w:r w:rsidR="00B85998">
        <w:t>largely increase</w:t>
      </w:r>
      <w:r w:rsidR="00A946D2">
        <w:t>s</w:t>
      </w:r>
      <w:r w:rsidR="00B85998">
        <w:t xml:space="preserve"> TP </w:t>
      </w:r>
      <w:r w:rsidR="00AF1554">
        <w:t>and decrease</w:t>
      </w:r>
      <w:r w:rsidR="00A946D2">
        <w:t>s</w:t>
      </w:r>
      <w:r w:rsidR="00AF1554">
        <w:t xml:space="preserve"> FN</w:t>
      </w:r>
      <w:r w:rsidR="004E3151">
        <w:t xml:space="preserve"> compared to the ensemble mean</w:t>
      </w:r>
      <w:r w:rsidR="00F02FE1">
        <w:t>, but it also increase</w:t>
      </w:r>
      <w:r w:rsidR="00A946D2">
        <w:t>s</w:t>
      </w:r>
      <w:r w:rsidR="00F02FE1">
        <w:t xml:space="preserve"> FP. </w:t>
      </w:r>
    </w:p>
    <w:p w14:paraId="71C52EA8" w14:textId="09814080" w:rsidR="00B064DE" w:rsidRDefault="002A45D1" w:rsidP="002778B1">
      <w:pPr>
        <w:pStyle w:val="BodyText"/>
      </w:pPr>
      <w:r>
        <w:t xml:space="preserve">In </w:t>
      </w:r>
      <w:r w:rsidR="00A02A0D">
        <w:t>the</w:t>
      </w:r>
      <w:r>
        <w:t xml:space="preserve"> Baltic-2 case, m</w:t>
      </w:r>
      <w:r w:rsidR="00B064DE" w:rsidRPr="00B064DE">
        <w:t xml:space="preserve">ore episodes of </w:t>
      </w:r>
      <w:r w:rsidR="004F3213">
        <w:t xml:space="preserve">observed </w:t>
      </w:r>
      <w:r w:rsidR="00B064DE" w:rsidRPr="00B064DE">
        <w:t xml:space="preserve">power fluctuations are </w:t>
      </w:r>
      <w:r w:rsidR="002D4816">
        <w:t>labeled</w:t>
      </w:r>
      <w:r w:rsidR="00B064DE" w:rsidRPr="00B064DE">
        <w:t xml:space="preserve"> as ramp events</w:t>
      </w:r>
      <w:r w:rsidR="004F3213">
        <w:t xml:space="preserve"> (sum of </w:t>
      </w:r>
      <w:r w:rsidR="004823DB">
        <w:t>TP</w:t>
      </w:r>
      <w:r w:rsidR="004F3213">
        <w:t xml:space="preserve"> and </w:t>
      </w:r>
      <w:r w:rsidR="004823DB">
        <w:t>FN</w:t>
      </w:r>
      <w:r w:rsidR="004F3213">
        <w:t>)</w:t>
      </w:r>
      <w:r w:rsidR="00B064DE" w:rsidRPr="00B064DE">
        <w:t xml:space="preserve"> when the</w:t>
      </w:r>
      <w:r w:rsidR="002B6AB2">
        <w:t xml:space="preserve"> length of a</w:t>
      </w:r>
      <w:r w:rsidR="00B064DE" w:rsidRPr="00B064DE">
        <w:t xml:space="preserve"> </w:t>
      </w:r>
      <w:r w:rsidR="004F3213">
        <w:t xml:space="preserve">ramp </w:t>
      </w:r>
      <w:r>
        <w:t xml:space="preserve">detection period </w:t>
      </w:r>
      <w:r w:rsidR="004F3213">
        <w:t>increases.</w:t>
      </w:r>
      <w:r w:rsidR="00FF7A57">
        <w:t xml:space="preserve"> </w:t>
      </w:r>
      <w:r w:rsidR="00814244" w:rsidRPr="00601588">
        <w:t>In the mo</w:t>
      </w:r>
      <w:r w:rsidR="001E1361" w:rsidRPr="00601588">
        <w:t xml:space="preserve">del forecasts, </w:t>
      </w:r>
      <w:r w:rsidR="004823DB" w:rsidRPr="00601588">
        <w:t>TP</w:t>
      </w:r>
      <w:r w:rsidR="00FF7A57" w:rsidRPr="00601588">
        <w:t xml:space="preserve"> and </w:t>
      </w:r>
      <w:r w:rsidR="004823DB" w:rsidRPr="00601588">
        <w:t>FP</w:t>
      </w:r>
      <w:r w:rsidR="002C6BA4" w:rsidRPr="00601588">
        <w:t xml:space="preserve"> ramp</w:t>
      </w:r>
      <w:r w:rsidR="009D13D3" w:rsidRPr="00601588">
        <w:t xml:space="preserve"> forecast</w:t>
      </w:r>
      <w:r w:rsidR="009D13D3">
        <w:t xml:space="preserve">s </w:t>
      </w:r>
      <w:r w:rsidR="00D81440">
        <w:t xml:space="preserve">for ramps </w:t>
      </w:r>
      <w:r w:rsidR="004F18F9">
        <w:t>above</w:t>
      </w:r>
      <w:r w:rsidR="009D13D3">
        <w:t xml:space="preserve"> 50 and 100 MW also </w:t>
      </w:r>
      <w:r w:rsidR="00D81440">
        <w:t xml:space="preserve">share such </w:t>
      </w:r>
      <w:ins w:id="457" w:author="Brice, Amy" w:date="2022-01-25T15:45:00Z">
        <w:r w:rsidR="001940B4">
          <w:t xml:space="preserve">a </w:t>
        </w:r>
      </w:ins>
      <w:r w:rsidR="00D81440">
        <w:t>pattern</w:t>
      </w:r>
      <w:r w:rsidR="002C6BA4">
        <w:t xml:space="preserve">, whereas </w:t>
      </w:r>
      <w:r w:rsidR="00720C8F">
        <w:t>TN</w:t>
      </w:r>
      <w:r w:rsidR="002C6BA4">
        <w:t xml:space="preserve"> ramp forecasts</w:t>
      </w:r>
      <w:r w:rsidR="00CD2390">
        <w:t xml:space="preserve"> monotonically</w:t>
      </w:r>
      <w:r w:rsidR="002C6BA4">
        <w:t xml:space="preserve"> decrease with</w:t>
      </w:r>
      <w:r w:rsidR="00055168">
        <w:t xml:space="preserve"> increasing</w:t>
      </w:r>
      <w:r w:rsidR="002C6BA4">
        <w:t xml:space="preserve"> </w:t>
      </w:r>
      <w:r w:rsidR="001A07CD">
        <w:t>ramp</w:t>
      </w:r>
      <w:r w:rsidR="00C47971">
        <w:t>-</w:t>
      </w:r>
      <w:r w:rsidR="001A07CD">
        <w:t xml:space="preserve">detection </w:t>
      </w:r>
      <w:r w:rsidR="002C6BA4">
        <w:t xml:space="preserve">duration </w:t>
      </w:r>
      <w:r w:rsidR="00941C27">
        <w:t>for</w:t>
      </w:r>
      <w:r w:rsidR="001A07CD">
        <w:t xml:space="preserve"> al</w:t>
      </w:r>
      <w:r w:rsidR="00055168">
        <w:t>l</w:t>
      </w:r>
      <w:r w:rsidR="002C6BA4">
        <w:t xml:space="preserve"> ramp definitions</w:t>
      </w:r>
      <w:r w:rsidR="000B0F62">
        <w:t xml:space="preserve"> (</w:t>
      </w:r>
      <w:r w:rsidR="000B0F62">
        <w:fldChar w:fldCharType="begin"/>
      </w:r>
      <w:r w:rsidR="000B0F62">
        <w:instrText xml:space="preserve"> REF _Ref90373835 \h </w:instrText>
      </w:r>
      <w:r w:rsidR="000B0F62">
        <w:fldChar w:fldCharType="separate"/>
      </w:r>
      <w:r w:rsidR="009F2393" w:rsidRPr="00CF2849">
        <w:t xml:space="preserve">Figure </w:t>
      </w:r>
      <w:r w:rsidR="009F2393">
        <w:rPr>
          <w:noProof/>
        </w:rPr>
        <w:t>13</w:t>
      </w:r>
      <w:r w:rsidR="000B0F62">
        <w:fldChar w:fldCharType="end"/>
      </w:r>
      <w:r w:rsidR="000B0F62">
        <w:t>)</w:t>
      </w:r>
      <w:r w:rsidR="002C6BA4">
        <w:t xml:space="preserve">. </w:t>
      </w:r>
    </w:p>
    <w:p w14:paraId="218C54DF" w14:textId="77777777" w:rsidR="000B0F62" w:rsidRPr="00B064DE" w:rsidRDefault="000B0F62" w:rsidP="002778B1">
      <w:pPr>
        <w:pStyle w:val="BodyText"/>
      </w:pPr>
    </w:p>
    <w:p w14:paraId="57095F01" w14:textId="6E4A5396" w:rsidR="00E91CCB" w:rsidRPr="00EE4F95" w:rsidRDefault="00C87CC2" w:rsidP="00C87CC2">
      <w:pPr>
        <w:jc w:val="center"/>
        <w:rPr>
          <w:rFonts w:ascii="Times New Roman" w:hAnsi="Times New Roman"/>
          <w:sz w:val="24"/>
        </w:rPr>
      </w:pPr>
      <w:r w:rsidRPr="00C87CC2">
        <w:rPr>
          <w:rFonts w:ascii="Arial" w:hAnsi="Arial" w:cs="Arial"/>
          <w:noProof/>
          <w:color w:val="000000"/>
          <w:szCs w:val="22"/>
          <w:bdr w:val="none" w:sz="0" w:space="0" w:color="auto" w:frame="1"/>
        </w:rPr>
        <w:drawing>
          <wp:inline distT="0" distB="0" distL="0" distR="0" wp14:anchorId="1CBA07AC" wp14:editId="762FD573">
            <wp:extent cx="5029200" cy="4297570"/>
            <wp:effectExtent l="0" t="0" r="0" b="0"/>
            <wp:docPr id="38" name="Picture 3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enda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4297570"/>
                    </a:xfrm>
                    <a:prstGeom prst="rect">
                      <a:avLst/>
                    </a:prstGeom>
                    <a:noFill/>
                    <a:ln>
                      <a:noFill/>
                    </a:ln>
                  </pic:spPr>
                </pic:pic>
              </a:graphicData>
            </a:graphic>
          </wp:inline>
        </w:drawing>
      </w:r>
      <w:r w:rsidR="00E91CCB">
        <w:rPr>
          <w:rFonts w:ascii="Arial" w:hAnsi="Arial" w:cs="Arial"/>
          <w:color w:val="000000"/>
          <w:szCs w:val="22"/>
          <w:bdr w:val="none" w:sz="0" w:space="0" w:color="auto" w:frame="1"/>
        </w:rPr>
        <w:fldChar w:fldCharType="begin"/>
      </w:r>
      <w:r w:rsidR="00E91CCB">
        <w:rPr>
          <w:rFonts w:ascii="Arial" w:hAnsi="Arial" w:cs="Arial"/>
          <w:color w:val="000000"/>
          <w:szCs w:val="22"/>
          <w:bdr w:val="none" w:sz="0" w:space="0" w:color="auto" w:frame="1"/>
        </w:rPr>
        <w:instrText xml:space="preserve"> INCLUDEPICTURE "https://lh4.googleusercontent.com/Lc-5fe2jKT5Ay2yMtW30XYMmf58l87rLbUWlMOAtNLr52iNIVVL_Z_GWTk7l62Q9RTQQx5uo6MHnU2kAn2vwyx3NxI_rCF7MPTZkHGb6ohHxbkA1w-M0N5FW9uAruBlQ_GGpquaN" \* MERGEFORMATINET </w:instrText>
      </w:r>
      <w:r w:rsidR="00E91CCB">
        <w:rPr>
          <w:rFonts w:ascii="Arial" w:hAnsi="Arial" w:cs="Arial"/>
          <w:color w:val="000000"/>
          <w:szCs w:val="22"/>
          <w:bdr w:val="none" w:sz="0" w:space="0" w:color="auto" w:frame="1"/>
        </w:rPr>
        <w:fldChar w:fldCharType="end"/>
      </w:r>
    </w:p>
    <w:p w14:paraId="3210A317" w14:textId="6B252107" w:rsidR="00F82228" w:rsidRDefault="00206AA6" w:rsidP="00F82228">
      <w:pPr>
        <w:pStyle w:val="Caption-Fig"/>
      </w:pPr>
      <w:bookmarkStart w:id="458" w:name="_Ref90373433"/>
      <w:bookmarkStart w:id="459" w:name="_Toc94021888"/>
      <w:r w:rsidRPr="00CF2849">
        <w:t xml:space="preserve">Figure </w:t>
      </w:r>
      <w:r>
        <w:fldChar w:fldCharType="begin"/>
      </w:r>
      <w:r>
        <w:instrText>SEQ Figure \* ARABIC</w:instrText>
      </w:r>
      <w:r>
        <w:fldChar w:fldCharType="separate"/>
      </w:r>
      <w:r w:rsidR="009F2393">
        <w:rPr>
          <w:noProof/>
        </w:rPr>
        <w:t>10</w:t>
      </w:r>
      <w:r>
        <w:fldChar w:fldCharType="end"/>
      </w:r>
      <w:bookmarkEnd w:id="458"/>
      <w:r w:rsidRPr="00CF2849">
        <w:t>.</w:t>
      </w:r>
      <w:r w:rsidRPr="00CF2849">
        <w:tab/>
      </w:r>
      <w:r w:rsidR="00903761">
        <w:t>The</w:t>
      </w:r>
      <w:r w:rsidR="000E7F51">
        <w:t xml:space="preserve"> counts of</w:t>
      </w:r>
      <w:r w:rsidR="00420076">
        <w:t xml:space="preserve"> t</w:t>
      </w:r>
      <w:r w:rsidR="00E91CCB">
        <w:t>rue positive</w:t>
      </w:r>
      <w:r w:rsidR="000E7F51">
        <w:t xml:space="preserve"> wind</w:t>
      </w:r>
      <w:del w:id="460" w:author="Brice, Amy" w:date="2022-01-25T12:46:00Z">
        <w:r w:rsidR="000E7F51" w:rsidDel="00195FEB">
          <w:delText>-</w:delText>
        </w:r>
      </w:del>
      <w:ins w:id="461" w:author="Brice, Amy" w:date="2022-01-25T12:46:00Z">
        <w:r w:rsidR="00195FEB">
          <w:t xml:space="preserve"> </w:t>
        </w:r>
      </w:ins>
      <w:r w:rsidR="000E7F51">
        <w:t>power ramp</w:t>
      </w:r>
      <w:r w:rsidR="00420076">
        <w:t xml:space="preserve"> forecast</w:t>
      </w:r>
      <w:r w:rsidR="002B200D">
        <w:t>s</w:t>
      </w:r>
      <w:r w:rsidR="009E2E26">
        <w:t xml:space="preserve"> over the 7-day period </w:t>
      </w:r>
      <w:r w:rsidR="00C03BA8">
        <w:t>at the Baltic-2 wind farm</w:t>
      </w:r>
      <w:r w:rsidR="00A0380E">
        <w:t>. E</w:t>
      </w:r>
      <w:r w:rsidR="00941BDD">
        <w:t xml:space="preserve">ach row represents </w:t>
      </w:r>
      <w:r w:rsidR="00941BDD" w:rsidRPr="000715B0">
        <w:t xml:space="preserve">a ramp event </w:t>
      </w:r>
      <w:r w:rsidR="00A0380E" w:rsidRPr="000715B0">
        <w:t>definition</w:t>
      </w:r>
      <w:r w:rsidR="00A0380E">
        <w:t xml:space="preserve">, and all ramp definitions </w:t>
      </w:r>
      <w:r w:rsidR="000D006C">
        <w:t>include both up ramps and down ramps.</w:t>
      </w:r>
      <w:r w:rsidR="00A0380E">
        <w:t xml:space="preserve"> </w:t>
      </w:r>
      <w:r w:rsidR="00D96C82">
        <w:t>F</w:t>
      </w:r>
      <w:r w:rsidR="000D006C">
        <w:t>rom left to right</w:t>
      </w:r>
      <w:r w:rsidR="00D96C82">
        <w:t xml:space="preserve">, the columns illustrate different voting schemes (XX% vote), the </w:t>
      </w:r>
      <w:ins w:id="462" w:author="Anstedt, Sheri" w:date="2022-01-26T13:09:00Z">
        <w:r w:rsidR="002435D1">
          <w:t>five</w:t>
        </w:r>
      </w:ins>
      <w:del w:id="463" w:author="Anstedt, Sheri" w:date="2022-01-26T13:09:00Z">
        <w:r w:rsidR="00D96C82" w:rsidDel="002435D1">
          <w:delText>5</w:delText>
        </w:r>
      </w:del>
      <w:r w:rsidR="00D96C82">
        <w:t xml:space="preserve">-organization ensemble mean (all </w:t>
      </w:r>
      <w:commentRangeStart w:id="464"/>
      <w:r w:rsidR="00D96C82">
        <w:t>5p</w:t>
      </w:r>
      <w:commentRangeEnd w:id="464"/>
      <w:r w:rsidR="007D5969">
        <w:rPr>
          <w:rStyle w:val="CommentReference"/>
          <w:color w:val="auto"/>
        </w:rPr>
        <w:commentReference w:id="464"/>
      </w:r>
      <w:r w:rsidR="00D96C82">
        <w:t xml:space="preserve"> mean), and</w:t>
      </w:r>
      <w:r w:rsidR="000D006C">
        <w:t xml:space="preserve"> the </w:t>
      </w:r>
      <w:r w:rsidR="00D93A63">
        <w:t>forecasts from</w:t>
      </w:r>
      <w:r w:rsidR="00D96C82">
        <w:t xml:space="preserve"> each organization (pX</w:t>
      </w:r>
      <w:r w:rsidR="00557955">
        <w:t xml:space="preserve"> or pX mean</w:t>
      </w:r>
      <w:r w:rsidR="00D96C82">
        <w:t>).</w:t>
      </w:r>
      <w:bookmarkEnd w:id="459"/>
      <w:r w:rsidR="00D96C82">
        <w:t xml:space="preserve"> </w:t>
      </w:r>
    </w:p>
    <w:p w14:paraId="035A38E2" w14:textId="2CAD47BA" w:rsidR="00F82228" w:rsidRDefault="00F82228" w:rsidP="00F82228"/>
    <w:p w14:paraId="023EC8FD" w14:textId="4D31BF68" w:rsidR="00F82228" w:rsidRPr="00EE4F95" w:rsidRDefault="00C87CC2" w:rsidP="00C87CC2">
      <w:pPr>
        <w:jc w:val="center"/>
        <w:rPr>
          <w:rFonts w:ascii="Times New Roman" w:hAnsi="Times New Roman"/>
          <w:sz w:val="24"/>
        </w:rPr>
      </w:pPr>
      <w:r w:rsidRPr="00C87CC2">
        <w:rPr>
          <w:rFonts w:ascii="Times New Roman" w:hAnsi="Times New Roman"/>
          <w:noProof/>
          <w:sz w:val="24"/>
        </w:rPr>
        <w:lastRenderedPageBreak/>
        <w:drawing>
          <wp:inline distT="0" distB="0" distL="0" distR="0" wp14:anchorId="426B9377" wp14:editId="7E05ADC4">
            <wp:extent cx="5029200" cy="4297570"/>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4297570"/>
                    </a:xfrm>
                    <a:prstGeom prst="rect">
                      <a:avLst/>
                    </a:prstGeom>
                    <a:noFill/>
                    <a:ln>
                      <a:noFill/>
                    </a:ln>
                  </pic:spPr>
                </pic:pic>
              </a:graphicData>
            </a:graphic>
          </wp:inline>
        </w:drawing>
      </w:r>
    </w:p>
    <w:p w14:paraId="3CAC82E7" w14:textId="352709E9" w:rsidR="00A9735A" w:rsidRDefault="00A9735A" w:rsidP="00A9735A">
      <w:pPr>
        <w:pStyle w:val="Caption-Fig"/>
      </w:pPr>
      <w:bookmarkStart w:id="465" w:name="_Ref90373833"/>
      <w:bookmarkStart w:id="466" w:name="_Toc94021889"/>
      <w:r w:rsidRPr="00CF2849">
        <w:t xml:space="preserve">Figure </w:t>
      </w:r>
      <w:r>
        <w:fldChar w:fldCharType="begin"/>
      </w:r>
      <w:r>
        <w:instrText>SEQ Figure \* ARABIC</w:instrText>
      </w:r>
      <w:r>
        <w:fldChar w:fldCharType="separate"/>
      </w:r>
      <w:r w:rsidR="009F2393">
        <w:rPr>
          <w:noProof/>
        </w:rPr>
        <w:t>11</w:t>
      </w:r>
      <w:r>
        <w:fldChar w:fldCharType="end"/>
      </w:r>
      <w:bookmarkEnd w:id="465"/>
      <w:r w:rsidRPr="00CF2849">
        <w:t>.</w:t>
      </w:r>
      <w:r w:rsidRPr="00CF2849">
        <w:tab/>
      </w:r>
      <w:r>
        <w:t xml:space="preserve">Similar to </w:t>
      </w:r>
      <w:r>
        <w:fldChar w:fldCharType="begin"/>
      </w:r>
      <w:r>
        <w:instrText xml:space="preserve"> REF _Ref90373433 \h </w:instrText>
      </w:r>
      <w:r>
        <w:fldChar w:fldCharType="separate"/>
      </w:r>
      <w:r w:rsidR="009F2393" w:rsidRPr="00CF2849">
        <w:t xml:space="preserve">Figure </w:t>
      </w:r>
      <w:r w:rsidR="009F2393">
        <w:rPr>
          <w:noProof/>
        </w:rPr>
        <w:t>10</w:t>
      </w:r>
      <w:r>
        <w:fldChar w:fldCharType="end"/>
      </w:r>
      <w:r>
        <w:t>, but for false positive forecast</w:t>
      </w:r>
      <w:r w:rsidR="00AB14CB">
        <w:t>s</w:t>
      </w:r>
      <w:r>
        <w:t>.</w:t>
      </w:r>
      <w:bookmarkEnd w:id="466"/>
    </w:p>
    <w:p w14:paraId="6557FAED" w14:textId="0791F961" w:rsidR="00F82228" w:rsidRDefault="00F82228" w:rsidP="00A63A21">
      <w:pPr>
        <w:rPr>
          <w:rFonts w:ascii="Times New Roman" w:hAnsi="Times New Roman"/>
          <w:sz w:val="24"/>
        </w:rPr>
      </w:pPr>
    </w:p>
    <w:p w14:paraId="409A4A34" w14:textId="465989A1" w:rsidR="00C87CC2" w:rsidRPr="00EE4F95" w:rsidRDefault="00C87CC2" w:rsidP="00C87CC2">
      <w:pPr>
        <w:jc w:val="center"/>
        <w:rPr>
          <w:rFonts w:ascii="Times New Roman" w:hAnsi="Times New Roman"/>
          <w:sz w:val="24"/>
        </w:rPr>
      </w:pPr>
      <w:r w:rsidRPr="00C87CC2">
        <w:rPr>
          <w:rFonts w:ascii="Times New Roman" w:hAnsi="Times New Roman"/>
          <w:noProof/>
          <w:sz w:val="24"/>
        </w:rPr>
        <w:lastRenderedPageBreak/>
        <w:drawing>
          <wp:inline distT="0" distB="0" distL="0" distR="0" wp14:anchorId="2C4BDE1E" wp14:editId="5EB89A3D">
            <wp:extent cx="5029200" cy="4297570"/>
            <wp:effectExtent l="0" t="0" r="0" b="0"/>
            <wp:docPr id="48" name="Picture 4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4297570"/>
                    </a:xfrm>
                    <a:prstGeom prst="rect">
                      <a:avLst/>
                    </a:prstGeom>
                    <a:noFill/>
                    <a:ln>
                      <a:noFill/>
                    </a:ln>
                  </pic:spPr>
                </pic:pic>
              </a:graphicData>
            </a:graphic>
          </wp:inline>
        </w:drawing>
      </w:r>
    </w:p>
    <w:p w14:paraId="1285B701" w14:textId="1FFB3035" w:rsidR="00F41534" w:rsidRDefault="00F41534" w:rsidP="00F41534">
      <w:pPr>
        <w:pStyle w:val="Caption-Fig"/>
      </w:pPr>
      <w:bookmarkStart w:id="467" w:name="_Ref90373834"/>
      <w:bookmarkStart w:id="468" w:name="_Toc94021890"/>
      <w:r w:rsidRPr="00CF2849">
        <w:t xml:space="preserve">Figure </w:t>
      </w:r>
      <w:r>
        <w:fldChar w:fldCharType="begin"/>
      </w:r>
      <w:r>
        <w:instrText>SEQ Figure \* ARABIC</w:instrText>
      </w:r>
      <w:r>
        <w:fldChar w:fldCharType="separate"/>
      </w:r>
      <w:r w:rsidR="009F2393">
        <w:rPr>
          <w:noProof/>
        </w:rPr>
        <w:t>12</w:t>
      </w:r>
      <w:r>
        <w:fldChar w:fldCharType="end"/>
      </w:r>
      <w:bookmarkEnd w:id="467"/>
      <w:r w:rsidRPr="00CF2849">
        <w:t>.</w:t>
      </w:r>
      <w:r w:rsidRPr="00CF2849">
        <w:tab/>
      </w:r>
      <w:r>
        <w:t xml:space="preserve">Similar to </w:t>
      </w:r>
      <w:r>
        <w:fldChar w:fldCharType="begin"/>
      </w:r>
      <w:r>
        <w:instrText xml:space="preserve"> REF _Ref90373433 \h </w:instrText>
      </w:r>
      <w:r>
        <w:fldChar w:fldCharType="separate"/>
      </w:r>
      <w:r w:rsidR="009F2393" w:rsidRPr="00CF2849">
        <w:t xml:space="preserve">Figure </w:t>
      </w:r>
      <w:r w:rsidR="009F2393">
        <w:rPr>
          <w:noProof/>
        </w:rPr>
        <w:t>10</w:t>
      </w:r>
      <w:r>
        <w:fldChar w:fldCharType="end"/>
      </w:r>
      <w:r>
        <w:t>, but for false negative forecast</w:t>
      </w:r>
      <w:r w:rsidR="00AB14CB">
        <w:t>s</w:t>
      </w:r>
      <w:r>
        <w:t>.</w:t>
      </w:r>
      <w:bookmarkEnd w:id="468"/>
    </w:p>
    <w:p w14:paraId="609DC5E3" w14:textId="06297B4B" w:rsidR="00F82228" w:rsidRDefault="00F82228" w:rsidP="00F82228"/>
    <w:p w14:paraId="3F729137" w14:textId="6E0FA424" w:rsidR="00F82228" w:rsidRPr="00EE4F95" w:rsidRDefault="008D0118" w:rsidP="008D0118">
      <w:pPr>
        <w:jc w:val="center"/>
        <w:rPr>
          <w:rFonts w:ascii="Times New Roman" w:hAnsi="Times New Roman"/>
          <w:sz w:val="24"/>
        </w:rPr>
      </w:pPr>
      <w:r w:rsidRPr="008D0118">
        <w:rPr>
          <w:rFonts w:ascii="Times New Roman" w:hAnsi="Times New Roman"/>
          <w:noProof/>
          <w:sz w:val="24"/>
        </w:rPr>
        <w:lastRenderedPageBreak/>
        <w:drawing>
          <wp:inline distT="0" distB="0" distL="0" distR="0" wp14:anchorId="7C0F3628" wp14:editId="2C26EF8D">
            <wp:extent cx="5029200" cy="4250302"/>
            <wp:effectExtent l="0" t="0" r="0" b="0"/>
            <wp:docPr id="49" name="Picture 4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alenda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4250302"/>
                    </a:xfrm>
                    <a:prstGeom prst="rect">
                      <a:avLst/>
                    </a:prstGeom>
                    <a:noFill/>
                    <a:ln>
                      <a:noFill/>
                    </a:ln>
                  </pic:spPr>
                </pic:pic>
              </a:graphicData>
            </a:graphic>
          </wp:inline>
        </w:drawing>
      </w:r>
    </w:p>
    <w:p w14:paraId="1AFA404B" w14:textId="244A0DB2" w:rsidR="00F41534" w:rsidRDefault="00F41534" w:rsidP="00F41534">
      <w:pPr>
        <w:pStyle w:val="Caption-Fig"/>
      </w:pPr>
      <w:bookmarkStart w:id="469" w:name="_Ref90373835"/>
      <w:bookmarkStart w:id="470" w:name="_Toc94021891"/>
      <w:r w:rsidRPr="00CF2849">
        <w:t xml:space="preserve">Figure </w:t>
      </w:r>
      <w:r>
        <w:fldChar w:fldCharType="begin"/>
      </w:r>
      <w:r>
        <w:instrText>SEQ Figure \* ARABIC</w:instrText>
      </w:r>
      <w:r>
        <w:fldChar w:fldCharType="separate"/>
      </w:r>
      <w:r w:rsidR="009F2393">
        <w:rPr>
          <w:noProof/>
        </w:rPr>
        <w:t>13</w:t>
      </w:r>
      <w:r>
        <w:fldChar w:fldCharType="end"/>
      </w:r>
      <w:bookmarkEnd w:id="469"/>
      <w:r w:rsidRPr="00CF2849">
        <w:t>.</w:t>
      </w:r>
      <w:r w:rsidRPr="00CF2849">
        <w:tab/>
      </w:r>
      <w:r>
        <w:t xml:space="preserve">Similar to </w:t>
      </w:r>
      <w:r>
        <w:fldChar w:fldCharType="begin"/>
      </w:r>
      <w:r>
        <w:instrText xml:space="preserve"> REF _Ref90373433 \h </w:instrText>
      </w:r>
      <w:r>
        <w:fldChar w:fldCharType="separate"/>
      </w:r>
      <w:r w:rsidR="009F2393" w:rsidRPr="00CF2849">
        <w:t xml:space="preserve">Figure </w:t>
      </w:r>
      <w:r w:rsidR="009F2393">
        <w:rPr>
          <w:noProof/>
        </w:rPr>
        <w:t>10</w:t>
      </w:r>
      <w:r>
        <w:fldChar w:fldCharType="end"/>
      </w:r>
      <w:r>
        <w:t>, but for true negative forecast</w:t>
      </w:r>
      <w:r w:rsidR="00AB14CB">
        <w:t>s</w:t>
      </w:r>
      <w:r>
        <w:t>.</w:t>
      </w:r>
      <w:bookmarkEnd w:id="470"/>
    </w:p>
    <w:p w14:paraId="6549E0EF" w14:textId="6DA3B932" w:rsidR="00F82228" w:rsidRDefault="00F82228" w:rsidP="00546BD3">
      <w:pPr>
        <w:pStyle w:val="BodyText"/>
      </w:pPr>
    </w:p>
    <w:p w14:paraId="3D04A31C" w14:textId="6B26196D" w:rsidR="00885901" w:rsidRDefault="0077770D" w:rsidP="00B800FC">
      <w:pPr>
        <w:pStyle w:val="BodyText"/>
      </w:pPr>
      <w:r>
        <w:t>To summarize the</w:t>
      </w:r>
      <w:r w:rsidR="00CC3782">
        <w:t xml:space="preserve"> </w:t>
      </w:r>
      <w:r w:rsidR="003F1005">
        <w:t>outcomes of the</w:t>
      </w:r>
      <w:r>
        <w:t xml:space="preserve"> 2x2 contingency table, we </w:t>
      </w:r>
      <w:r w:rsidR="009E1E1C">
        <w:t>emplo</w:t>
      </w:r>
      <w:r w:rsidR="00D90969">
        <w:t>y</w:t>
      </w:r>
      <w:r>
        <w:t xml:space="preserve"> the PSS, which is an equitable metric. </w:t>
      </w:r>
      <w:r w:rsidR="008F473E">
        <w:t>The</w:t>
      </w:r>
      <w:r w:rsidR="001B149D">
        <w:t xml:space="preserve"> </w:t>
      </w:r>
      <w:ins w:id="471" w:author="Anstedt, Sheri" w:date="2022-01-26T13:09:00Z">
        <w:r w:rsidR="002435D1">
          <w:t>five</w:t>
        </w:r>
      </w:ins>
      <w:del w:id="472" w:author="Anstedt, Sheri" w:date="2022-01-26T13:09:00Z">
        <w:r w:rsidR="001B149D" w:rsidDel="002435D1">
          <w:delText>5</w:delText>
        </w:r>
      </w:del>
      <w:r w:rsidR="001B149D">
        <w:t>-organization</w:t>
      </w:r>
      <w:r w:rsidR="008F473E">
        <w:t xml:space="preserve"> ensemble mean </w:t>
      </w:r>
      <w:r w:rsidR="006362FE">
        <w:t xml:space="preserve">is not </w:t>
      </w:r>
      <w:r w:rsidR="00E54402">
        <w:t>much</w:t>
      </w:r>
      <w:r w:rsidR="006362FE">
        <w:t xml:space="preserve"> better than random forecasts</w:t>
      </w:r>
      <w:r w:rsidR="007902A6">
        <w:t xml:space="preserve"> in ramp forecasting</w:t>
      </w:r>
      <w:r w:rsidR="006362FE">
        <w:t xml:space="preserve">, except for ramps </w:t>
      </w:r>
      <w:r w:rsidR="004F18F9">
        <w:t>above</w:t>
      </w:r>
      <w:r w:rsidR="006362FE">
        <w:t xml:space="preserve"> 100 and 150 MW over </w:t>
      </w:r>
      <w:r w:rsidR="00D37E5F">
        <w:t>10</w:t>
      </w:r>
      <w:r w:rsidR="006362FE">
        <w:t xml:space="preserve"> hours</w:t>
      </w:r>
      <w:r w:rsidR="00235971">
        <w:t xml:space="preserve"> (</w:t>
      </w:r>
      <w:r w:rsidR="00235971">
        <w:fldChar w:fldCharType="begin"/>
      </w:r>
      <w:r w:rsidR="00235971">
        <w:instrText xml:space="preserve"> REF _Ref90393401 \h </w:instrText>
      </w:r>
      <w:r w:rsidR="00B800FC">
        <w:instrText xml:space="preserve"> \* MERGEFORMAT </w:instrText>
      </w:r>
      <w:r w:rsidR="00235971">
        <w:fldChar w:fldCharType="separate"/>
      </w:r>
      <w:r w:rsidR="009F2393" w:rsidRPr="00CF2849">
        <w:t xml:space="preserve">Figure </w:t>
      </w:r>
      <w:r w:rsidR="009F2393">
        <w:rPr>
          <w:noProof/>
        </w:rPr>
        <w:t>14</w:t>
      </w:r>
      <w:r w:rsidR="00235971">
        <w:fldChar w:fldCharType="end"/>
      </w:r>
      <w:r w:rsidR="00235971">
        <w:t>)</w:t>
      </w:r>
      <w:r w:rsidR="006362FE">
        <w:t xml:space="preserve">. </w:t>
      </w:r>
      <w:r w:rsidR="001B149D">
        <w:t>Except for p5, the</w:t>
      </w:r>
      <w:r w:rsidR="007237DB">
        <w:t xml:space="preserve"> forecasts of the</w:t>
      </w:r>
      <w:r w:rsidR="001B149D">
        <w:t xml:space="preserve"> other four participants yield more positive PSS than the</w:t>
      </w:r>
      <w:r w:rsidR="00762F16">
        <w:t xml:space="preserve"> </w:t>
      </w:r>
      <w:ins w:id="473" w:author="Anstedt, Sheri" w:date="2022-01-26T13:09:00Z">
        <w:r w:rsidR="002435D1">
          <w:t>five</w:t>
        </w:r>
      </w:ins>
      <w:del w:id="474" w:author="Anstedt, Sheri" w:date="2022-01-26T13:09:00Z">
        <w:r w:rsidR="00762F16" w:rsidDel="002435D1">
          <w:delText>5</w:delText>
        </w:r>
      </w:del>
      <w:r w:rsidR="00762F16">
        <w:t>-organization</w:t>
      </w:r>
      <w:r w:rsidR="001B149D">
        <w:t xml:space="preserve"> ensemble mean</w:t>
      </w:r>
      <w:r w:rsidR="00B07211">
        <w:t xml:space="preserve">, especially for </w:t>
      </w:r>
      <w:r w:rsidR="00CB5387">
        <w:t xml:space="preserve">stronger ramps </w:t>
      </w:r>
      <w:r w:rsidR="004F18F9">
        <w:t>above</w:t>
      </w:r>
      <w:r w:rsidR="00CB5387">
        <w:t xml:space="preserve"> 150 and 200 MW</w:t>
      </w:r>
      <w:r w:rsidR="00B07211">
        <w:t xml:space="preserve">. </w:t>
      </w:r>
      <w:r w:rsidR="00FF24D6">
        <w:t>Mathematically, t</w:t>
      </w:r>
      <w:r w:rsidR="00CE3A2A">
        <w:t xml:space="preserve">he </w:t>
      </w:r>
      <w:r w:rsidR="0017455C">
        <w:t>relative magnitude of</w:t>
      </w:r>
      <w:r w:rsidR="000A5720">
        <w:t xml:space="preserve"> </w:t>
      </w:r>
      <w:r w:rsidR="0017455C">
        <w:t xml:space="preserve">the higher </w:t>
      </w:r>
      <w:r w:rsidR="000A5720">
        <w:t xml:space="preserve">POD of the </w:t>
      </w:r>
      <w:ins w:id="475" w:author="Brice, Amy" w:date="2022-01-25T16:05:00Z">
        <w:r w:rsidR="007D5969">
          <w:t>four</w:t>
        </w:r>
      </w:ins>
      <w:del w:id="476" w:author="Brice, Amy" w:date="2022-01-25T16:05:00Z">
        <w:r w:rsidR="000A5720" w:rsidDel="007D5969">
          <w:delText>4</w:delText>
        </w:r>
      </w:del>
      <w:r w:rsidR="000A5720">
        <w:t xml:space="preserve"> individual </w:t>
      </w:r>
      <w:r w:rsidR="007237DB">
        <w:t>forecasts</w:t>
      </w:r>
      <w:r w:rsidR="000A5720">
        <w:t xml:space="preserve"> exceeds the </w:t>
      </w:r>
      <w:r w:rsidR="0034279F">
        <w:t>influence of</w:t>
      </w:r>
      <w:r w:rsidR="0017455C">
        <w:t xml:space="preserve"> the</w:t>
      </w:r>
      <w:r w:rsidR="00E434B0">
        <w:t xml:space="preserve"> higher</w:t>
      </w:r>
      <w:r w:rsidR="0034279F">
        <w:t xml:space="preserve"> false alarm rate, which </w:t>
      </w:r>
      <w:r w:rsidR="00BD2FEE">
        <w:t>leads to high</w:t>
      </w:r>
      <w:r w:rsidR="00E434B0">
        <w:t>er</w:t>
      </w:r>
      <w:r w:rsidR="00BD2FEE">
        <w:t xml:space="preserve"> PSS</w:t>
      </w:r>
      <w:r w:rsidR="00E434B0">
        <w:t xml:space="preserve"> than the</w:t>
      </w:r>
      <w:r w:rsidR="00E53DBF">
        <w:t xml:space="preserve"> multi</w:t>
      </w:r>
      <w:del w:id="477" w:author="Anstedt, Sheri" w:date="2022-01-26T13:25:00Z">
        <w:r w:rsidR="00E53DBF" w:rsidDel="001E7CD5">
          <w:delText>-</w:delText>
        </w:r>
      </w:del>
      <w:r w:rsidR="00E53DBF">
        <w:t>organization</w:t>
      </w:r>
      <w:r w:rsidR="00E434B0">
        <w:t xml:space="preserve"> ensemble mean </w:t>
      </w:r>
      <w:r w:rsidR="006C0018">
        <w:t>(</w:t>
      </w:r>
      <w:r w:rsidR="006C0018">
        <w:fldChar w:fldCharType="begin"/>
      </w:r>
      <w:r w:rsidR="006C0018">
        <w:instrText xml:space="preserve"> REF _Ref90394423 \h </w:instrText>
      </w:r>
      <w:r w:rsidR="006C0018">
        <w:fldChar w:fldCharType="separate"/>
      </w:r>
      <w:r w:rsidR="009F2393" w:rsidRPr="00CF2849">
        <w:t xml:space="preserve">Figure </w:t>
      </w:r>
      <w:r w:rsidR="009F2393">
        <w:rPr>
          <w:noProof/>
        </w:rPr>
        <w:t>16</w:t>
      </w:r>
      <w:r w:rsidR="006C0018">
        <w:fldChar w:fldCharType="end"/>
      </w:r>
      <w:r w:rsidR="0034279F">
        <w:t xml:space="preserve"> as an example</w:t>
      </w:r>
      <w:r w:rsidR="006C0018">
        <w:t>)</w:t>
      </w:r>
      <w:r w:rsidR="002E1592">
        <w:t xml:space="preserve">. </w:t>
      </w:r>
    </w:p>
    <w:p w14:paraId="7D7E9BBC" w14:textId="17E95942" w:rsidR="006C571C" w:rsidRDefault="006C571C" w:rsidP="00D531C3">
      <w:pPr>
        <w:pStyle w:val="BodyText"/>
      </w:pPr>
      <w:r>
        <w:t xml:space="preserve">The voting schemes </w:t>
      </w:r>
      <w:r w:rsidR="00993A94">
        <w:t>score</w:t>
      </w:r>
      <w:r w:rsidR="0020521A">
        <w:t xml:space="preserve"> </w:t>
      </w:r>
      <w:r w:rsidR="00993A94">
        <w:t>higher</w:t>
      </w:r>
      <w:ins w:id="478" w:author="Brice, Amy" w:date="2022-01-25T15:49:00Z">
        <w:r w:rsidR="001B509F">
          <w:t xml:space="preserve"> using the</w:t>
        </w:r>
      </w:ins>
      <w:r w:rsidR="00993A94">
        <w:t xml:space="preserve"> PSS</w:t>
      </w:r>
      <w:del w:id="479" w:author="Brice, Amy" w:date="2022-01-25T15:49:00Z">
        <w:r w:rsidR="00EF3255" w:rsidDel="001B509F">
          <w:delText>’s</w:delText>
        </w:r>
      </w:del>
      <w:r w:rsidR="00993A94">
        <w:t xml:space="preserve"> than the </w:t>
      </w:r>
      <w:ins w:id="480" w:author="Anstedt, Sheri" w:date="2022-01-26T13:25:00Z">
        <w:r w:rsidR="001E7CD5">
          <w:t>five</w:t>
        </w:r>
      </w:ins>
      <w:del w:id="481" w:author="Anstedt, Sheri" w:date="2022-01-26T13:25:00Z">
        <w:r w:rsidR="006E41E9" w:rsidDel="001E7CD5">
          <w:delText>5</w:delText>
        </w:r>
      </w:del>
      <w:r w:rsidR="006E41E9">
        <w:t xml:space="preserve">-organization </w:t>
      </w:r>
      <w:r w:rsidR="00993A94">
        <w:t xml:space="preserve">ensemble mean, especially for the </w:t>
      </w:r>
      <w:r w:rsidR="00A86616">
        <w:t xml:space="preserve">ramps </w:t>
      </w:r>
      <w:r w:rsidR="001A2135">
        <w:t>above</w:t>
      </w:r>
      <w:r w:rsidR="00A86616">
        <w:t xml:space="preserve"> 200 MW. </w:t>
      </w:r>
      <w:r w:rsidR="00F20AED">
        <w:t xml:space="preserve">The 40% voting scheme </w:t>
      </w:r>
      <w:r w:rsidR="00111ACA">
        <w:t>has a higher</w:t>
      </w:r>
      <w:r w:rsidR="00B22559">
        <w:t xml:space="preserve"> or same</w:t>
      </w:r>
      <w:r w:rsidR="00111ACA">
        <w:t xml:space="preserve"> PSS </w:t>
      </w:r>
      <w:r w:rsidR="00DA4813">
        <w:t>compared to</w:t>
      </w:r>
      <w:r w:rsidR="00111ACA">
        <w:t xml:space="preserve"> the ensemble mean in all but one ramp definition (50 MW over 4 hours). </w:t>
      </w:r>
      <w:r w:rsidR="005729F9">
        <w:t>Even the strict</w:t>
      </w:r>
      <w:r w:rsidR="00BE053D">
        <w:t>er</w:t>
      </w:r>
      <w:r w:rsidR="005729F9">
        <w:t xml:space="preserve"> 60% voting scheme </w:t>
      </w:r>
      <w:r w:rsidR="00C47F50">
        <w:t xml:space="preserve">yields higher PSS than the ensemble mean in most ramp definitions. </w:t>
      </w:r>
      <w:r w:rsidR="00BB4147">
        <w:t xml:space="preserve">The 20% voting scheme </w:t>
      </w:r>
      <w:r w:rsidR="002E5B61">
        <w:t xml:space="preserve">has very high PSS </w:t>
      </w:r>
      <w:r w:rsidR="00D531C3">
        <w:t xml:space="preserve">in detecting ramps over 200 MW, </w:t>
      </w:r>
      <w:commentRangeStart w:id="482"/>
      <w:r w:rsidR="00D531C3">
        <w:t>while its</w:t>
      </w:r>
      <w:r w:rsidR="00F22B11">
        <w:t xml:space="preserve"> exposes </w:t>
      </w:r>
      <w:commentRangeEnd w:id="482"/>
      <w:r w:rsidR="00A344AA">
        <w:rPr>
          <w:rStyle w:val="CommentReference"/>
        </w:rPr>
        <w:commentReference w:id="482"/>
      </w:r>
      <w:r w:rsidR="00F22B11">
        <w:t xml:space="preserve">a weakness of </w:t>
      </w:r>
      <w:r w:rsidR="00545702">
        <w:t>the PSS</w:t>
      </w:r>
      <w:r w:rsidR="00D531C3">
        <w:t>.</w:t>
      </w:r>
      <w:r w:rsidR="00545702">
        <w:t xml:space="preserve"> </w:t>
      </w:r>
      <w:r w:rsidR="00D531C3">
        <w:t>T</w:t>
      </w:r>
      <w:r w:rsidR="003F2119">
        <w:t xml:space="preserve">he PSS is inflated when </w:t>
      </w:r>
      <w:r w:rsidR="00545702">
        <w:t>F</w:t>
      </w:r>
      <w:r w:rsidR="00743CB4">
        <w:t>N</w:t>
      </w:r>
      <w:r w:rsidR="00545702">
        <w:t xml:space="preserve"> </w:t>
      </w:r>
      <w:r w:rsidR="003F2119">
        <w:t>is</w:t>
      </w:r>
      <w:r w:rsidR="00B65637">
        <w:t xml:space="preserve"> close to</w:t>
      </w:r>
      <w:r w:rsidR="003F2119">
        <w:t xml:space="preserve"> 0</w:t>
      </w:r>
      <w:r w:rsidR="00B11D2E">
        <w:t>, the false alarm rate is</w:t>
      </w:r>
      <w:r w:rsidR="00B65637">
        <w:t xml:space="preserve"> close to</w:t>
      </w:r>
      <w:r w:rsidR="00B11D2E">
        <w:t xml:space="preserve"> 0,</w:t>
      </w:r>
      <w:r w:rsidR="007E0082">
        <w:t xml:space="preserve"> and the POD is</w:t>
      </w:r>
      <w:r w:rsidR="009004EA">
        <w:t xml:space="preserve"> </w:t>
      </w:r>
      <w:r w:rsidR="00D21B64">
        <w:t>large</w:t>
      </w:r>
      <w:r w:rsidR="004C08BD">
        <w:t xml:space="preserve">, </w:t>
      </w:r>
      <w:del w:id="483" w:author="Brice, Amy" w:date="2022-01-25T15:50:00Z">
        <w:r w:rsidR="004C08BD" w:rsidDel="00A344AA">
          <w:delText xml:space="preserve">e.g., </w:delText>
        </w:r>
      </w:del>
      <w:ins w:id="484" w:author="Brice, Amy" w:date="2022-01-25T15:50:00Z">
        <w:r w:rsidR="00A344AA">
          <w:t xml:space="preserve">or </w:t>
        </w:r>
      </w:ins>
      <w:r w:rsidR="006B1F5B">
        <w:t xml:space="preserve">its </w:t>
      </w:r>
      <w:r w:rsidR="00FE2B79">
        <w:t xml:space="preserve">FN </w:t>
      </w:r>
      <w:r w:rsidR="006B1F5B">
        <w:t xml:space="preserve">is 0 for </w:t>
      </w:r>
      <w:r w:rsidR="004C08BD">
        <w:t xml:space="preserve">ramps </w:t>
      </w:r>
      <w:r w:rsidR="004F18F9">
        <w:t>above</w:t>
      </w:r>
      <w:r w:rsidR="004C08BD">
        <w:t xml:space="preserve"> 200 MW over 6 and 12 hours</w:t>
      </w:r>
      <w:r w:rsidR="007E0082">
        <w:t xml:space="preserve">. </w:t>
      </w:r>
      <w:r w:rsidR="003E5C85">
        <w:t>Similar feature</w:t>
      </w:r>
      <w:r w:rsidR="002E5BE8">
        <w:t>s</w:t>
      </w:r>
      <w:r w:rsidR="003E5C85">
        <w:t xml:space="preserve"> also exist in p4 ensemble mean. </w:t>
      </w:r>
    </w:p>
    <w:p w14:paraId="1D01D41D" w14:textId="271E2E63" w:rsidR="00B800FC" w:rsidRDefault="00221516" w:rsidP="00D91B69">
      <w:pPr>
        <w:pStyle w:val="BodyText"/>
        <w:rPr>
          <w:rFonts w:ascii="Arial" w:hAnsi="Arial" w:cs="Arial"/>
          <w:color w:val="000000"/>
          <w:szCs w:val="22"/>
        </w:rPr>
      </w:pPr>
      <w:r>
        <w:t xml:space="preserve">The </w:t>
      </w:r>
      <w:r w:rsidR="00BB4147">
        <w:t xml:space="preserve">SEDS is a </w:t>
      </w:r>
      <w:r w:rsidR="00D262FB">
        <w:t>valuable</w:t>
      </w:r>
      <w:r>
        <w:t xml:space="preserve"> complement to the PSS. </w:t>
      </w:r>
      <w:r w:rsidR="00DA5C03">
        <w:t>The SEDS does not account for any TN, which is suitable when ramp events are r</w:t>
      </w:r>
      <w:r w:rsidR="00242211">
        <w:t>arer than non</w:t>
      </w:r>
      <w:del w:id="485" w:author="Anstedt, Sheri" w:date="2022-01-26T13:25:00Z">
        <w:r w:rsidR="00242211" w:rsidDel="001E7CD5">
          <w:delText>-</w:delText>
        </w:r>
      </w:del>
      <w:r w:rsidR="00242211">
        <w:t xml:space="preserve">ramp </w:t>
      </w:r>
      <w:r w:rsidR="00DC7329">
        <w:t>periods</w:t>
      </w:r>
      <w:r w:rsidR="00DA5C03">
        <w:t xml:space="preserve">. </w:t>
      </w:r>
      <w:r w:rsidR="00AD1299">
        <w:t xml:space="preserve">Using SEDS, the </w:t>
      </w:r>
      <w:r w:rsidR="00196D59">
        <w:t xml:space="preserve">relative </w:t>
      </w:r>
      <w:r w:rsidR="00AD1299">
        <w:lastRenderedPageBreak/>
        <w:t xml:space="preserve">performance of the ensemble mean improves from its PSS </w:t>
      </w:r>
      <w:r w:rsidR="00196D59">
        <w:t>results</w:t>
      </w:r>
      <w:r w:rsidR="00AD1299">
        <w:t xml:space="preserve"> (</w:t>
      </w:r>
      <w:r w:rsidR="00AD1299">
        <w:fldChar w:fldCharType="begin"/>
      </w:r>
      <w:r w:rsidR="00AD1299">
        <w:instrText xml:space="preserve"> REF _Ref90395039 \h </w:instrText>
      </w:r>
      <w:r w:rsidR="00AD1299">
        <w:fldChar w:fldCharType="separate"/>
      </w:r>
      <w:r w:rsidR="009F2393" w:rsidRPr="00CF2849">
        <w:t xml:space="preserve">Figure </w:t>
      </w:r>
      <w:r w:rsidR="009F2393">
        <w:rPr>
          <w:noProof/>
        </w:rPr>
        <w:t>15</w:t>
      </w:r>
      <w:r w:rsidR="00AD1299">
        <w:fldChar w:fldCharType="end"/>
      </w:r>
      <w:r w:rsidR="00AD1299">
        <w:t xml:space="preserve">). </w:t>
      </w:r>
      <w:r w:rsidR="00072201">
        <w:t xml:space="preserve">The </w:t>
      </w:r>
      <w:r w:rsidR="001F589D">
        <w:t>edge</w:t>
      </w:r>
      <w:r w:rsidR="00072201">
        <w:t xml:space="preserve"> of the </w:t>
      </w:r>
      <w:del w:id="486" w:author="Brice, Amy" w:date="2022-01-25T16:06:00Z">
        <w:r w:rsidR="00072201" w:rsidDel="007D5969">
          <w:delText>4</w:delText>
        </w:r>
      </w:del>
      <w:ins w:id="487" w:author="Brice, Amy" w:date="2022-01-25T16:06:00Z">
        <w:r w:rsidR="007D5969">
          <w:t>four</w:t>
        </w:r>
      </w:ins>
      <w:r w:rsidR="00072201">
        <w:t xml:space="preserve"> </w:t>
      </w:r>
      <w:r w:rsidR="00CC02C2">
        <w:t>participant forecasts over their ensemble mean also shrink</w:t>
      </w:r>
      <w:r w:rsidR="001F589D">
        <w:t xml:space="preserve">s, </w:t>
      </w:r>
      <w:r w:rsidR="00E85B98">
        <w:t>and</w:t>
      </w:r>
      <w:r w:rsidR="001F589D">
        <w:t xml:space="preserve"> they are still </w:t>
      </w:r>
      <w:r w:rsidR="00264AD5">
        <w:t>more skillful</w:t>
      </w:r>
      <w:r w:rsidR="001F589D">
        <w:t xml:space="preserve"> in detecting</w:t>
      </w:r>
      <w:r w:rsidR="00CC02C2">
        <w:t xml:space="preserve"> the ramps above 200 MW. </w:t>
      </w:r>
      <w:r w:rsidR="0071077D">
        <w:rPr>
          <w:rFonts w:ascii="Arial" w:hAnsi="Arial" w:cs="Arial"/>
          <w:color w:val="000000"/>
          <w:szCs w:val="22"/>
        </w:rPr>
        <w:t>Note that an undefined SEDS</w:t>
      </w:r>
      <w:r w:rsidR="00B800FC" w:rsidRPr="00282D2A">
        <w:rPr>
          <w:rFonts w:ascii="Arial" w:hAnsi="Arial" w:cs="Arial"/>
          <w:color w:val="000000"/>
          <w:szCs w:val="22"/>
        </w:rPr>
        <w:t xml:space="preserve"> means the forecast does not yield any </w:t>
      </w:r>
      <w:r w:rsidR="00EC38E9">
        <w:rPr>
          <w:rFonts w:ascii="Arial" w:hAnsi="Arial" w:cs="Arial"/>
          <w:color w:val="000000"/>
          <w:szCs w:val="22"/>
        </w:rPr>
        <w:t>TP</w:t>
      </w:r>
      <w:r w:rsidR="00B800FC" w:rsidRPr="00282D2A">
        <w:rPr>
          <w:rFonts w:ascii="Arial" w:hAnsi="Arial" w:cs="Arial"/>
          <w:color w:val="000000"/>
          <w:szCs w:val="22"/>
        </w:rPr>
        <w:t xml:space="preserve"> forecasts</w:t>
      </w:r>
      <w:r w:rsidR="0071077D">
        <w:rPr>
          <w:rFonts w:ascii="Arial" w:hAnsi="Arial" w:cs="Arial"/>
          <w:color w:val="000000"/>
          <w:szCs w:val="22"/>
        </w:rPr>
        <w:t xml:space="preserve"> </w:t>
      </w:r>
      <w:r w:rsidR="00EC38E9">
        <w:rPr>
          <w:rFonts w:ascii="Arial" w:hAnsi="Arial" w:cs="Arial"/>
          <w:color w:val="000000"/>
          <w:szCs w:val="22"/>
        </w:rPr>
        <w:t>under</w:t>
      </w:r>
      <w:r w:rsidR="0071077D">
        <w:rPr>
          <w:rFonts w:ascii="Arial" w:hAnsi="Arial" w:cs="Arial"/>
          <w:color w:val="000000"/>
          <w:szCs w:val="22"/>
        </w:rPr>
        <w:t xml:space="preserve"> a given ramp definition. </w:t>
      </w:r>
    </w:p>
    <w:p w14:paraId="2B1E3D61" w14:textId="6C996C54" w:rsidR="002675A0" w:rsidRPr="00282D2A" w:rsidRDefault="00265D7B" w:rsidP="000B69AA">
      <w:pPr>
        <w:pStyle w:val="BodyText"/>
      </w:pPr>
      <w:r>
        <w:rPr>
          <w:rFonts w:ascii="Arial" w:hAnsi="Arial" w:cs="Arial"/>
          <w:color w:val="000000"/>
          <w:szCs w:val="22"/>
        </w:rPr>
        <w:t>The more sensitive voting schemes also lose</w:t>
      </w:r>
      <w:r w:rsidR="008E6591">
        <w:rPr>
          <w:rFonts w:ascii="Arial" w:hAnsi="Arial" w:cs="Arial"/>
          <w:color w:val="000000"/>
          <w:szCs w:val="22"/>
        </w:rPr>
        <w:t xml:space="preserve"> some superiority</w:t>
      </w:r>
      <w:r>
        <w:rPr>
          <w:rFonts w:ascii="Arial" w:hAnsi="Arial" w:cs="Arial"/>
          <w:color w:val="000000"/>
          <w:szCs w:val="22"/>
        </w:rPr>
        <w:t xml:space="preserve"> over the</w:t>
      </w:r>
      <w:r w:rsidR="00DA5DD0">
        <w:rPr>
          <w:rFonts w:ascii="Arial" w:hAnsi="Arial" w:cs="Arial"/>
          <w:color w:val="000000"/>
          <w:szCs w:val="22"/>
        </w:rPr>
        <w:t xml:space="preserve"> </w:t>
      </w:r>
      <w:ins w:id="488" w:author="Anstedt, Sheri" w:date="2022-01-26T13:25:00Z">
        <w:r w:rsidR="001E7CD5">
          <w:rPr>
            <w:rFonts w:ascii="Arial" w:hAnsi="Arial" w:cs="Arial"/>
            <w:color w:val="000000"/>
            <w:szCs w:val="22"/>
          </w:rPr>
          <w:t>five</w:t>
        </w:r>
      </w:ins>
      <w:del w:id="489" w:author="Anstedt, Sheri" w:date="2022-01-26T13:25:00Z">
        <w:r w:rsidR="00DA5DD0" w:rsidDel="001E7CD5">
          <w:rPr>
            <w:rFonts w:ascii="Arial" w:hAnsi="Arial" w:cs="Arial"/>
            <w:color w:val="000000"/>
            <w:szCs w:val="22"/>
          </w:rPr>
          <w:delText>5</w:delText>
        </w:r>
      </w:del>
      <w:r w:rsidR="00DA5DD0">
        <w:rPr>
          <w:rFonts w:ascii="Arial" w:hAnsi="Arial" w:cs="Arial"/>
          <w:color w:val="000000"/>
          <w:szCs w:val="22"/>
        </w:rPr>
        <w:t>-organization</w:t>
      </w:r>
      <w:r>
        <w:rPr>
          <w:rFonts w:ascii="Arial" w:hAnsi="Arial" w:cs="Arial"/>
          <w:color w:val="000000"/>
          <w:szCs w:val="22"/>
        </w:rPr>
        <w:t xml:space="preserve"> ensemble mean</w:t>
      </w:r>
      <w:r w:rsidR="00CD1F30">
        <w:rPr>
          <w:rFonts w:ascii="Arial" w:hAnsi="Arial" w:cs="Arial"/>
          <w:color w:val="000000"/>
          <w:szCs w:val="22"/>
        </w:rPr>
        <w:t xml:space="preserve"> </w:t>
      </w:r>
      <w:r w:rsidR="00DA5DD0">
        <w:rPr>
          <w:rFonts w:ascii="Arial" w:hAnsi="Arial" w:cs="Arial"/>
          <w:color w:val="000000"/>
          <w:szCs w:val="22"/>
        </w:rPr>
        <w:t>using SEDS</w:t>
      </w:r>
      <w:r>
        <w:rPr>
          <w:rFonts w:ascii="Arial" w:hAnsi="Arial" w:cs="Arial"/>
          <w:color w:val="000000"/>
          <w:szCs w:val="22"/>
        </w:rPr>
        <w:t xml:space="preserve">. </w:t>
      </w:r>
      <w:r w:rsidR="00725AC9">
        <w:rPr>
          <w:rFonts w:ascii="Arial" w:hAnsi="Arial" w:cs="Arial"/>
          <w:color w:val="000000"/>
          <w:szCs w:val="22"/>
        </w:rPr>
        <w:t xml:space="preserve">The 20% and 40% voting schemes yield higher SEDS than the ensemble mean </w:t>
      </w:r>
      <w:r w:rsidR="00B22FEF">
        <w:rPr>
          <w:rFonts w:ascii="Arial" w:hAnsi="Arial" w:cs="Arial"/>
          <w:color w:val="000000"/>
          <w:szCs w:val="22"/>
        </w:rPr>
        <w:t>in detecting</w:t>
      </w:r>
      <w:r w:rsidR="00725AC9">
        <w:rPr>
          <w:rFonts w:ascii="Arial" w:hAnsi="Arial" w:cs="Arial"/>
          <w:color w:val="000000"/>
          <w:szCs w:val="22"/>
        </w:rPr>
        <w:t xml:space="preserve"> strong </w:t>
      </w:r>
      <w:r w:rsidR="00B22FEF">
        <w:rPr>
          <w:rFonts w:ascii="Arial" w:hAnsi="Arial" w:cs="Arial"/>
          <w:color w:val="000000"/>
          <w:szCs w:val="22"/>
        </w:rPr>
        <w:t xml:space="preserve">ramps above 200 MW, </w:t>
      </w:r>
      <w:r w:rsidR="00471FB4">
        <w:rPr>
          <w:rFonts w:ascii="Arial" w:hAnsi="Arial" w:cs="Arial"/>
          <w:color w:val="000000"/>
          <w:szCs w:val="22"/>
        </w:rPr>
        <w:t xml:space="preserve">and they lose advantages in </w:t>
      </w:r>
      <w:r w:rsidR="00EB2C14">
        <w:rPr>
          <w:rFonts w:ascii="Arial" w:hAnsi="Arial" w:cs="Arial"/>
          <w:color w:val="000000"/>
          <w:szCs w:val="22"/>
        </w:rPr>
        <w:t xml:space="preserve">most of the </w:t>
      </w:r>
      <w:r w:rsidR="00471FB4">
        <w:rPr>
          <w:rFonts w:ascii="Arial" w:hAnsi="Arial" w:cs="Arial"/>
          <w:color w:val="000000"/>
          <w:szCs w:val="22"/>
        </w:rPr>
        <w:t xml:space="preserve">other ramp definitions. </w:t>
      </w:r>
      <w:r w:rsidR="002675A0">
        <w:rPr>
          <w:rFonts w:ascii="Arial" w:hAnsi="Arial" w:cs="Arial"/>
          <w:color w:val="000000"/>
          <w:szCs w:val="22"/>
        </w:rPr>
        <w:t xml:space="preserve">The 60% voting scheme </w:t>
      </w:r>
      <w:commentRangeStart w:id="490"/>
      <w:r w:rsidR="00C07761">
        <w:rPr>
          <w:rFonts w:ascii="Arial" w:hAnsi="Arial" w:cs="Arial"/>
          <w:color w:val="000000"/>
          <w:szCs w:val="22"/>
        </w:rPr>
        <w:t xml:space="preserve">has </w:t>
      </w:r>
      <w:r w:rsidR="000B69AA">
        <w:rPr>
          <w:rFonts w:ascii="Arial" w:hAnsi="Arial" w:cs="Arial"/>
          <w:color w:val="000000"/>
          <w:szCs w:val="22"/>
        </w:rPr>
        <w:t xml:space="preserve">a </w:t>
      </w:r>
      <w:r w:rsidR="00C07761">
        <w:rPr>
          <w:rFonts w:ascii="Arial" w:hAnsi="Arial" w:cs="Arial"/>
          <w:color w:val="000000"/>
          <w:szCs w:val="22"/>
        </w:rPr>
        <w:t xml:space="preserve">higher or same SEDS than the </w:t>
      </w:r>
      <w:commentRangeEnd w:id="490"/>
      <w:r w:rsidR="000B4A88">
        <w:rPr>
          <w:rStyle w:val="CommentReference"/>
        </w:rPr>
        <w:commentReference w:id="490"/>
      </w:r>
      <w:r w:rsidR="00C07761">
        <w:rPr>
          <w:rFonts w:ascii="Arial" w:hAnsi="Arial" w:cs="Arial"/>
          <w:color w:val="000000"/>
          <w:szCs w:val="22"/>
        </w:rPr>
        <w:t xml:space="preserve">ensemble mean except for one ramp definition (50 MW over 2 hours). </w:t>
      </w:r>
      <w:r w:rsidR="002675A0">
        <w:rPr>
          <w:rFonts w:ascii="Arial" w:hAnsi="Arial" w:cs="Arial"/>
          <w:color w:val="000000"/>
          <w:szCs w:val="22"/>
        </w:rPr>
        <w:t xml:space="preserve">The 80% voting scheme </w:t>
      </w:r>
      <w:commentRangeStart w:id="491"/>
      <w:r w:rsidR="002675A0">
        <w:rPr>
          <w:rFonts w:ascii="Arial" w:hAnsi="Arial" w:cs="Arial"/>
          <w:color w:val="000000"/>
          <w:szCs w:val="22"/>
        </w:rPr>
        <w:t xml:space="preserve">is </w:t>
      </w:r>
      <w:r w:rsidR="00BF30A4">
        <w:rPr>
          <w:rFonts w:ascii="Arial" w:hAnsi="Arial" w:cs="Arial"/>
          <w:color w:val="000000"/>
          <w:szCs w:val="22"/>
        </w:rPr>
        <w:t xml:space="preserve">too inflexible that </w:t>
      </w:r>
      <w:r w:rsidR="000F6B93">
        <w:rPr>
          <w:rFonts w:ascii="Arial" w:hAnsi="Arial" w:cs="Arial"/>
          <w:color w:val="000000"/>
          <w:szCs w:val="22"/>
        </w:rPr>
        <w:t xml:space="preserve">it </w:t>
      </w:r>
      <w:commentRangeEnd w:id="491"/>
      <w:r w:rsidR="00AB670E">
        <w:rPr>
          <w:rStyle w:val="CommentReference"/>
        </w:rPr>
        <w:commentReference w:id="491"/>
      </w:r>
      <w:r w:rsidR="000F6B93">
        <w:rPr>
          <w:rFonts w:ascii="Arial" w:hAnsi="Arial" w:cs="Arial"/>
          <w:color w:val="000000"/>
          <w:szCs w:val="22"/>
        </w:rPr>
        <w:t xml:space="preserve">forecasts zero </w:t>
      </w:r>
      <w:r w:rsidR="00BF30A4">
        <w:rPr>
          <w:rFonts w:ascii="Arial" w:hAnsi="Arial" w:cs="Arial"/>
          <w:color w:val="000000"/>
          <w:szCs w:val="22"/>
        </w:rPr>
        <w:t>TP</w:t>
      </w:r>
      <w:r w:rsidR="00D33524">
        <w:rPr>
          <w:rFonts w:ascii="Arial" w:hAnsi="Arial" w:cs="Arial"/>
          <w:color w:val="000000"/>
          <w:szCs w:val="22"/>
        </w:rPr>
        <w:t xml:space="preserve"> in </w:t>
      </w:r>
      <w:r w:rsidR="00141B91">
        <w:rPr>
          <w:rFonts w:ascii="Arial" w:hAnsi="Arial" w:cs="Arial"/>
          <w:color w:val="000000"/>
          <w:szCs w:val="22"/>
        </w:rPr>
        <w:t xml:space="preserve">one </w:t>
      </w:r>
      <w:r w:rsidR="00D33524">
        <w:rPr>
          <w:rFonts w:ascii="Arial" w:hAnsi="Arial" w:cs="Arial"/>
          <w:color w:val="000000"/>
          <w:szCs w:val="22"/>
        </w:rPr>
        <w:t>more ramp definition than the ensemble mean</w:t>
      </w:r>
      <w:r w:rsidR="00BF30A4">
        <w:rPr>
          <w:rFonts w:ascii="Arial" w:hAnsi="Arial" w:cs="Arial"/>
          <w:color w:val="000000"/>
          <w:szCs w:val="22"/>
        </w:rPr>
        <w:t xml:space="preserve"> </w:t>
      </w:r>
      <w:r w:rsidR="00932E9B">
        <w:rPr>
          <w:rFonts w:ascii="Arial" w:hAnsi="Arial" w:cs="Arial"/>
          <w:color w:val="000000"/>
          <w:szCs w:val="22"/>
        </w:rPr>
        <w:t>(</w:t>
      </w:r>
      <w:r w:rsidR="00932E9B">
        <w:rPr>
          <w:rFonts w:ascii="Arial" w:hAnsi="Arial" w:cs="Arial"/>
          <w:color w:val="000000"/>
          <w:szCs w:val="22"/>
        </w:rPr>
        <w:fldChar w:fldCharType="begin"/>
      </w:r>
      <w:r w:rsidR="00932E9B">
        <w:rPr>
          <w:rFonts w:ascii="Arial" w:hAnsi="Arial" w:cs="Arial"/>
          <w:color w:val="000000"/>
          <w:szCs w:val="22"/>
        </w:rPr>
        <w:instrText xml:space="preserve"> REF _Ref90373433 \h </w:instrText>
      </w:r>
      <w:r w:rsidR="00932E9B">
        <w:rPr>
          <w:rFonts w:ascii="Arial" w:hAnsi="Arial" w:cs="Arial"/>
          <w:color w:val="000000"/>
          <w:szCs w:val="22"/>
        </w:rPr>
      </w:r>
      <w:r w:rsidR="00932E9B">
        <w:rPr>
          <w:rFonts w:ascii="Arial" w:hAnsi="Arial" w:cs="Arial"/>
          <w:color w:val="000000"/>
          <w:szCs w:val="22"/>
        </w:rPr>
        <w:fldChar w:fldCharType="separate"/>
      </w:r>
      <w:r w:rsidR="009F2393" w:rsidRPr="00CF2849">
        <w:t xml:space="preserve">Figure </w:t>
      </w:r>
      <w:r w:rsidR="009F2393">
        <w:rPr>
          <w:noProof/>
        </w:rPr>
        <w:t>10</w:t>
      </w:r>
      <w:r w:rsidR="00932E9B">
        <w:rPr>
          <w:rFonts w:ascii="Arial" w:hAnsi="Arial" w:cs="Arial"/>
          <w:color w:val="000000"/>
          <w:szCs w:val="22"/>
        </w:rPr>
        <w:fldChar w:fldCharType="end"/>
      </w:r>
      <w:r w:rsidR="00932E9B">
        <w:rPr>
          <w:rFonts w:ascii="Arial" w:hAnsi="Arial" w:cs="Arial"/>
          <w:color w:val="000000"/>
          <w:szCs w:val="22"/>
        </w:rPr>
        <w:t>)</w:t>
      </w:r>
      <w:r w:rsidR="00141B91">
        <w:rPr>
          <w:rFonts w:ascii="Arial" w:hAnsi="Arial" w:cs="Arial"/>
          <w:color w:val="000000"/>
          <w:szCs w:val="22"/>
        </w:rPr>
        <w:t xml:space="preserve">. </w:t>
      </w:r>
    </w:p>
    <w:p w14:paraId="56A4142C" w14:textId="2B8BBD81" w:rsidR="00BF5456" w:rsidRDefault="00BF5456" w:rsidP="00BF5456">
      <w:pPr>
        <w:rPr>
          <w:rFonts w:ascii="Arial" w:hAnsi="Arial" w:cs="Arial"/>
          <w:color w:val="000000"/>
          <w:szCs w:val="22"/>
          <w:bdr w:val="none" w:sz="0" w:space="0" w:color="auto" w:frame="1"/>
        </w:rPr>
      </w:pPr>
    </w:p>
    <w:p w14:paraId="06EB3CDF" w14:textId="658E3D25" w:rsidR="00282D2A" w:rsidRPr="00EE4F95" w:rsidRDefault="00BF5456" w:rsidP="00BF5456">
      <w:pPr>
        <w:jc w:val="center"/>
        <w:rPr>
          <w:rFonts w:ascii="Times New Roman" w:hAnsi="Times New Roman"/>
          <w:sz w:val="24"/>
        </w:rPr>
      </w:pPr>
      <w:r w:rsidRPr="00BF5456">
        <w:rPr>
          <w:rFonts w:ascii="Arial" w:hAnsi="Arial" w:cs="Arial"/>
          <w:noProof/>
          <w:color w:val="000000"/>
          <w:szCs w:val="22"/>
          <w:bdr w:val="none" w:sz="0" w:space="0" w:color="auto" w:frame="1"/>
        </w:rPr>
        <w:drawing>
          <wp:inline distT="0" distB="0" distL="0" distR="0" wp14:anchorId="55AA2927" wp14:editId="27D53E82">
            <wp:extent cx="5029200" cy="4281484"/>
            <wp:effectExtent l="0" t="0" r="0" b="0"/>
            <wp:docPr id="34" name="Picture 3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 calenda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9200" cy="4281484"/>
                    </a:xfrm>
                    <a:prstGeom prst="rect">
                      <a:avLst/>
                    </a:prstGeom>
                    <a:noFill/>
                    <a:ln>
                      <a:noFill/>
                    </a:ln>
                  </pic:spPr>
                </pic:pic>
              </a:graphicData>
            </a:graphic>
          </wp:inline>
        </w:drawing>
      </w:r>
      <w:r w:rsidR="00282D2A">
        <w:rPr>
          <w:rFonts w:ascii="Arial" w:hAnsi="Arial" w:cs="Arial"/>
          <w:color w:val="000000"/>
          <w:szCs w:val="22"/>
          <w:bdr w:val="none" w:sz="0" w:space="0" w:color="auto" w:frame="1"/>
        </w:rPr>
        <w:fldChar w:fldCharType="begin"/>
      </w:r>
      <w:r w:rsidR="00282D2A">
        <w:rPr>
          <w:rFonts w:ascii="Arial" w:hAnsi="Arial" w:cs="Arial"/>
          <w:color w:val="000000"/>
          <w:szCs w:val="22"/>
          <w:bdr w:val="none" w:sz="0" w:space="0" w:color="auto" w:frame="1"/>
        </w:rPr>
        <w:instrText xml:space="preserve"> INCLUDEPICTURE "https://lh3.googleusercontent.com/TkrE6ScVgfjZ02dX_0gxDedeH4PdIAqiqf_io9mN-e44H4G20daQ0mfCcojdUgTZLXMIAkkYtGOqjim6EChy-47d-c2PQr9_NYjAgAs7FFEETaaozCF6o1-1k-LI-isRyr-LjZ7c" \* MERGEFORMATINET </w:instrText>
      </w:r>
      <w:r w:rsidR="00282D2A">
        <w:rPr>
          <w:rFonts w:ascii="Arial" w:hAnsi="Arial" w:cs="Arial"/>
          <w:color w:val="000000"/>
          <w:szCs w:val="22"/>
          <w:bdr w:val="none" w:sz="0" w:space="0" w:color="auto" w:frame="1"/>
        </w:rPr>
        <w:fldChar w:fldCharType="end"/>
      </w:r>
    </w:p>
    <w:p w14:paraId="0166E7D5" w14:textId="4E520789" w:rsidR="00206AA6" w:rsidRPr="00CF2849" w:rsidRDefault="00206AA6" w:rsidP="00206AA6">
      <w:pPr>
        <w:pStyle w:val="Caption-Fig"/>
      </w:pPr>
      <w:bookmarkStart w:id="492" w:name="_Ref90393401"/>
      <w:bookmarkStart w:id="493" w:name="_Toc94021892"/>
      <w:r w:rsidRPr="00CF2849">
        <w:t xml:space="preserve">Figure </w:t>
      </w:r>
      <w:r>
        <w:fldChar w:fldCharType="begin"/>
      </w:r>
      <w:r>
        <w:instrText>SEQ Figure \* ARABIC</w:instrText>
      </w:r>
      <w:r>
        <w:fldChar w:fldCharType="separate"/>
      </w:r>
      <w:r w:rsidR="009F2393">
        <w:rPr>
          <w:noProof/>
        </w:rPr>
        <w:t>14</w:t>
      </w:r>
      <w:r>
        <w:fldChar w:fldCharType="end"/>
      </w:r>
      <w:bookmarkEnd w:id="492"/>
      <w:r w:rsidRPr="00CF2849">
        <w:t>.</w:t>
      </w:r>
      <w:r w:rsidRPr="00CF2849">
        <w:tab/>
      </w:r>
      <w:r w:rsidR="00F41534">
        <w:t xml:space="preserve">Similar to </w:t>
      </w:r>
      <w:r w:rsidR="00F41534">
        <w:fldChar w:fldCharType="begin"/>
      </w:r>
      <w:r w:rsidR="00F41534">
        <w:instrText xml:space="preserve"> REF _Ref90373433 \h </w:instrText>
      </w:r>
      <w:r w:rsidR="00F41534">
        <w:fldChar w:fldCharType="separate"/>
      </w:r>
      <w:r w:rsidR="009F2393" w:rsidRPr="00CF2849">
        <w:t xml:space="preserve">Figure </w:t>
      </w:r>
      <w:r w:rsidR="009F2393">
        <w:rPr>
          <w:noProof/>
        </w:rPr>
        <w:t>10</w:t>
      </w:r>
      <w:r w:rsidR="00F41534">
        <w:fldChar w:fldCharType="end"/>
      </w:r>
      <w:r w:rsidR="00F41534">
        <w:t xml:space="preserve">, </w:t>
      </w:r>
      <w:r w:rsidR="00DC50C7">
        <w:t xml:space="preserve">but for </w:t>
      </w:r>
      <w:r w:rsidR="00016D7A">
        <w:t xml:space="preserve">the </w:t>
      </w:r>
      <w:r w:rsidR="00DC50C7">
        <w:t>Peirce skill score</w:t>
      </w:r>
      <w:r w:rsidR="0065087A">
        <w:t xml:space="preserve"> using the 2x2 contingency table</w:t>
      </w:r>
      <w:r w:rsidR="007B22CE">
        <w:t xml:space="preserve"> projected in Figures </w:t>
      </w:r>
      <w:r w:rsidR="007B22CE">
        <w:fldChar w:fldCharType="begin"/>
      </w:r>
      <w:r w:rsidR="007B22CE">
        <w:instrText xml:space="preserve"> REF _Ref90373433 \h </w:instrText>
      </w:r>
      <w:r w:rsidR="00244EB6">
        <w:instrText>\#</w:instrText>
      </w:r>
      <w:r w:rsidR="00E61B66">
        <w:instrText xml:space="preserve"> </w:instrText>
      </w:r>
      <w:r w:rsidR="00A72DA8">
        <w:instrText>"0"</w:instrText>
      </w:r>
      <w:r w:rsidR="007B22CE">
        <w:fldChar w:fldCharType="separate"/>
      </w:r>
      <w:r w:rsidR="009F2393">
        <w:t>10</w:t>
      </w:r>
      <w:r w:rsidR="007B22CE">
        <w:fldChar w:fldCharType="end"/>
      </w:r>
      <w:r w:rsidR="00A72DA8">
        <w:t xml:space="preserve">, </w:t>
      </w:r>
      <w:r w:rsidR="00A72DA8">
        <w:fldChar w:fldCharType="begin"/>
      </w:r>
      <w:r w:rsidR="00A72DA8">
        <w:instrText xml:space="preserve"> REF _Ref90373833 \h \# "0"</w:instrText>
      </w:r>
      <w:r w:rsidR="00A72DA8">
        <w:fldChar w:fldCharType="separate"/>
      </w:r>
      <w:r w:rsidR="009F2393">
        <w:t>11</w:t>
      </w:r>
      <w:r w:rsidR="00A72DA8">
        <w:fldChar w:fldCharType="end"/>
      </w:r>
      <w:r w:rsidR="00A72DA8">
        <w:t xml:space="preserve">, </w:t>
      </w:r>
      <w:r w:rsidR="00A72DA8">
        <w:fldChar w:fldCharType="begin"/>
      </w:r>
      <w:r w:rsidR="00A72DA8">
        <w:instrText xml:space="preserve"> REF _Ref90373834 \h \# "0"</w:instrText>
      </w:r>
      <w:r w:rsidR="00A72DA8">
        <w:fldChar w:fldCharType="separate"/>
      </w:r>
      <w:r w:rsidR="009F2393">
        <w:t>12</w:t>
      </w:r>
      <w:r w:rsidR="00A72DA8">
        <w:fldChar w:fldCharType="end"/>
      </w:r>
      <w:r w:rsidR="00A72DA8">
        <w:t xml:space="preserve">, and </w:t>
      </w:r>
      <w:r w:rsidR="00A72DA8">
        <w:fldChar w:fldCharType="begin"/>
      </w:r>
      <w:r w:rsidR="00A72DA8">
        <w:instrText xml:space="preserve"> REF _Ref90373835 \h \# "0"</w:instrText>
      </w:r>
      <w:r w:rsidR="00A72DA8">
        <w:fldChar w:fldCharType="separate"/>
      </w:r>
      <w:r w:rsidR="009F2393">
        <w:t>13</w:t>
      </w:r>
      <w:r w:rsidR="00A72DA8">
        <w:fldChar w:fldCharType="end"/>
      </w:r>
      <w:r w:rsidR="00016D7A">
        <w:t>.</w:t>
      </w:r>
      <w:bookmarkEnd w:id="493"/>
      <w:r w:rsidR="00016D7A">
        <w:t xml:space="preserve"> </w:t>
      </w:r>
    </w:p>
    <w:p w14:paraId="3929372B" w14:textId="5142C702" w:rsidR="00282D2A" w:rsidRPr="00282D2A" w:rsidRDefault="00282D2A" w:rsidP="00282D2A"/>
    <w:p w14:paraId="3A53F7CF" w14:textId="7B68004A" w:rsidR="00282D2A" w:rsidRPr="00EE4F95" w:rsidRDefault="005110CC" w:rsidP="00BF5456">
      <w:pPr>
        <w:jc w:val="center"/>
        <w:rPr>
          <w:rFonts w:ascii="Times New Roman" w:hAnsi="Times New Roman"/>
          <w:sz w:val="24"/>
        </w:rPr>
      </w:pPr>
      <w:r w:rsidRPr="005110CC">
        <w:rPr>
          <w:rFonts w:ascii="Arial" w:hAnsi="Arial" w:cs="Arial"/>
          <w:noProof/>
          <w:color w:val="000000"/>
          <w:szCs w:val="22"/>
          <w:bdr w:val="none" w:sz="0" w:space="0" w:color="auto" w:frame="1"/>
        </w:rPr>
        <w:lastRenderedPageBreak/>
        <w:drawing>
          <wp:inline distT="0" distB="0" distL="0" distR="0" wp14:anchorId="75201E4D" wp14:editId="13D80797">
            <wp:extent cx="5029200" cy="4281484"/>
            <wp:effectExtent l="0" t="0" r="0" b="0"/>
            <wp:docPr id="28" name="Picture 28" descr="Calendar,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lendar, treemap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4281484"/>
                    </a:xfrm>
                    <a:prstGeom prst="rect">
                      <a:avLst/>
                    </a:prstGeom>
                    <a:noFill/>
                    <a:ln>
                      <a:noFill/>
                    </a:ln>
                  </pic:spPr>
                </pic:pic>
              </a:graphicData>
            </a:graphic>
          </wp:inline>
        </w:drawing>
      </w:r>
      <w:r w:rsidR="00282D2A">
        <w:rPr>
          <w:rFonts w:ascii="Arial" w:hAnsi="Arial" w:cs="Arial"/>
          <w:color w:val="000000"/>
          <w:szCs w:val="22"/>
          <w:bdr w:val="none" w:sz="0" w:space="0" w:color="auto" w:frame="1"/>
        </w:rPr>
        <w:fldChar w:fldCharType="begin"/>
      </w:r>
      <w:r w:rsidR="00282D2A">
        <w:rPr>
          <w:rFonts w:ascii="Arial" w:hAnsi="Arial" w:cs="Arial"/>
          <w:color w:val="000000"/>
          <w:szCs w:val="22"/>
          <w:bdr w:val="none" w:sz="0" w:space="0" w:color="auto" w:frame="1"/>
        </w:rPr>
        <w:instrText xml:space="preserve"> INCLUDEPICTURE "https://lh3.googleusercontent.com/v1Ypk4w3DmnnWuu2zDxQKmmmU-5ZBjsENp2ziRH0doG-bMGIM4ITTTcPhAzEyGBwmVmc9qKQpqNdyUwmLO1qCauqYr8uFKdW2nMusFjCp9t67dRXFLUQ0fM-_6qBx9yXD5Qvb42g" \* MERGEFORMATINET </w:instrText>
      </w:r>
      <w:r w:rsidR="00282D2A">
        <w:rPr>
          <w:rFonts w:ascii="Arial" w:hAnsi="Arial" w:cs="Arial"/>
          <w:color w:val="000000"/>
          <w:szCs w:val="22"/>
          <w:bdr w:val="none" w:sz="0" w:space="0" w:color="auto" w:frame="1"/>
        </w:rPr>
        <w:fldChar w:fldCharType="end"/>
      </w:r>
    </w:p>
    <w:p w14:paraId="3203B334" w14:textId="468FD02F" w:rsidR="00206AA6" w:rsidRPr="00CF2849" w:rsidRDefault="00206AA6" w:rsidP="00206AA6">
      <w:pPr>
        <w:pStyle w:val="Caption-Fig"/>
      </w:pPr>
      <w:bookmarkStart w:id="494" w:name="_Ref90395039"/>
      <w:bookmarkStart w:id="495" w:name="_Toc94021893"/>
      <w:r w:rsidRPr="00CF2849">
        <w:t xml:space="preserve">Figure </w:t>
      </w:r>
      <w:r>
        <w:fldChar w:fldCharType="begin"/>
      </w:r>
      <w:r>
        <w:instrText>SEQ Figure \* ARABIC</w:instrText>
      </w:r>
      <w:r>
        <w:fldChar w:fldCharType="separate"/>
      </w:r>
      <w:r w:rsidR="009F2393">
        <w:rPr>
          <w:noProof/>
        </w:rPr>
        <w:t>15</w:t>
      </w:r>
      <w:r>
        <w:fldChar w:fldCharType="end"/>
      </w:r>
      <w:bookmarkEnd w:id="494"/>
      <w:r w:rsidRPr="00CF2849">
        <w:t>.</w:t>
      </w:r>
      <w:r w:rsidRPr="00CF2849">
        <w:tab/>
      </w:r>
      <w:r w:rsidR="0065087A">
        <w:t xml:space="preserve">Similar to </w:t>
      </w:r>
      <w:r w:rsidR="0065087A">
        <w:fldChar w:fldCharType="begin"/>
      </w:r>
      <w:r w:rsidR="0065087A">
        <w:instrText xml:space="preserve"> REF _Ref90373433 \h </w:instrText>
      </w:r>
      <w:r w:rsidR="0065087A">
        <w:fldChar w:fldCharType="separate"/>
      </w:r>
      <w:r w:rsidR="009F2393" w:rsidRPr="00CF2849">
        <w:t xml:space="preserve">Figure </w:t>
      </w:r>
      <w:r w:rsidR="009F2393">
        <w:rPr>
          <w:noProof/>
        </w:rPr>
        <w:t>10</w:t>
      </w:r>
      <w:r w:rsidR="0065087A">
        <w:fldChar w:fldCharType="end"/>
      </w:r>
      <w:r w:rsidR="0065087A">
        <w:t xml:space="preserve">, but for the symmetric extreme dependency score </w:t>
      </w:r>
      <w:r w:rsidR="00DE650F">
        <w:t xml:space="preserve">using the 2x2 </w:t>
      </w:r>
      <w:r w:rsidR="00DE650F" w:rsidRPr="004156F2">
        <w:t xml:space="preserve">contingency table projected in Figures </w:t>
      </w:r>
      <w:r w:rsidR="00DE650F" w:rsidRPr="004156F2">
        <w:fldChar w:fldCharType="begin"/>
      </w:r>
      <w:r w:rsidR="00DE650F" w:rsidRPr="004156F2">
        <w:instrText xml:space="preserve"> REF _Ref90373433 \h \# "0"</w:instrText>
      </w:r>
      <w:r w:rsidR="004156F2">
        <w:instrText xml:space="preserve"> \* MERGEFORMAT </w:instrText>
      </w:r>
      <w:r w:rsidR="00DE650F" w:rsidRPr="004156F2">
        <w:fldChar w:fldCharType="separate"/>
      </w:r>
      <w:r w:rsidR="009F2393">
        <w:t>10</w:t>
      </w:r>
      <w:r w:rsidR="00DE650F" w:rsidRPr="004156F2">
        <w:fldChar w:fldCharType="end"/>
      </w:r>
      <w:r w:rsidR="00DE650F" w:rsidRPr="004156F2">
        <w:t xml:space="preserve">, </w:t>
      </w:r>
      <w:r w:rsidR="00DE650F" w:rsidRPr="004156F2">
        <w:fldChar w:fldCharType="begin"/>
      </w:r>
      <w:r w:rsidR="00DE650F" w:rsidRPr="004156F2">
        <w:instrText xml:space="preserve"> REF _Ref90373833 \h \# "0"</w:instrText>
      </w:r>
      <w:r w:rsidR="004156F2">
        <w:instrText xml:space="preserve"> \* MERGEFORMAT </w:instrText>
      </w:r>
      <w:r w:rsidR="00DE650F" w:rsidRPr="004156F2">
        <w:fldChar w:fldCharType="separate"/>
      </w:r>
      <w:r w:rsidR="009F2393">
        <w:t>11</w:t>
      </w:r>
      <w:r w:rsidR="00DE650F" w:rsidRPr="004156F2">
        <w:fldChar w:fldCharType="end"/>
      </w:r>
      <w:r w:rsidR="00DE650F" w:rsidRPr="004156F2">
        <w:t xml:space="preserve">, </w:t>
      </w:r>
      <w:r w:rsidR="00DE650F" w:rsidRPr="004156F2">
        <w:fldChar w:fldCharType="begin"/>
      </w:r>
      <w:r w:rsidR="00DE650F" w:rsidRPr="004156F2">
        <w:instrText xml:space="preserve"> REF _Ref90373834 \h \# "0"</w:instrText>
      </w:r>
      <w:r w:rsidR="004156F2">
        <w:instrText xml:space="preserve"> \* MERGEFORMAT </w:instrText>
      </w:r>
      <w:r w:rsidR="00DE650F" w:rsidRPr="004156F2">
        <w:fldChar w:fldCharType="separate"/>
      </w:r>
      <w:r w:rsidR="009F2393">
        <w:t>12</w:t>
      </w:r>
      <w:r w:rsidR="00DE650F" w:rsidRPr="004156F2">
        <w:fldChar w:fldCharType="end"/>
      </w:r>
      <w:r w:rsidR="00DE650F" w:rsidRPr="004156F2">
        <w:t xml:space="preserve">, and </w:t>
      </w:r>
      <w:r w:rsidR="00DE650F" w:rsidRPr="004156F2">
        <w:fldChar w:fldCharType="begin"/>
      </w:r>
      <w:r w:rsidR="00DE650F" w:rsidRPr="004156F2">
        <w:instrText xml:space="preserve"> REF _Ref90373835 \h \# "0"</w:instrText>
      </w:r>
      <w:r w:rsidR="004156F2">
        <w:instrText xml:space="preserve"> \* MERGEFORMAT </w:instrText>
      </w:r>
      <w:r w:rsidR="00DE650F" w:rsidRPr="004156F2">
        <w:fldChar w:fldCharType="separate"/>
      </w:r>
      <w:r w:rsidR="009F2393">
        <w:t>13</w:t>
      </w:r>
      <w:r w:rsidR="00DE650F" w:rsidRPr="004156F2">
        <w:fldChar w:fldCharType="end"/>
      </w:r>
      <w:r w:rsidR="00DE650F" w:rsidRPr="004156F2">
        <w:t>.</w:t>
      </w:r>
      <w:r w:rsidR="003A2CC5" w:rsidRPr="004156F2">
        <w:t xml:space="preserve"> A blank cell means that the SEDS is undefined, </w:t>
      </w:r>
      <w:commentRangeStart w:id="496"/>
      <w:r w:rsidR="003A2CC5" w:rsidRPr="004156F2">
        <w:t>where</w:t>
      </w:r>
      <w:ins w:id="497" w:author="Anstedt, Sheri" w:date="2022-01-26T13:26:00Z">
        <w:r w:rsidR="001E7CD5">
          <w:t>in</w:t>
        </w:r>
        <w:commentRangeEnd w:id="496"/>
        <w:r w:rsidR="001E7CD5">
          <w:rPr>
            <w:rStyle w:val="CommentReference"/>
            <w:color w:val="auto"/>
          </w:rPr>
          <w:commentReference w:id="496"/>
        </w:r>
      </w:ins>
      <w:r w:rsidR="003A2CC5" w:rsidRPr="004156F2">
        <w:t xml:space="preserve"> the forecast does not yield any TP forecasts under a given ramp definition.</w:t>
      </w:r>
      <w:bookmarkEnd w:id="495"/>
    </w:p>
    <w:p w14:paraId="03A482B5" w14:textId="610AA6F1" w:rsidR="00551BB9" w:rsidRDefault="00551BB9" w:rsidP="00551BB9">
      <w:pPr>
        <w:pStyle w:val="BodyText"/>
      </w:pPr>
    </w:p>
    <w:p w14:paraId="061A2D29" w14:textId="070D30BF" w:rsidR="0056662B" w:rsidRPr="00551BB9" w:rsidRDefault="003F1AA5" w:rsidP="00C618F5">
      <w:pPr>
        <w:pStyle w:val="BodyText"/>
      </w:pPr>
      <w:r>
        <w:t xml:space="preserve">We </w:t>
      </w:r>
      <w:r w:rsidR="00DF1EA0">
        <w:t>further</w:t>
      </w:r>
      <w:r>
        <w:t xml:space="preserve"> </w:t>
      </w:r>
      <w:r w:rsidR="003952A7">
        <w:t xml:space="preserve">use </w:t>
      </w:r>
      <w:r w:rsidR="003952A7" w:rsidRPr="00551BB9">
        <w:t>performance diagram</w:t>
      </w:r>
      <w:r w:rsidR="00FB3B89">
        <w:t>s</w:t>
      </w:r>
      <w:r w:rsidR="003952A7">
        <w:t xml:space="preserve"> to </w:t>
      </w:r>
      <w:r w:rsidR="007F77B9">
        <w:t>contrast</w:t>
      </w:r>
      <w:r w:rsidR="00083F22">
        <w:t xml:space="preserve"> </w:t>
      </w:r>
      <w:r w:rsidR="003952A7">
        <w:t xml:space="preserve">the skills of </w:t>
      </w:r>
      <w:r w:rsidR="00083F22">
        <w:t xml:space="preserve">multiple </w:t>
      </w:r>
      <w:r w:rsidR="003952A7">
        <w:t>deterministic wind</w:t>
      </w:r>
      <w:ins w:id="498" w:author="Brice, Amy" w:date="2022-01-25T12:46:00Z">
        <w:r w:rsidR="00195FEB">
          <w:t xml:space="preserve"> </w:t>
        </w:r>
      </w:ins>
      <w:del w:id="499" w:author="Brice, Amy" w:date="2022-01-25T12:46:00Z">
        <w:r w:rsidR="003952A7" w:rsidDel="00195FEB">
          <w:delText>-</w:delText>
        </w:r>
      </w:del>
      <w:r w:rsidR="003952A7">
        <w:t>power ramp forecasts</w:t>
      </w:r>
      <w:r w:rsidR="007A1ADA">
        <w:t xml:space="preserve"> on the same </w:t>
      </w:r>
      <w:r w:rsidR="00323E7A">
        <w:t>chart</w:t>
      </w:r>
      <w:r w:rsidR="003952A7">
        <w:t xml:space="preserve">. </w:t>
      </w:r>
      <w:r w:rsidR="0056662B" w:rsidRPr="00551BB9">
        <w:t xml:space="preserve">A performance diagram uses the geometric relationship </w:t>
      </w:r>
      <w:del w:id="500" w:author="Brice, Amy" w:date="2022-01-25T14:11:00Z">
        <w:r w:rsidR="0056662B" w:rsidRPr="00551BB9" w:rsidDel="00813E7B">
          <w:delText xml:space="preserve">between </w:delText>
        </w:r>
      </w:del>
      <w:ins w:id="501" w:author="Brice, Amy" w:date="2022-01-25T14:11:00Z">
        <w:r w:rsidR="00813E7B">
          <w:t>among</w:t>
        </w:r>
        <w:r w:rsidR="00813E7B" w:rsidRPr="00551BB9">
          <w:t xml:space="preserve"> </w:t>
        </w:r>
      </w:ins>
      <w:r w:rsidR="0056662B" w:rsidRPr="00551BB9">
        <w:t>four scalar attributes of the 2x2 contingency table</w:t>
      </w:r>
      <w:del w:id="502" w:author="Brice, Amy" w:date="2022-01-25T16:07:00Z">
        <w:r w:rsidR="0056662B" w:rsidRPr="00551BB9" w:rsidDel="007D5969">
          <w:delText xml:space="preserve">, </w:delText>
        </w:r>
      </w:del>
      <w:ins w:id="503" w:author="Brice, Amy" w:date="2022-01-25T16:07:00Z">
        <w:r w:rsidR="007D5969">
          <w:t>—</w:t>
        </w:r>
      </w:ins>
      <w:r w:rsidR="007460CE">
        <w:t>the POD</w:t>
      </w:r>
      <w:r w:rsidR="0056662B" w:rsidRPr="00551BB9">
        <w:t xml:space="preserve">, the </w:t>
      </w:r>
      <w:r w:rsidR="007460CE">
        <w:t>SR</w:t>
      </w:r>
      <w:r w:rsidR="0056662B" w:rsidRPr="00551BB9">
        <w:t xml:space="preserve">, the bias, and the </w:t>
      </w:r>
      <w:r w:rsidR="007460CE">
        <w:t>CSI</w:t>
      </w:r>
      <w:ins w:id="504" w:author="Brice, Amy" w:date="2022-01-25T16:07:00Z">
        <w:r w:rsidR="007D5969">
          <w:t>—</w:t>
        </w:r>
      </w:ins>
      <w:del w:id="505" w:author="Brice, Amy" w:date="2022-01-25T16:07:00Z">
        <w:r w:rsidR="0056662B" w:rsidRPr="00551BB9" w:rsidDel="007D5969">
          <w:delText xml:space="preserve">, </w:delText>
        </w:r>
      </w:del>
      <w:r w:rsidR="0056662B" w:rsidRPr="00551BB9">
        <w:t xml:space="preserve">and projects the information </w:t>
      </w:r>
      <w:r w:rsidR="007F7A42">
        <w:t>on</w:t>
      </w:r>
      <w:r w:rsidR="0056662B" w:rsidRPr="00551BB9">
        <w:t xml:space="preserve">to one diagram </w:t>
      </w:r>
      <w:sdt>
        <w:sdtPr>
          <w:rPr>
            <w:color w:val="000000"/>
          </w:rPr>
          <w:tag w:val="MENDELEY_CITATION_v3_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"/>
          <w:id w:val="-1957475457"/>
          <w:placeholder>
            <w:docPart w:val="83FD40DCD84C0449917EC3E79158F89E"/>
          </w:placeholder>
        </w:sdtPr>
        <w:sdtEndPr/>
        <w:sdtContent>
          <w:r w:rsidR="002162CD" w:rsidRPr="002162CD">
            <w:rPr>
              <w:color w:val="000000"/>
            </w:rPr>
            <w:t>(Roebber 2009)</w:t>
          </w:r>
        </w:sdtContent>
      </w:sdt>
      <w:r w:rsidR="0056662B" w:rsidRPr="00551BB9">
        <w:t>.</w:t>
      </w:r>
      <w:r w:rsidR="009E7CB9">
        <w:t xml:space="preserve"> A performance diagram assist</w:t>
      </w:r>
      <w:r w:rsidR="0087198F">
        <w:t>s</w:t>
      </w:r>
      <w:r w:rsidR="009E7CB9">
        <w:t xml:space="preserve"> us in</w:t>
      </w:r>
      <w:r w:rsidR="0045559D">
        <w:t xml:space="preserve"> compar</w:t>
      </w:r>
      <w:r w:rsidR="009E7CB9">
        <w:t xml:space="preserve">ing </w:t>
      </w:r>
      <w:r w:rsidR="00CC094A">
        <w:t>ramp</w:t>
      </w:r>
      <w:del w:id="506" w:author="Brice, Amy" w:date="2022-01-25T16:15:00Z">
        <w:r w:rsidR="00AB37E6" w:rsidDel="00B04221">
          <w:delText>-</w:delText>
        </w:r>
      </w:del>
      <w:ins w:id="507" w:author="Brice, Amy" w:date="2022-01-25T16:15:00Z">
        <w:r w:rsidR="00B04221">
          <w:t xml:space="preserve"> </w:t>
        </w:r>
      </w:ins>
      <w:r w:rsidR="00CC094A">
        <w:t xml:space="preserve">forecasting abilities of </w:t>
      </w:r>
      <w:r w:rsidR="00D03103">
        <w:t xml:space="preserve">the ensemble mean, </w:t>
      </w:r>
      <w:r w:rsidR="00CC094A">
        <w:t xml:space="preserve">individual </w:t>
      </w:r>
      <w:r w:rsidR="0087198F">
        <w:t>ensemble</w:t>
      </w:r>
      <w:r w:rsidR="00CC094A">
        <w:t xml:space="preserve"> members, and </w:t>
      </w:r>
      <w:r w:rsidR="009E7CB9">
        <w:t>different voting schemes</w:t>
      </w:r>
      <w:r w:rsidR="008A5171">
        <w:t xml:space="preserve"> (</w:t>
      </w:r>
      <w:r w:rsidR="008A5171">
        <w:fldChar w:fldCharType="begin"/>
      </w:r>
      <w:r w:rsidR="008A5171">
        <w:instrText xml:space="preserve"> REF _Ref90394423 \h </w:instrText>
      </w:r>
      <w:r w:rsidR="008A5171">
        <w:fldChar w:fldCharType="separate"/>
      </w:r>
      <w:r w:rsidR="009F2393" w:rsidRPr="00CF2849">
        <w:t xml:space="preserve">Figure </w:t>
      </w:r>
      <w:r w:rsidR="009F2393">
        <w:rPr>
          <w:noProof/>
        </w:rPr>
        <w:t>16</w:t>
      </w:r>
      <w:r w:rsidR="008A5171">
        <w:fldChar w:fldCharType="end"/>
      </w:r>
      <w:r w:rsidR="008A5171">
        <w:t>)</w:t>
      </w:r>
      <w:r w:rsidR="008A5171" w:rsidRPr="00551BB9">
        <w:t>.</w:t>
      </w:r>
    </w:p>
    <w:p w14:paraId="1E7E83EE" w14:textId="2586506C" w:rsidR="00767129" w:rsidRDefault="009F01AE" w:rsidP="00551BB9">
      <w:pPr>
        <w:pStyle w:val="BodyText"/>
      </w:pPr>
      <w:r>
        <w:t>Changing a</w:t>
      </w:r>
      <w:r w:rsidR="0026560F">
        <w:t xml:space="preserve"> voting scheme</w:t>
      </w:r>
      <w:r>
        <w:t xml:space="preserve"> to another</w:t>
      </w:r>
      <w:r w:rsidR="0026560F">
        <w:t xml:space="preserve"> </w:t>
      </w:r>
      <w:r>
        <w:t>involves</w:t>
      </w:r>
      <w:r w:rsidR="0026560F">
        <w:t xml:space="preserve"> </w:t>
      </w:r>
      <w:r w:rsidR="00580C02">
        <w:t>modifying</w:t>
      </w:r>
      <w:r w:rsidR="0026560F">
        <w:t xml:space="preserve"> the sensitivity of ramp detection</w:t>
      </w:r>
      <w:r w:rsidR="00E65351">
        <w:t xml:space="preserve">, </w:t>
      </w:r>
      <w:r>
        <w:t xml:space="preserve">and </w:t>
      </w:r>
      <w:r w:rsidR="002E4005">
        <w:t>such</w:t>
      </w:r>
      <w:r>
        <w:t xml:space="preserve"> </w:t>
      </w:r>
      <w:ins w:id="508" w:author="Brice, Amy" w:date="2022-01-25T16:07:00Z">
        <w:r w:rsidR="007D5969">
          <w:t xml:space="preserve">a </w:t>
        </w:r>
      </w:ins>
      <w:r>
        <w:t>switch</w:t>
      </w:r>
      <w:r w:rsidR="002E4005">
        <w:t xml:space="preserve"> follows a pattern</w:t>
      </w:r>
      <w:r w:rsidR="00494307">
        <w:t xml:space="preserve"> on a performance diagram</w:t>
      </w:r>
      <w:r w:rsidR="0026560F">
        <w:t xml:space="preserve">. </w:t>
      </w:r>
      <w:r w:rsidR="00D320D1">
        <w:t xml:space="preserve">Theoretically, </w:t>
      </w:r>
      <w:r w:rsidR="00AE68B5">
        <w:t>i</w:t>
      </w:r>
      <w:r w:rsidR="00767129" w:rsidRPr="00551BB9">
        <w:t>ncreasing the sensitivity of ramp detection (reducing the percentage of vote</w:t>
      </w:r>
      <w:r w:rsidR="000B23DB">
        <w:t>s</w:t>
      </w:r>
      <w:r w:rsidR="00767129" w:rsidRPr="00551BB9">
        <w:t xml:space="preserve"> required to indicate ramps) increases the instances of </w:t>
      </w:r>
      <w:r w:rsidR="00145098" w:rsidRPr="00551BB9">
        <w:t>TP</w:t>
      </w:r>
      <w:del w:id="509" w:author="Brice, Amy" w:date="2022-01-25T16:08:00Z">
        <w:r w:rsidR="001B3AFD" w:rsidDel="007D5969">
          <w:delText>,</w:delText>
        </w:r>
      </w:del>
      <w:r w:rsidR="001B3AFD">
        <w:t xml:space="preserve"> or</w:t>
      </w:r>
      <w:r w:rsidR="00767129" w:rsidRPr="00551BB9">
        <w:t xml:space="preserve"> </w:t>
      </w:r>
      <w:r w:rsidR="00145098" w:rsidRPr="00551BB9">
        <w:t>FP</w:t>
      </w:r>
      <w:del w:id="510" w:author="Brice, Amy" w:date="2022-01-25T16:08:00Z">
        <w:r w:rsidR="00767129" w:rsidRPr="00551BB9" w:rsidDel="007D5969">
          <w:delText>,</w:delText>
        </w:r>
      </w:del>
      <w:r w:rsidR="00767129" w:rsidRPr="00551BB9">
        <w:t xml:space="preserve"> or both</w:t>
      </w:r>
      <w:r w:rsidR="008A5171">
        <w:t>.</w:t>
      </w:r>
      <w:r w:rsidR="00735A19">
        <w:t xml:space="preserve"> </w:t>
      </w:r>
      <w:r w:rsidR="00767129" w:rsidRPr="00551BB9">
        <w:t xml:space="preserve">Therefore, mathematically, raising </w:t>
      </w:r>
      <w:r w:rsidR="00E073F1">
        <w:t>this</w:t>
      </w:r>
      <w:r w:rsidR="00767129" w:rsidRPr="00551BB9">
        <w:t xml:space="preserve"> sensitivity increases bias and </w:t>
      </w:r>
      <w:r w:rsidR="00C732E1" w:rsidRPr="00551BB9">
        <w:t>POD</w:t>
      </w:r>
      <w:r w:rsidR="00767129" w:rsidRPr="00551BB9">
        <w:t xml:space="preserve">. Because both </w:t>
      </w:r>
      <w:r w:rsidR="00E74392">
        <w:t>TP</w:t>
      </w:r>
      <w:r w:rsidR="00767129" w:rsidRPr="00551BB9">
        <w:t xml:space="preserve"> and </w:t>
      </w:r>
      <w:r w:rsidR="00E74392">
        <w:t>FP</w:t>
      </w:r>
      <w:r w:rsidR="00767129" w:rsidRPr="00551BB9">
        <w:t xml:space="preserve"> are in the denominator of </w:t>
      </w:r>
      <w:r w:rsidR="00C732E1" w:rsidRPr="00551BB9">
        <w:t>SR</w:t>
      </w:r>
      <w:r w:rsidR="00767129" w:rsidRPr="00551BB9">
        <w:t xml:space="preserve"> and CSI, adjusting th</w:t>
      </w:r>
      <w:r w:rsidR="00A428C3">
        <w:t>is</w:t>
      </w:r>
      <w:r w:rsidR="00767129" w:rsidRPr="00551BB9">
        <w:t xml:space="preserve"> sensitivity has an undetermined impact on the</w:t>
      </w:r>
      <w:r w:rsidR="009371EF">
        <w:t>se</w:t>
      </w:r>
      <w:r w:rsidR="00767129" w:rsidRPr="00551BB9">
        <w:t xml:space="preserve"> two parameters.</w:t>
      </w:r>
      <w:r w:rsidR="009E53CC">
        <w:t xml:space="preserve"> </w:t>
      </w:r>
      <w:r w:rsidR="00E115A7">
        <w:t xml:space="preserve">As a result, a voting scheme that is sensitive to ramp detection (e.g., 20% vote) </w:t>
      </w:r>
      <w:r w:rsidR="0009135D">
        <w:t>always</w:t>
      </w:r>
      <w:r w:rsidR="00337CFB">
        <w:t xml:space="preserve"> has a higher POD and a higher bias than those insensitive to ramp detection, and th</w:t>
      </w:r>
      <w:r w:rsidR="00410861">
        <w:t>e</w:t>
      </w:r>
      <w:r w:rsidR="00337CFB">
        <w:t xml:space="preserve"> relative</w:t>
      </w:r>
      <w:r w:rsidR="00410861">
        <w:t xml:space="preserve"> magnitude of their</w:t>
      </w:r>
      <w:r w:rsidR="00337CFB">
        <w:t xml:space="preserve"> </w:t>
      </w:r>
      <w:r w:rsidR="00410861">
        <w:t xml:space="preserve">SR and CSI </w:t>
      </w:r>
      <w:r w:rsidR="007D7ABD">
        <w:t>depends</w:t>
      </w:r>
      <w:r w:rsidR="00AB50B7">
        <w:t xml:space="preserve"> on the </w:t>
      </w:r>
      <w:r w:rsidR="00862ABC">
        <w:t>forecasts</w:t>
      </w:r>
      <w:r w:rsidR="004048D7">
        <w:t xml:space="preserve"> and the ramp definition</w:t>
      </w:r>
      <w:r w:rsidR="00410861">
        <w:t xml:space="preserve">. </w:t>
      </w:r>
    </w:p>
    <w:p w14:paraId="67B533D5" w14:textId="5C5C1A0B" w:rsidR="00D320D1" w:rsidRPr="00551BB9" w:rsidRDefault="00D320D1" w:rsidP="00551BB9">
      <w:pPr>
        <w:pStyle w:val="BodyText"/>
      </w:pPr>
      <w:r>
        <w:lastRenderedPageBreak/>
        <w:t>Choosing a voting scheme can more correctly and effectively forecast ramp events than using the ensemble mean.</w:t>
      </w:r>
      <w:r w:rsidR="003D3C9B">
        <w:t xml:space="preserve"> </w:t>
      </w:r>
      <w:r w:rsidR="000140B4">
        <w:t xml:space="preserve">In the </w:t>
      </w:r>
      <w:ins w:id="511" w:author="Anstedt, Sheri" w:date="2022-01-26T13:27:00Z">
        <w:r w:rsidR="001E7CD5">
          <w:t>five</w:t>
        </w:r>
      </w:ins>
      <w:del w:id="512" w:author="Anstedt, Sheri" w:date="2022-01-26T13:27:00Z">
        <w:r w:rsidR="000140B4" w:rsidDel="001E7CD5">
          <w:delText>5</w:delText>
        </w:r>
      </w:del>
      <w:r w:rsidR="000140B4">
        <w:t>-organization example</w:t>
      </w:r>
      <w:r w:rsidR="00CF206A">
        <w:t xml:space="preserve"> for ramps </w:t>
      </w:r>
      <w:r w:rsidR="004F18F9">
        <w:t>above</w:t>
      </w:r>
      <w:r w:rsidR="00CF206A">
        <w:t xml:space="preserve"> 50 MW over 6 hours</w:t>
      </w:r>
      <w:r w:rsidR="000140B4">
        <w:t xml:space="preserve"> (</w:t>
      </w:r>
      <w:r w:rsidR="000140B4">
        <w:fldChar w:fldCharType="begin"/>
      </w:r>
      <w:r w:rsidR="000140B4">
        <w:instrText xml:space="preserve"> REF _Ref90394423 \h </w:instrText>
      </w:r>
      <w:r w:rsidR="000140B4">
        <w:fldChar w:fldCharType="separate"/>
      </w:r>
      <w:r w:rsidR="009F2393" w:rsidRPr="00CF2849">
        <w:t xml:space="preserve">Figure </w:t>
      </w:r>
      <w:r w:rsidR="009F2393">
        <w:rPr>
          <w:noProof/>
        </w:rPr>
        <w:t>16</w:t>
      </w:r>
      <w:r w:rsidR="000140B4">
        <w:fldChar w:fldCharType="end"/>
      </w:r>
      <w:r w:rsidR="000140B4">
        <w:t xml:space="preserve">), </w:t>
      </w:r>
      <w:r w:rsidR="00974DB6">
        <w:t xml:space="preserve">all the ensemble members and voting schemes have </w:t>
      </w:r>
      <w:r w:rsidR="00F07F3F">
        <w:t>a higher POD</w:t>
      </w:r>
      <w:r w:rsidR="00A77DFB">
        <w:t>, a higher SR,</w:t>
      </w:r>
      <w:r w:rsidR="00F07F3F">
        <w:t xml:space="preserve"> and a higher CSI than the ensemble mean.</w:t>
      </w:r>
      <w:r w:rsidR="00752ABA">
        <w:t xml:space="preserve"> Among all</w:t>
      </w:r>
      <w:r w:rsidR="00D05DD3">
        <w:t xml:space="preserve"> voting schemes, t</w:t>
      </w:r>
      <w:r w:rsidR="00700732">
        <w:t xml:space="preserve">he 60% voting </w:t>
      </w:r>
      <w:r w:rsidR="00752ABA">
        <w:t>scheme achieve</w:t>
      </w:r>
      <w:r w:rsidR="001D5E15">
        <w:t>s</w:t>
      </w:r>
      <w:r w:rsidR="00752ABA">
        <w:t xml:space="preserve"> a satisfactory balance </w:t>
      </w:r>
      <w:del w:id="513" w:author="Brice, Amy" w:date="2022-01-25T14:11:00Z">
        <w:r w:rsidR="00752ABA" w:rsidDel="00A40BAA">
          <w:delText xml:space="preserve">between </w:delText>
        </w:r>
      </w:del>
      <w:ins w:id="514" w:author="Brice, Amy" w:date="2022-01-25T14:11:00Z">
        <w:r w:rsidR="00A40BAA">
          <w:t xml:space="preserve">among </w:t>
        </w:r>
      </w:ins>
      <w:r w:rsidR="00752ABA">
        <w:t xml:space="preserve">POD, SR, bias, and CSI. </w:t>
      </w:r>
      <w:r w:rsidR="00E647FC">
        <w:t>In the p5-ensemble example (</w:t>
      </w:r>
      <w:r w:rsidR="00E647FC">
        <w:fldChar w:fldCharType="begin"/>
      </w:r>
      <w:r w:rsidR="00E647FC">
        <w:instrText xml:space="preserve"> REF _Ref90394423 \h </w:instrText>
      </w:r>
      <w:r w:rsidR="00E647FC">
        <w:fldChar w:fldCharType="separate"/>
      </w:r>
      <w:r w:rsidR="009F2393" w:rsidRPr="00CF2849">
        <w:t xml:space="preserve">Figure </w:t>
      </w:r>
      <w:r w:rsidR="009F2393">
        <w:rPr>
          <w:noProof/>
        </w:rPr>
        <w:t>16</w:t>
      </w:r>
      <w:r w:rsidR="00E647FC">
        <w:fldChar w:fldCharType="end"/>
      </w:r>
      <w:r w:rsidR="00E647FC">
        <w:t xml:space="preserve">), </w:t>
      </w:r>
      <w:r w:rsidR="00A77DFB">
        <w:t xml:space="preserve">the 50% voting scheme appears close to the center of the ensemble members on the performance diagram, whereas the ensemble mean </w:t>
      </w:r>
      <w:r w:rsidR="008E1E97">
        <w:t xml:space="preserve">tends to </w:t>
      </w:r>
      <w:commentRangeStart w:id="515"/>
      <w:r w:rsidR="008E1E97">
        <w:t>under</w:t>
      </w:r>
      <w:del w:id="516" w:author="Anstedt, Sheri" w:date="2022-01-26T13:27:00Z">
        <w:r w:rsidR="008E1E97" w:rsidDel="001E7CD5">
          <w:delText>-</w:delText>
        </w:r>
      </w:del>
      <w:commentRangeEnd w:id="515"/>
      <w:r w:rsidR="001E7CD5">
        <w:rPr>
          <w:rStyle w:val="CommentReference"/>
        </w:rPr>
        <w:commentReference w:id="515"/>
      </w:r>
      <w:r w:rsidR="008E1E97">
        <w:t xml:space="preserve">forecast ramps and </w:t>
      </w:r>
      <w:r w:rsidR="000743F1">
        <w:t>have fewer TP</w:t>
      </w:r>
      <w:r w:rsidR="008E1E97">
        <w:t>.</w:t>
      </w:r>
      <w:r w:rsidR="00A77DFB">
        <w:t xml:space="preserve"> </w:t>
      </w:r>
    </w:p>
    <w:p w14:paraId="5807EA59" w14:textId="77777777" w:rsidR="000105C1" w:rsidRPr="00551BB9" w:rsidRDefault="000105C1" w:rsidP="00551BB9">
      <w:pPr>
        <w:pStyle w:val="BodyText"/>
      </w:pPr>
    </w:p>
    <w:p w14:paraId="75B1B20D" w14:textId="4DE20E00" w:rsidR="00206AA6" w:rsidRPr="00A104E1" w:rsidRDefault="00137222" w:rsidP="00A104E1">
      <w:pPr>
        <w:jc w:val="center"/>
        <w:rPr>
          <w:rFonts w:ascii="Times New Roman" w:hAnsi="Times New Roman"/>
          <w:sz w:val="24"/>
        </w:rPr>
      </w:pPr>
      <w:r w:rsidRPr="00137222">
        <w:rPr>
          <w:rFonts w:ascii="Times New Roman" w:hAnsi="Times New Roman"/>
          <w:noProof/>
          <w:sz w:val="24"/>
        </w:rPr>
        <w:drawing>
          <wp:inline distT="0" distB="0" distL="0" distR="0" wp14:anchorId="3536EAA5" wp14:editId="2E125040">
            <wp:extent cx="5029200" cy="4162772"/>
            <wp:effectExtent l="0" t="0" r="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4162772"/>
                    </a:xfrm>
                    <a:prstGeom prst="rect">
                      <a:avLst/>
                    </a:prstGeom>
                    <a:noFill/>
                    <a:ln>
                      <a:noFill/>
                    </a:ln>
                  </pic:spPr>
                </pic:pic>
              </a:graphicData>
            </a:graphic>
          </wp:inline>
        </w:drawing>
      </w:r>
      <w:r w:rsidR="00BC22BB">
        <w:rPr>
          <w:rFonts w:ascii="Arial" w:hAnsi="Arial" w:cs="Arial"/>
          <w:color w:val="000000"/>
          <w:szCs w:val="22"/>
          <w:bdr w:val="none" w:sz="0" w:space="0" w:color="auto" w:frame="1"/>
        </w:rPr>
        <w:fldChar w:fldCharType="begin"/>
      </w:r>
      <w:r w:rsidR="00BC22BB">
        <w:rPr>
          <w:rFonts w:ascii="Arial" w:hAnsi="Arial" w:cs="Arial"/>
          <w:color w:val="000000"/>
          <w:szCs w:val="22"/>
          <w:bdr w:val="none" w:sz="0" w:space="0" w:color="auto" w:frame="1"/>
        </w:rPr>
        <w:instrText xml:space="preserve"> INCLUDEPICTURE "https://lh5.googleusercontent.com/RyMaQYVa4mjOTtASspFDjuKgXsTsIJCWfjlh158xTZ4_DQ-eA2_LAUdtzBCai2HqELnEkDPhtGrbi2jaHSMKdx6L855Olk8R9Ri43jaar4NhsFpmCWisTgIojFvS8_AKzcEtx7Wh" \* MERGEFORMATINET </w:instrText>
      </w:r>
      <w:r w:rsidR="00BC22BB">
        <w:rPr>
          <w:rFonts w:ascii="Arial" w:hAnsi="Arial" w:cs="Arial"/>
          <w:color w:val="000000"/>
          <w:szCs w:val="22"/>
          <w:bdr w:val="none" w:sz="0" w:space="0" w:color="auto" w:frame="1"/>
        </w:rPr>
        <w:fldChar w:fldCharType="end"/>
      </w:r>
    </w:p>
    <w:p w14:paraId="5F12ACE5" w14:textId="683C2D31" w:rsidR="003C7896" w:rsidRPr="001D5672" w:rsidRDefault="003C7896" w:rsidP="001D5672">
      <w:pPr>
        <w:jc w:val="center"/>
        <w:rPr>
          <w:rFonts w:ascii="Times New Roman" w:hAnsi="Times New Roman"/>
          <w:sz w:val="24"/>
        </w:rPr>
      </w:pPr>
      <w:r w:rsidRPr="003C7896">
        <w:rPr>
          <w:noProof/>
        </w:rPr>
        <w:lastRenderedPageBreak/>
        <w:drawing>
          <wp:inline distT="0" distB="0" distL="0" distR="0" wp14:anchorId="400E70DE" wp14:editId="1F899DCC">
            <wp:extent cx="5029200" cy="4162772"/>
            <wp:effectExtent l="0" t="0" r="0" b="0"/>
            <wp:docPr id="27" name="Picture 27" descr="A screenshot of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web&#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9200" cy="4162772"/>
                    </a:xfrm>
                    <a:prstGeom prst="rect">
                      <a:avLst/>
                    </a:prstGeom>
                    <a:noFill/>
                    <a:ln>
                      <a:noFill/>
                    </a:ln>
                  </pic:spPr>
                </pic:pic>
              </a:graphicData>
            </a:graphic>
          </wp:inline>
        </w:drawing>
      </w:r>
    </w:p>
    <w:p w14:paraId="0C793020" w14:textId="43A5CEA4" w:rsidR="00206AA6" w:rsidRPr="00CF2849" w:rsidRDefault="00206AA6" w:rsidP="00206AA6">
      <w:pPr>
        <w:pStyle w:val="Caption-Fig"/>
      </w:pPr>
      <w:bookmarkStart w:id="517" w:name="_Ref90394423"/>
      <w:bookmarkStart w:id="518" w:name="_Toc94021894"/>
      <w:r w:rsidRPr="00CF2849">
        <w:t xml:space="preserve">Figure </w:t>
      </w:r>
      <w:r>
        <w:fldChar w:fldCharType="begin"/>
      </w:r>
      <w:r>
        <w:instrText>SEQ Figure \* ARABIC</w:instrText>
      </w:r>
      <w:r>
        <w:fldChar w:fldCharType="separate"/>
      </w:r>
      <w:r w:rsidR="009F2393">
        <w:rPr>
          <w:noProof/>
        </w:rPr>
        <w:t>16</w:t>
      </w:r>
      <w:r>
        <w:fldChar w:fldCharType="end"/>
      </w:r>
      <w:bookmarkEnd w:id="517"/>
      <w:r w:rsidRPr="00CF2849">
        <w:t>.</w:t>
      </w:r>
      <w:r w:rsidRPr="00CF2849">
        <w:tab/>
      </w:r>
      <w:r w:rsidR="00767129" w:rsidRPr="00767129">
        <w:t>Performance diagrams of the Baltic-2 power</w:t>
      </w:r>
      <w:r w:rsidR="00120B94">
        <w:t>-</w:t>
      </w:r>
      <w:r w:rsidR="00767129" w:rsidRPr="00767129">
        <w:t>ramp forecasts for the 7-day period under the ramp definition of changing</w:t>
      </w:r>
      <w:r w:rsidR="004F18F9">
        <w:t xml:space="preserve"> over</w:t>
      </w:r>
      <w:r w:rsidR="00767129" w:rsidRPr="00767129">
        <w:t xml:space="preserve"> |50 MW| within 6 hours. The x-axis is success ratio, the y-axis is probability of detection, the dashed diagonal lines extend</w:t>
      </w:r>
      <w:r w:rsidR="00875308">
        <w:t>ing</w:t>
      </w:r>
      <w:r w:rsidR="00767129" w:rsidRPr="00767129">
        <w:t xml:space="preserve"> from the origin represent bias values, and the</w:t>
      </w:r>
      <w:r w:rsidR="00647C71">
        <w:t xml:space="preserve"> blue</w:t>
      </w:r>
      <w:r w:rsidR="00767129" w:rsidRPr="00767129">
        <w:t xml:space="preserve"> contours indicate a range of critical success index values. A perfect forecast would land on the top</w:t>
      </w:r>
      <w:del w:id="519" w:author="Brice, Amy" w:date="2022-01-25T16:09:00Z">
        <w:r w:rsidR="00767129" w:rsidRPr="00767129" w:rsidDel="007D5969">
          <w:delText xml:space="preserve"> </w:delText>
        </w:r>
      </w:del>
      <w:ins w:id="520" w:author="Brice, Amy" w:date="2022-01-25T16:09:00Z">
        <w:r w:rsidR="007D5969">
          <w:t>-</w:t>
        </w:r>
      </w:ins>
      <w:r w:rsidR="00767129" w:rsidRPr="00767129">
        <w:t xml:space="preserve">right corner of the diagram. The top diagram </w:t>
      </w:r>
      <w:r w:rsidR="001F082E">
        <w:t>depicts</w:t>
      </w:r>
      <w:r w:rsidR="00767129" w:rsidRPr="00767129">
        <w:t xml:space="preserve"> the ensemble means of each participant as purple dots, the results of voting schemes as green triangles, and the </w:t>
      </w:r>
      <w:ins w:id="521" w:author="Anstedt, Sheri" w:date="2022-01-26T13:28:00Z">
        <w:r w:rsidR="001E7CD5">
          <w:t>five</w:t>
        </w:r>
      </w:ins>
      <w:del w:id="522" w:author="Anstedt, Sheri" w:date="2022-01-26T13:28:00Z">
        <w:r w:rsidR="00767129" w:rsidRPr="00767129" w:rsidDel="001E7CD5">
          <w:delText>5</w:delText>
        </w:r>
      </w:del>
      <w:r w:rsidR="00767129" w:rsidRPr="00767129">
        <w:t>-organization ensemble mean as a black cross. The bottom diagram illustrates the p5 ensemble members as gr</w:t>
      </w:r>
      <w:del w:id="523" w:author="Brice, Amy" w:date="2022-01-25T16:10:00Z">
        <w:r w:rsidR="00767129" w:rsidRPr="00767129" w:rsidDel="007D5969">
          <w:delText>e</w:delText>
        </w:r>
      </w:del>
      <w:ins w:id="524" w:author="Brice, Amy" w:date="2022-01-25T16:10:00Z">
        <w:r w:rsidR="007D5969">
          <w:t>a</w:t>
        </w:r>
      </w:ins>
      <w:r w:rsidR="00767129" w:rsidRPr="00767129">
        <w:t>y dots, the results of voting schemes among the p5 ensemble members as triangles, and the p5 ensemble mean as a black cross.</w:t>
      </w:r>
      <w:bookmarkEnd w:id="518"/>
    </w:p>
    <w:p w14:paraId="1033E162" w14:textId="77777777" w:rsidR="00206AA6" w:rsidRDefault="00206AA6" w:rsidP="006966F3">
      <w:pPr>
        <w:pStyle w:val="BodyText"/>
      </w:pPr>
    </w:p>
    <w:p w14:paraId="465EDD4C" w14:textId="7E66E526" w:rsidR="00206AA6" w:rsidRDefault="00AB7310" w:rsidP="00AB7310">
      <w:pPr>
        <w:pStyle w:val="Heading1"/>
      </w:pPr>
      <w:bookmarkStart w:id="525" w:name="_Toc94021876"/>
      <w:r>
        <w:lastRenderedPageBreak/>
        <w:t>Discussions</w:t>
      </w:r>
      <w:bookmarkEnd w:id="525"/>
    </w:p>
    <w:p w14:paraId="14493EE7" w14:textId="1BFAF4D7" w:rsidR="00B11E21" w:rsidRDefault="004D01B0" w:rsidP="000D2F89">
      <w:pPr>
        <w:pStyle w:val="BodyText"/>
      </w:pPr>
      <w:r>
        <w:t>In this effort, w</w:t>
      </w:r>
      <w:r w:rsidR="00E10642">
        <w:t>e design</w:t>
      </w:r>
      <w:r w:rsidR="00C21719">
        <w:t>ed</w:t>
      </w:r>
      <w:r w:rsidR="00E10642">
        <w:t xml:space="preserve"> and host</w:t>
      </w:r>
      <w:r w:rsidR="00C21719">
        <w:t>ed</w:t>
      </w:r>
      <w:r w:rsidR="00E10642">
        <w:t xml:space="preserve"> a benchmark exercise</w:t>
      </w:r>
      <w:r>
        <w:t>,</w:t>
      </w:r>
      <w:r w:rsidR="00E10642">
        <w:t xml:space="preserve"> </w:t>
      </w:r>
      <w:r w:rsidR="000379E4">
        <w:t>and</w:t>
      </w:r>
      <w:r>
        <w:t xml:space="preserve"> we</w:t>
      </w:r>
      <w:r w:rsidR="00C21719">
        <w:t xml:space="preserve"> gather</w:t>
      </w:r>
      <w:r w:rsidR="000379E4">
        <w:t>ed</w:t>
      </w:r>
      <w:r>
        <w:t xml:space="preserve"> and analyzed</w:t>
      </w:r>
      <w:r w:rsidR="00AA6854">
        <w:t xml:space="preserve"> wind</w:t>
      </w:r>
      <w:ins w:id="526" w:author="Brice, Amy" w:date="2022-01-25T12:45:00Z">
        <w:r w:rsidR="00195FEB">
          <w:t xml:space="preserve"> </w:t>
        </w:r>
      </w:ins>
      <w:del w:id="527" w:author="Brice, Amy" w:date="2022-01-25T12:45:00Z">
        <w:r w:rsidR="00A56C0A" w:rsidDel="00195FEB">
          <w:delText>-</w:delText>
        </w:r>
      </w:del>
      <w:r w:rsidR="00F14C7F">
        <w:t>power</w:t>
      </w:r>
      <w:r w:rsidR="00AA6854">
        <w:t xml:space="preserve"> forecasts</w:t>
      </w:r>
      <w:r>
        <w:t>.</w:t>
      </w:r>
      <w:r w:rsidR="00C21719">
        <w:t xml:space="preserve"> </w:t>
      </w:r>
      <w:r>
        <w:t>Through this benchmark, we</w:t>
      </w:r>
      <w:r w:rsidR="00C21719">
        <w:t xml:space="preserve"> demonstrate</w:t>
      </w:r>
      <w:r w:rsidR="00202813">
        <w:t>d</w:t>
      </w:r>
      <w:r w:rsidR="00C21719">
        <w:t xml:space="preserve"> the importance of a rigorous validation</w:t>
      </w:r>
      <w:r w:rsidR="00513B88">
        <w:t xml:space="preserve"> process</w:t>
      </w:r>
      <w:r w:rsidR="00C21719">
        <w:t xml:space="preserve"> </w:t>
      </w:r>
      <w:r w:rsidR="00202813">
        <w:t>and</w:t>
      </w:r>
      <w:r w:rsidR="00C21719">
        <w:t xml:space="preserve"> the need to consider various metrics in determining the value of a forecast</w:t>
      </w:r>
      <w:r w:rsidR="00CD36A9">
        <w:t xml:space="preserve">. </w:t>
      </w:r>
      <w:r w:rsidR="00E10642">
        <w:t>We evaluate</w:t>
      </w:r>
      <w:r w:rsidR="00202813">
        <w:t>d</w:t>
      </w:r>
      <w:r w:rsidR="00E10642">
        <w:t xml:space="preserve"> the wind</w:t>
      </w:r>
      <w:del w:id="528" w:author="Brice, Amy" w:date="2022-01-25T16:10:00Z">
        <w:r w:rsidR="0091716D" w:rsidDel="007D5969">
          <w:delText>-</w:delText>
        </w:r>
      </w:del>
      <w:ins w:id="529" w:author="Brice, Amy" w:date="2022-01-25T16:10:00Z">
        <w:r w:rsidR="007D5969">
          <w:t xml:space="preserve"> </w:t>
        </w:r>
      </w:ins>
      <w:r w:rsidR="00E10642">
        <w:t>speed and wind</w:t>
      </w:r>
      <w:ins w:id="530" w:author="Brice, Amy" w:date="2022-01-25T12:45:00Z">
        <w:r w:rsidR="00195FEB">
          <w:t xml:space="preserve"> </w:t>
        </w:r>
      </w:ins>
      <w:del w:id="531" w:author="Brice, Amy" w:date="2022-01-25T12:45:00Z">
        <w:r w:rsidR="0091716D" w:rsidDel="00195FEB">
          <w:delText>-</w:delText>
        </w:r>
      </w:del>
      <w:r w:rsidR="00025256">
        <w:t>power</w:t>
      </w:r>
      <w:r w:rsidR="00E10642">
        <w:t xml:space="preserve"> forecasts in two geological and climatic regions, </w:t>
      </w:r>
      <w:r w:rsidR="0091716D">
        <w:t xml:space="preserve">as well as </w:t>
      </w:r>
      <w:r w:rsidR="00E10642">
        <w:t xml:space="preserve">in </w:t>
      </w:r>
      <w:commentRangeStart w:id="532"/>
      <w:r w:rsidR="00E10642">
        <w:t xml:space="preserve">onshore </w:t>
      </w:r>
      <w:commentRangeEnd w:id="532"/>
      <w:r w:rsidR="00B04221">
        <w:rPr>
          <w:rStyle w:val="CommentReference"/>
        </w:rPr>
        <w:commentReference w:id="532"/>
      </w:r>
      <w:r w:rsidR="00E10642">
        <w:t>and offshore environments. W</w:t>
      </w:r>
      <w:r w:rsidR="00F174F7">
        <w:t>e</w:t>
      </w:r>
      <w:r w:rsidR="00E10642">
        <w:t xml:space="preserve"> also</w:t>
      </w:r>
      <w:r w:rsidR="00F174F7">
        <w:t xml:space="preserve"> </w:t>
      </w:r>
      <w:r w:rsidR="00B11E21" w:rsidRPr="00B11E21">
        <w:t>identif</w:t>
      </w:r>
      <w:r w:rsidR="001C023F">
        <w:t>ied</w:t>
      </w:r>
      <w:r w:rsidR="00081932">
        <w:t xml:space="preserve"> and document</w:t>
      </w:r>
      <w:r w:rsidR="001C023F">
        <w:t>ed</w:t>
      </w:r>
      <w:r w:rsidR="00B11E21" w:rsidRPr="00B11E21">
        <w:t xml:space="preserve"> </w:t>
      </w:r>
      <w:r w:rsidR="00F57206">
        <w:t>forecast</w:t>
      </w:r>
      <w:del w:id="533" w:author="Brice, Amy" w:date="2022-01-25T12:07:00Z">
        <w:r w:rsidR="00F57206" w:rsidDel="008D40D4">
          <w:delText>-</w:delText>
        </w:r>
      </w:del>
      <w:ins w:id="534" w:author="Brice, Amy" w:date="2022-01-25T12:07:00Z">
        <w:r w:rsidR="008D40D4">
          <w:t xml:space="preserve"> </w:t>
        </w:r>
      </w:ins>
      <w:r w:rsidR="00F57206">
        <w:t>evaluation</w:t>
      </w:r>
      <w:r w:rsidR="00B11E21" w:rsidRPr="00B11E21">
        <w:t xml:space="preserve"> methodologies </w:t>
      </w:r>
      <w:r w:rsidR="00081932">
        <w:t xml:space="preserve">with an </w:t>
      </w:r>
      <w:r w:rsidR="00081932" w:rsidRPr="00AB7310">
        <w:t>open</w:t>
      </w:r>
      <w:r w:rsidR="00081932">
        <w:t>-</w:t>
      </w:r>
      <w:r w:rsidR="00081932" w:rsidRPr="00AB7310">
        <w:t>source</w:t>
      </w:r>
      <w:r w:rsidR="00081932">
        <w:t xml:space="preserve"> code base</w:t>
      </w:r>
      <w:r w:rsidR="007371EC">
        <w:t>, WE-Validate</w:t>
      </w:r>
      <w:r w:rsidR="00081932">
        <w:t xml:space="preserve">. </w:t>
      </w:r>
      <w:r w:rsidR="00992F7A">
        <w:t xml:space="preserve">The </w:t>
      </w:r>
      <w:r w:rsidR="00A74A83">
        <w:t>significance</w:t>
      </w:r>
      <w:r w:rsidR="00992F7A">
        <w:t xml:space="preserve"> of this benchmark exercise </w:t>
      </w:r>
      <w:r w:rsidR="001C023F">
        <w:t xml:space="preserve">also </w:t>
      </w:r>
      <w:r w:rsidR="00992F7A">
        <w:t xml:space="preserve">lies in </w:t>
      </w:r>
      <w:r w:rsidR="000D2F89">
        <w:t>data sharing as well as knowledge sharing</w:t>
      </w:r>
      <w:r w:rsidR="001C023F">
        <w:t xml:space="preserve"> among collaborators</w:t>
      </w:r>
      <w:r w:rsidR="000D2F89">
        <w:t xml:space="preserve">. </w:t>
      </w:r>
      <w:r w:rsidR="00111BFD">
        <w:t>Through</w:t>
      </w:r>
      <w:r w:rsidR="00AD747C">
        <w:t xml:space="preserve"> </w:t>
      </w:r>
      <w:r w:rsidR="00AA4CE2">
        <w:t>this exercise</w:t>
      </w:r>
      <w:r w:rsidR="001C023F">
        <w:t xml:space="preserve"> and WE-Validate</w:t>
      </w:r>
      <w:r w:rsidR="00AD747C">
        <w:t xml:space="preserve">, we </w:t>
      </w:r>
      <w:del w:id="535" w:author="Brice, Amy" w:date="2022-01-25T16:11:00Z">
        <w:r w:rsidR="00001C18" w:rsidDel="00B04221">
          <w:delText>are</w:delText>
        </w:r>
        <w:r w:rsidR="001C023F" w:rsidDel="00B04221">
          <w:delText xml:space="preserve"> aiming</w:delText>
        </w:r>
      </w:del>
      <w:ins w:id="536" w:author="Brice, Amy" w:date="2022-01-25T16:11:00Z">
        <w:r w:rsidR="00B04221">
          <w:t>aim</w:t>
        </w:r>
      </w:ins>
      <w:r w:rsidR="001C023F">
        <w:t xml:space="preserve"> to</w:t>
      </w:r>
      <w:r w:rsidR="00001C18">
        <w:t xml:space="preserve"> </w:t>
      </w:r>
      <w:r w:rsidR="00AD747C">
        <w:t>improv</w:t>
      </w:r>
      <w:r w:rsidR="001C023F">
        <w:t>e</w:t>
      </w:r>
      <w:r w:rsidR="00AD747C">
        <w:t xml:space="preserve"> the value of </w:t>
      </w:r>
      <w:r w:rsidR="005E3131">
        <w:t>wind</w:t>
      </w:r>
      <w:del w:id="537" w:author="Brice, Amy" w:date="2022-01-25T12:44:00Z">
        <w:r w:rsidR="001C023F" w:rsidDel="00195FEB">
          <w:delText>-</w:delText>
        </w:r>
      </w:del>
      <w:ins w:id="538" w:author="Brice, Amy" w:date="2022-01-25T12:44:00Z">
        <w:r w:rsidR="00195FEB">
          <w:t xml:space="preserve"> </w:t>
        </w:r>
      </w:ins>
      <w:r w:rsidR="005E3131">
        <w:t>energy forecasts to the wind</w:t>
      </w:r>
      <w:del w:id="539" w:author="Brice, Amy" w:date="2022-01-25T12:44:00Z">
        <w:r w:rsidR="001C023F" w:rsidDel="00195FEB">
          <w:delText>-</w:delText>
        </w:r>
      </w:del>
      <w:ins w:id="540" w:author="Brice, Amy" w:date="2022-01-25T12:44:00Z">
        <w:r w:rsidR="00195FEB">
          <w:t xml:space="preserve"> </w:t>
        </w:r>
      </w:ins>
      <w:r w:rsidR="005E3131">
        <w:t xml:space="preserve">energy industry. </w:t>
      </w:r>
    </w:p>
    <w:p w14:paraId="4CC7499B" w14:textId="0BCEE368" w:rsidR="003C7119" w:rsidRPr="005D79FB" w:rsidRDefault="003C7119" w:rsidP="005D79FB">
      <w:pPr>
        <w:pStyle w:val="BodyText"/>
        <w:rPr>
          <w:color w:val="000000"/>
        </w:rPr>
      </w:pPr>
      <w:r>
        <w:t>WE-Validate provides a platform</w:t>
      </w:r>
      <w:r w:rsidR="00B30F1B">
        <w:t xml:space="preserve"> and a set of forecast evaluation steps</w:t>
      </w:r>
      <w:r>
        <w:t xml:space="preserve"> </w:t>
      </w:r>
      <w:r w:rsidR="00943D49">
        <w:t>for analysts</w:t>
      </w:r>
      <w:r w:rsidR="00B30F1B">
        <w:t xml:space="preserve"> to</w:t>
      </w:r>
      <w:r w:rsidR="005D79FB">
        <w:t xml:space="preserve"> use and</w:t>
      </w:r>
      <w:r w:rsidR="00B30F1B">
        <w:t xml:space="preserve"> refer to. </w:t>
      </w:r>
      <w:r w:rsidR="009E6278">
        <w:t xml:space="preserve">When </w:t>
      </w:r>
      <w:r w:rsidR="00A502BC">
        <w:t>forecast providers</w:t>
      </w:r>
      <w:r w:rsidR="009E6278">
        <w:t xml:space="preserve"> </w:t>
      </w:r>
      <w:r w:rsidR="00E92CB4">
        <w:t>modify</w:t>
      </w:r>
      <w:r w:rsidR="006607E7">
        <w:t xml:space="preserve"> </w:t>
      </w:r>
      <w:r w:rsidR="00966B24">
        <w:t>their</w:t>
      </w:r>
      <w:r w:rsidR="009E6278">
        <w:t xml:space="preserve"> operational</w:t>
      </w:r>
      <w:r w:rsidR="00966B24">
        <w:t xml:space="preserve"> workflow, </w:t>
      </w:r>
      <w:r w:rsidR="00CE38CE">
        <w:t>such as</w:t>
      </w:r>
      <w:r w:rsidR="006607E7">
        <w:t xml:space="preserve"> </w:t>
      </w:r>
      <w:r w:rsidR="00966B24">
        <w:t xml:space="preserve">changing the </w:t>
      </w:r>
      <w:r w:rsidR="006607E7">
        <w:t>input data,</w:t>
      </w:r>
      <w:r w:rsidR="00966B24">
        <w:t xml:space="preserve"> </w:t>
      </w:r>
      <w:r w:rsidR="003C28C2">
        <w:t xml:space="preserve">advancing </w:t>
      </w:r>
      <w:r w:rsidR="00E92CB4">
        <w:t xml:space="preserve">data assimilation techniques, </w:t>
      </w:r>
      <w:r w:rsidR="00966B24">
        <w:t xml:space="preserve">updating </w:t>
      </w:r>
      <w:r w:rsidR="00E92CB4">
        <w:t>model physics</w:t>
      </w:r>
      <w:r w:rsidR="003C28C2">
        <w:t xml:space="preserve">, and </w:t>
      </w:r>
      <w:r w:rsidR="00EC0AA3">
        <w:t>shifting forecasting horizons</w:t>
      </w:r>
      <w:r w:rsidR="00C85104">
        <w:t xml:space="preserve">, </w:t>
      </w:r>
      <w:r w:rsidR="009E6278">
        <w:t>they can test the forecast improvements</w:t>
      </w:r>
      <w:r w:rsidR="00C269D0">
        <w:t xml:space="preserve"> via a </w:t>
      </w:r>
      <w:r w:rsidR="00F57206">
        <w:t>systematic</w:t>
      </w:r>
      <w:r w:rsidR="00C269D0">
        <w:t xml:space="preserve"> framework. </w:t>
      </w:r>
      <w:r w:rsidR="005D79FB">
        <w:t>Users can also use WE-Validate to select the ideal forecast provider</w:t>
      </w:r>
      <w:r w:rsidR="00D73F23">
        <w:t>s</w:t>
      </w:r>
      <w:r w:rsidR="005D79FB">
        <w:t xml:space="preserve"> </w:t>
      </w:r>
      <w:sdt>
        <w:sdtPr>
          <w:rPr>
            <w:color w:val="000000"/>
          </w:rPr>
          <w:tag w:val="MENDELEY_CITATION_v3_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XSwiaXNzdWVkIjp7ImRhdGUtcGFydHMiOltbMjAxOV1dfSwibnVtYmVyLW9mLXBhZ2VzIjoiNDgifSwiaXNUZW1wb3JhcnkiOmZhbHNlfSx7ImlkIjoiYWUzNTJhNDQtMGFhNC0zY2JjLTgzMWUtZmFkZDkzN2U0NGRhIiwiaXRlbURhdGEiOnsidHlwZSI6InJlcG9ydCIsImlkIjoiYWUzNTJhNDQtMGFhNC0zY2JjLTgzMWUtZmFkZDkzN2U0NGRhIiwidGl0bGUiOiJFeHBlcnQgR3JvdXAgUmVwb3J0IG9uIFJlY29tbWVuZGVkIFByYWN0aWNlcyBGb3IgU2VsZWN0aW5nIFJlbmV3YWJsZSBQb3dlciBGb3JlY2FzdGluZyBTb2x1dGlvbnMgLSBQYXJ0IDI6IERlc2lnbmluZyBhbmQgRXhlY3V0aW5nIEZvcmVjYXN0aW5nIEJlbmNobWFya3MgYW5kIFRyaWFs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LHsiZmFtaWx5IjoiTGVybmVyIiwiZ2l2ZW4iOiJKZWZmcmV5IiwicGFyc2UtbmFtZXMiOmZhbHNlLCJkcm9wcGluZy1wYXJ0aWNsZSI6IiIsIm5vbi1kcm9wcGluZy1wYXJ0aWNsZSI6IiJ9XSwiaXNzdWVkIjp7ImRhdGUtcGFydHMiOltbMjAxOV1dfSwibnVtYmVyLW9mLXBhZ2VzIjoiMjkifSwiaXNUZW1wb3JhcnkiOmZhbHNlfV0sImlzRWRpdGVkIjpmYWxzZSwibWFudWFsT3ZlcnJpZGUiOnsiaXNNYW51YWxseU92ZXJyaWRkZW4iOmZhbHNlLCJtYW51YWxPdmVycmlkZVRleHQiOiIiLCJjaXRlcHJvY1RleHQiOiIoTcO2aHJsZW4gYW5kIFphY2sgMjAxOTsgTcO2aHJsZW4sIFphY2ssIGFuZCBMZXJuZXIgMjAxOSkifX0="/>
          <w:id w:val="-1372530633"/>
          <w:placeholder>
            <w:docPart w:val="237C60D0A0677F4CBFCB5B6C32F6C78F"/>
          </w:placeholder>
        </w:sdtPr>
        <w:sdtEndPr/>
        <w:sdtContent>
          <w:r w:rsidR="002162CD" w:rsidRPr="002162CD">
            <w:rPr>
              <w:color w:val="000000"/>
            </w:rPr>
            <w:t>(Möhrlen and Zack 2019; Möhrlen, Zack, and Lerner 2019)</w:t>
          </w:r>
        </w:sdtContent>
      </w:sdt>
      <w:r w:rsidR="005D79FB">
        <w:rPr>
          <w:color w:val="000000"/>
        </w:rPr>
        <w:t>.</w:t>
      </w:r>
      <w:r w:rsidR="005D79FB">
        <w:t xml:space="preserve"> </w:t>
      </w:r>
      <w:r w:rsidR="004C287C">
        <w:t xml:space="preserve">The analysts can also </w:t>
      </w:r>
      <w:r w:rsidR="005C3CB1">
        <w:t>equip the code</w:t>
      </w:r>
      <w:r w:rsidR="00BE102C">
        <w:t xml:space="preserve"> </w:t>
      </w:r>
      <w:r w:rsidR="005C3CB1">
        <w:t>base with their own modules and functionalities to fit their purposes.</w:t>
      </w:r>
      <w:r w:rsidR="004C287C">
        <w:t xml:space="preserve"> </w:t>
      </w:r>
      <w:r w:rsidR="00361289">
        <w:t xml:space="preserve">With </w:t>
      </w:r>
      <w:r w:rsidR="007A3791">
        <w:t>this</w:t>
      </w:r>
      <w:r w:rsidR="00361289">
        <w:t xml:space="preserve"> </w:t>
      </w:r>
      <w:r w:rsidR="00E35A6E">
        <w:t>validation tool</w:t>
      </w:r>
      <w:r w:rsidR="007A3791">
        <w:t>, the wind</w:t>
      </w:r>
      <w:ins w:id="541" w:author="Brice, Amy" w:date="2022-01-25T12:44:00Z">
        <w:r w:rsidR="00195FEB">
          <w:t xml:space="preserve"> </w:t>
        </w:r>
      </w:ins>
      <w:del w:id="542" w:author="Brice, Amy" w:date="2022-01-25T12:44:00Z">
        <w:r w:rsidR="001C023F" w:rsidDel="00195FEB">
          <w:delText>-</w:delText>
        </w:r>
      </w:del>
      <w:r w:rsidR="007A3791">
        <w:t xml:space="preserve">energy community can </w:t>
      </w:r>
      <w:r w:rsidR="002A1FF9">
        <w:t>f</w:t>
      </w:r>
      <w:r w:rsidR="002A1FF9" w:rsidRPr="00AB7310">
        <w:t xml:space="preserve">airly assess </w:t>
      </w:r>
      <w:r w:rsidR="002A1FF9">
        <w:t>forecasts</w:t>
      </w:r>
      <w:r w:rsidR="002A1FF9" w:rsidRPr="00AB7310">
        <w:t xml:space="preserve"> </w:t>
      </w:r>
      <w:r w:rsidR="002A1FF9">
        <w:t>of</w:t>
      </w:r>
      <w:r w:rsidR="002A1FF9" w:rsidRPr="00AB7310">
        <w:t xml:space="preserve"> different </w:t>
      </w:r>
      <w:r w:rsidR="002A1FF9">
        <w:t>m</w:t>
      </w:r>
      <w:r w:rsidR="002A1FF9" w:rsidRPr="00AB7310">
        <w:t>odels</w:t>
      </w:r>
      <w:r w:rsidR="002A1FF9">
        <w:t xml:space="preserve"> and </w:t>
      </w:r>
      <w:r w:rsidR="002A1FF9" w:rsidRPr="00AB7310">
        <w:t>organizations</w:t>
      </w:r>
      <w:r w:rsidR="007A3791">
        <w:t xml:space="preserve"> in a </w:t>
      </w:r>
      <w:r w:rsidR="002F6852">
        <w:t>coherent</w:t>
      </w:r>
      <w:r w:rsidR="007A3791">
        <w:t xml:space="preserve"> manner. </w:t>
      </w:r>
    </w:p>
    <w:p w14:paraId="408C7635" w14:textId="20F8DAA7" w:rsidR="00975439" w:rsidRDefault="00835BFC" w:rsidP="00013AF7">
      <w:pPr>
        <w:pStyle w:val="BodyText"/>
      </w:pPr>
      <w:r>
        <w:t xml:space="preserve">We discuss the importance of using statistically robust and resistant metrics to evaluate </w:t>
      </w:r>
      <w:r w:rsidR="00432784">
        <w:t>time</w:t>
      </w:r>
      <w:r w:rsidR="00A502BC">
        <w:t>-</w:t>
      </w:r>
      <w:r w:rsidR="00432784">
        <w:t>series forecasts</w:t>
      </w:r>
      <w:r>
        <w:t xml:space="preserve"> as well as</w:t>
      </w:r>
      <w:r w:rsidR="00FB2598" w:rsidRPr="00AB7310">
        <w:t xml:space="preserve"> equitable metrics to evaluate deterministic ramp forecasts</w:t>
      </w:r>
      <w:r w:rsidR="00432784">
        <w:t xml:space="preserve">. </w:t>
      </w:r>
      <w:r w:rsidR="00B24D7E">
        <w:t>When evaluating forecasts</w:t>
      </w:r>
      <w:r w:rsidR="00B60598">
        <w:t xml:space="preserve">, </w:t>
      </w:r>
      <w:r w:rsidR="00B24D7E">
        <w:t>we</w:t>
      </w:r>
      <w:r w:rsidR="009A7BF7">
        <w:t xml:space="preserve"> advise </w:t>
      </w:r>
      <w:r w:rsidR="00B659C7">
        <w:t>accounting for</w:t>
      </w:r>
      <w:r w:rsidR="009A7BF7">
        <w:t xml:space="preserve"> multiple metrics</w:t>
      </w:r>
      <w:r w:rsidR="00B60598">
        <w:t xml:space="preserve"> for a </w:t>
      </w:r>
      <w:r w:rsidR="001B7789">
        <w:t>comprehensive</w:t>
      </w:r>
      <w:r w:rsidR="008F4641">
        <w:t xml:space="preserve"> analysis</w:t>
      </w:r>
      <w:r w:rsidR="0087787F">
        <w:t xml:space="preserve">. </w:t>
      </w:r>
      <w:r w:rsidR="00FF7829">
        <w:t>If outliers exist</w:t>
      </w:r>
      <w:r w:rsidR="00CA2EBD">
        <w:t xml:space="preserve"> in the data set</w:t>
      </w:r>
      <w:r w:rsidR="00FF7829">
        <w:t xml:space="preserve">, the choice of metrics can affect the relative errors between forecasts and thus the </w:t>
      </w:r>
      <w:r w:rsidR="00CA2EBD">
        <w:t>deduced</w:t>
      </w:r>
      <w:r w:rsidR="00FF7829">
        <w:t xml:space="preserve"> </w:t>
      </w:r>
      <w:r w:rsidR="00CA2EBD">
        <w:t>conclusions</w:t>
      </w:r>
      <w:r w:rsidR="00FF7829">
        <w:t>.</w:t>
      </w:r>
      <w:r w:rsidR="00D7744F">
        <w:t xml:space="preserve"> For instance, relative to its members, an ensemble mean can </w:t>
      </w:r>
      <w:r w:rsidR="00944C18">
        <w:t>display</w:t>
      </w:r>
      <w:r w:rsidR="00D7744F">
        <w:t xml:space="preserve"> superb skills with RMSE while </w:t>
      </w:r>
      <w:del w:id="543" w:author="Brice, Amy" w:date="2022-01-25T16:12:00Z">
        <w:r w:rsidR="00D7744F" w:rsidDel="00B04221">
          <w:delText xml:space="preserve">yields </w:delText>
        </w:r>
      </w:del>
      <w:ins w:id="544" w:author="Brice, Amy" w:date="2022-01-25T16:12:00Z">
        <w:r w:rsidR="00B04221">
          <w:t xml:space="preserve">yielding </w:t>
        </w:r>
      </w:ins>
      <w:r w:rsidR="00D7744F">
        <w:t xml:space="preserve">a </w:t>
      </w:r>
      <w:r w:rsidR="00484BB4">
        <w:t xml:space="preserve">modest </w:t>
      </w:r>
      <w:r w:rsidR="00D7744F">
        <w:t>median absolute error.</w:t>
      </w:r>
      <w:r w:rsidR="00FF7829">
        <w:t xml:space="preserve"> </w:t>
      </w:r>
      <w:r w:rsidR="00D7744F">
        <w:t>Furthermore, a</w:t>
      </w:r>
      <w:r w:rsidR="00022746">
        <w:t>nalysts</w:t>
      </w:r>
      <w:r w:rsidR="0025066A">
        <w:t xml:space="preserve"> should</w:t>
      </w:r>
      <w:r w:rsidR="0087787F">
        <w:t xml:space="preserve"> </w:t>
      </w:r>
      <w:r w:rsidR="0025066A">
        <w:t xml:space="preserve">spend time </w:t>
      </w:r>
      <w:del w:id="545" w:author="Brice, Amy" w:date="2022-01-25T16:12:00Z">
        <w:r w:rsidR="0025066A" w:rsidDel="00B04221">
          <w:delText>to u</w:delText>
        </w:r>
        <w:r w:rsidR="00E91032" w:rsidDel="00B04221">
          <w:delText>nderstand</w:delText>
        </w:r>
      </w:del>
      <w:ins w:id="546" w:author="Brice, Amy" w:date="2022-01-25T16:12:00Z">
        <w:r w:rsidR="00B04221">
          <w:t>understanding</w:t>
        </w:r>
      </w:ins>
      <w:r w:rsidR="00E91032">
        <w:t xml:space="preserve"> the </w:t>
      </w:r>
      <w:r w:rsidR="009A7BF7">
        <w:t xml:space="preserve">characteristics of the metrics they </w:t>
      </w:r>
      <w:r w:rsidR="0025066A">
        <w:t>choose</w:t>
      </w:r>
      <w:del w:id="547" w:author="Brice, Amy" w:date="2022-01-25T16:12:00Z">
        <w:r w:rsidR="007172D0" w:rsidDel="00B04221">
          <w:delText>,</w:delText>
        </w:r>
      </w:del>
      <w:ins w:id="548" w:author="Brice, Amy" w:date="2022-01-25T16:12:00Z">
        <w:r w:rsidR="00B04221">
          <w:t>;</w:t>
        </w:r>
      </w:ins>
      <w:r w:rsidR="007172D0">
        <w:t xml:space="preserve"> for instance, the PSS accounts for TN while the SEDS does not</w:t>
      </w:r>
      <w:r w:rsidR="0025066A">
        <w:t xml:space="preserve">. </w:t>
      </w:r>
      <w:r w:rsidR="00975439" w:rsidRPr="00AB7310">
        <w:t xml:space="preserve">Depending on the goals, analysts should consider </w:t>
      </w:r>
      <w:r w:rsidR="00A45EBD">
        <w:t>various</w:t>
      </w:r>
      <w:r w:rsidR="00975439" w:rsidRPr="00AB7310">
        <w:t xml:space="preserve"> ramp definitions in the analysis</w:t>
      </w:r>
      <w:r w:rsidR="008A164A">
        <w:t xml:space="preserve">. </w:t>
      </w:r>
      <w:r w:rsidR="00203F1B">
        <w:t xml:space="preserve">Sometimes </w:t>
      </w:r>
      <w:r w:rsidR="00115221">
        <w:t>strong</w:t>
      </w:r>
      <w:r w:rsidR="00203F1B">
        <w:t xml:space="preserve"> ramps have </w:t>
      </w:r>
      <w:r w:rsidR="00D85F97">
        <w:t xml:space="preserve">larger financial implications than </w:t>
      </w:r>
      <w:r w:rsidR="00115221">
        <w:t>weak</w:t>
      </w:r>
      <w:r w:rsidR="00D85F97">
        <w:t xml:space="preserve"> ramps, and the same applies to </w:t>
      </w:r>
      <w:r w:rsidR="00115221">
        <w:t>down</w:t>
      </w:r>
      <w:r w:rsidR="00D85F97">
        <w:t xml:space="preserve"> ramps </w:t>
      </w:r>
      <w:r w:rsidR="00DD3E1A">
        <w:t>compared to</w:t>
      </w:r>
      <w:r w:rsidR="00D307C6">
        <w:t xml:space="preserve"> </w:t>
      </w:r>
      <w:r w:rsidR="00115221">
        <w:t>up</w:t>
      </w:r>
      <w:r w:rsidR="00D307C6">
        <w:t xml:space="preserve"> ramps. </w:t>
      </w:r>
    </w:p>
    <w:p w14:paraId="7A6104AE" w14:textId="68087EE9" w:rsidR="0053181B" w:rsidRDefault="00E751A7" w:rsidP="00CC11D3">
      <w:pPr>
        <w:pStyle w:val="BodyText"/>
      </w:pPr>
      <w:r>
        <w:t xml:space="preserve">We </w:t>
      </w:r>
      <w:r w:rsidR="005027D7">
        <w:t>explore</w:t>
      </w:r>
      <w:r>
        <w:t xml:space="preserve"> the </w:t>
      </w:r>
      <w:r w:rsidR="00B649D8">
        <w:t>strengths and weakness of ensemble means</w:t>
      </w:r>
      <w:r>
        <w:t xml:space="preserve"> in </w:t>
      </w:r>
      <w:r w:rsidR="006D25D7">
        <w:t>this</w:t>
      </w:r>
      <w:r w:rsidR="00BF4C10">
        <w:t xml:space="preserve"> stud</w:t>
      </w:r>
      <w:r w:rsidR="006D25D7">
        <w:t>y</w:t>
      </w:r>
      <w:r>
        <w:t>.</w:t>
      </w:r>
      <w:r w:rsidR="00D54A41">
        <w:t xml:space="preserve"> </w:t>
      </w:r>
      <w:r w:rsidR="00560360">
        <w:t>An e</w:t>
      </w:r>
      <w:r w:rsidR="00D54A41">
        <w:t xml:space="preserve">nsemble mean </w:t>
      </w:r>
      <w:r w:rsidR="00872D75">
        <w:t>shave</w:t>
      </w:r>
      <w:r w:rsidR="00624B54">
        <w:t>s</w:t>
      </w:r>
      <w:r w:rsidR="00872D75">
        <w:t xml:space="preserve"> off the extreme</w:t>
      </w:r>
      <w:r w:rsidR="00286FC2">
        <w:t xml:space="preserve"> forecasts</w:t>
      </w:r>
      <w:r w:rsidR="00872D75">
        <w:t xml:space="preserve"> </w:t>
      </w:r>
      <w:r w:rsidR="00D63B30">
        <w:t>of</w:t>
      </w:r>
      <w:r w:rsidR="00560360">
        <w:t xml:space="preserve"> its</w:t>
      </w:r>
      <w:r w:rsidR="00D54A41">
        <w:t xml:space="preserve"> </w:t>
      </w:r>
      <w:r w:rsidR="00560360">
        <w:t>members</w:t>
      </w:r>
      <w:ins w:id="549" w:author="Brice, Amy" w:date="2022-01-25T16:12:00Z">
        <w:r w:rsidR="00B04221">
          <w:t>,</w:t>
        </w:r>
      </w:ins>
      <w:r w:rsidR="00560360">
        <w:t xml:space="preserve"> and </w:t>
      </w:r>
      <w:r w:rsidR="00D22E0F">
        <w:t xml:space="preserve">its smooth </w:t>
      </w:r>
      <w:r w:rsidR="00A73CA0">
        <w:t xml:space="preserve">pattern acts </w:t>
      </w:r>
      <w:commentRangeStart w:id="550"/>
      <w:r w:rsidR="00A73CA0">
        <w:t>as a double-edge</w:t>
      </w:r>
      <w:r w:rsidR="004F77D9">
        <w:t>d</w:t>
      </w:r>
      <w:r w:rsidR="00A73CA0">
        <w:t xml:space="preserve"> sword</w:t>
      </w:r>
      <w:commentRangeEnd w:id="550"/>
      <w:r w:rsidR="00B04221">
        <w:rPr>
          <w:rStyle w:val="CommentReference"/>
        </w:rPr>
        <w:commentReference w:id="550"/>
      </w:r>
      <w:r w:rsidR="00A73CA0">
        <w:t>.</w:t>
      </w:r>
      <w:r>
        <w:t xml:space="preserve"> </w:t>
      </w:r>
      <w:r w:rsidR="00BF4C10">
        <w:t>In</w:t>
      </w:r>
      <w:r w:rsidR="00975439" w:rsidRPr="00AB7310">
        <w:t xml:space="preserve"> time</w:t>
      </w:r>
      <w:r w:rsidR="00CC5B95">
        <w:t>-</w:t>
      </w:r>
      <w:r w:rsidR="00975439" w:rsidRPr="00AB7310">
        <w:t>series</w:t>
      </w:r>
      <w:r w:rsidR="00BF4C10">
        <w:t xml:space="preserve"> forecast</w:t>
      </w:r>
      <w:r w:rsidR="004B3C3F">
        <w:t xml:space="preserve"> evaluation using single-value metrics</w:t>
      </w:r>
      <w:r w:rsidR="00B75B2E">
        <w:t xml:space="preserve"> such as RMSE</w:t>
      </w:r>
      <w:r w:rsidR="00CA1A5A">
        <w:t xml:space="preserve"> and median absolute error</w:t>
      </w:r>
      <w:r w:rsidR="00975439" w:rsidRPr="00AB7310">
        <w:t>, ensemble means</w:t>
      </w:r>
      <w:r w:rsidR="001F78A3">
        <w:t xml:space="preserve"> </w:t>
      </w:r>
      <w:r w:rsidR="00D258CE">
        <w:t xml:space="preserve">often </w:t>
      </w:r>
      <w:r w:rsidR="007468B5">
        <w:t xml:space="preserve">have acceptable </w:t>
      </w:r>
      <w:r w:rsidR="00A224E1">
        <w:t>errors</w:t>
      </w:r>
      <w:r w:rsidR="007468B5">
        <w:t xml:space="preserve"> and </w:t>
      </w:r>
      <w:r w:rsidR="00E9324A">
        <w:t>do not yield the most errors</w:t>
      </w:r>
      <w:r w:rsidR="004B3C3F">
        <w:t xml:space="preserve"> </w:t>
      </w:r>
      <w:r w:rsidR="00BB5E3B">
        <w:t xml:space="preserve">among all ensemble members </w:t>
      </w:r>
      <w:r w:rsidR="00540B30">
        <w:t xml:space="preserve">at </w:t>
      </w:r>
      <w:r w:rsidR="001F78A3">
        <w:t>any</w:t>
      </w:r>
      <w:r w:rsidR="00540B30">
        <w:t xml:space="preserve"> time step</w:t>
      </w:r>
      <w:r w:rsidR="001F78A3">
        <w:t>s</w:t>
      </w:r>
      <w:r w:rsidR="00540B30">
        <w:t xml:space="preserve">. </w:t>
      </w:r>
      <w:r w:rsidR="00472A21">
        <w:t xml:space="preserve">The </w:t>
      </w:r>
      <w:commentRangeStart w:id="551"/>
      <w:r w:rsidR="00472A21">
        <w:t xml:space="preserve">wisdom of the crowd </w:t>
      </w:r>
      <w:commentRangeEnd w:id="551"/>
      <w:r w:rsidR="00B04221">
        <w:rPr>
          <w:rStyle w:val="CommentReference"/>
        </w:rPr>
        <w:commentReference w:id="551"/>
      </w:r>
      <w:r w:rsidR="00472A21">
        <w:t xml:space="preserve">prevails in </w:t>
      </w:r>
      <w:r w:rsidR="00C5588A">
        <w:t>time</w:t>
      </w:r>
      <w:r w:rsidR="00AF1488">
        <w:t>-</w:t>
      </w:r>
      <w:r w:rsidR="00C5588A">
        <w:t xml:space="preserve">series </w:t>
      </w:r>
      <w:r w:rsidR="005F0544">
        <w:t>forecasts because an ensemble mean</w:t>
      </w:r>
      <w:r w:rsidR="007013B3">
        <w:t xml:space="preserve"> </w:t>
      </w:r>
      <w:commentRangeStart w:id="552"/>
      <w:r w:rsidR="008C67B1">
        <w:t xml:space="preserve">squashes </w:t>
      </w:r>
      <w:commentRangeEnd w:id="552"/>
      <w:r w:rsidR="00B04221">
        <w:rPr>
          <w:rStyle w:val="CommentReference"/>
        </w:rPr>
        <w:commentReference w:id="552"/>
      </w:r>
      <w:r w:rsidR="008C67B1">
        <w:t xml:space="preserve">the </w:t>
      </w:r>
      <w:r w:rsidR="0009148E">
        <w:t>differences and</w:t>
      </w:r>
      <w:r w:rsidR="005F0544">
        <w:t xml:space="preserve"> </w:t>
      </w:r>
      <w:r w:rsidR="007013B3">
        <w:t>underscores</w:t>
      </w:r>
      <w:r w:rsidR="002C5D00">
        <w:t xml:space="preserve"> the</w:t>
      </w:r>
      <w:r w:rsidR="007013B3">
        <w:t xml:space="preserve"> common features</w:t>
      </w:r>
      <w:r w:rsidR="0009148E">
        <w:t xml:space="preserve"> between ensemble members. </w:t>
      </w:r>
    </w:p>
    <w:p w14:paraId="5430F150" w14:textId="5F360C36" w:rsidR="00206AA6" w:rsidRDefault="00A7268B" w:rsidP="0020155C">
      <w:pPr>
        <w:pStyle w:val="BodyText"/>
      </w:pPr>
      <w:r>
        <w:t xml:space="preserve">However, </w:t>
      </w:r>
      <w:r w:rsidR="00BC0FB7">
        <w:t>e</w:t>
      </w:r>
      <w:r w:rsidR="00E772D5" w:rsidRPr="00AB7310">
        <w:t xml:space="preserve">nsemble means underperform </w:t>
      </w:r>
      <w:r w:rsidR="00261F81">
        <w:t>i</w:t>
      </w:r>
      <w:r w:rsidR="00E772D5" w:rsidRPr="00AB7310">
        <w:t>n ramp forecasts</w:t>
      </w:r>
      <w:r w:rsidR="00E772D5">
        <w:t>. I</w:t>
      </w:r>
      <w:r>
        <w:t>n deterministic</w:t>
      </w:r>
      <w:r w:rsidRPr="00AB7310">
        <w:t xml:space="preserve"> ramp</w:t>
      </w:r>
      <w:ins w:id="553" w:author="Brice, Amy" w:date="2022-01-25T16:15:00Z">
        <w:r w:rsidR="00B04221">
          <w:t xml:space="preserve"> </w:t>
        </w:r>
      </w:ins>
      <w:del w:id="554" w:author="Brice, Amy" w:date="2022-01-25T16:15:00Z">
        <w:r w:rsidR="00704793" w:rsidDel="00B04221">
          <w:delText>-</w:delText>
        </w:r>
      </w:del>
      <w:r>
        <w:t>forecast evaluation</w:t>
      </w:r>
      <w:r w:rsidR="00624B54">
        <w:t>s</w:t>
      </w:r>
      <w:r>
        <w:t xml:space="preserve"> using the 2x2 contingency table</w:t>
      </w:r>
      <w:r w:rsidRPr="00AB7310">
        <w:t xml:space="preserve">, ensemble means </w:t>
      </w:r>
      <w:r>
        <w:t>become</w:t>
      </w:r>
      <w:r w:rsidRPr="00AB7310">
        <w:t xml:space="preserve"> less skillful than </w:t>
      </w:r>
      <w:r>
        <w:t>many</w:t>
      </w:r>
      <w:r w:rsidRPr="00AB7310">
        <w:t xml:space="preserve"> of the</w:t>
      </w:r>
      <w:r w:rsidR="00AF14AA">
        <w:t>ir</w:t>
      </w:r>
      <w:r w:rsidRPr="00AB7310">
        <w:t xml:space="preserve"> ensemble members, </w:t>
      </w:r>
      <w:r>
        <w:t>assuming</w:t>
      </w:r>
      <w:r w:rsidRPr="00AB7310">
        <w:t xml:space="preserve"> the members have adequate ramp</w:t>
      </w:r>
      <w:ins w:id="555" w:author="Brice, Amy" w:date="2022-01-25T16:15:00Z">
        <w:r w:rsidR="00B04221">
          <w:t xml:space="preserve"> </w:t>
        </w:r>
      </w:ins>
      <w:del w:id="556" w:author="Brice, Amy" w:date="2022-01-25T16:15:00Z">
        <w:r w:rsidR="00840281" w:rsidDel="00B04221">
          <w:delText>-</w:delText>
        </w:r>
      </w:del>
      <w:r w:rsidRPr="00AB7310">
        <w:t>forecasting skills</w:t>
      </w:r>
      <w:r>
        <w:t xml:space="preserve">. </w:t>
      </w:r>
      <w:r w:rsidR="004B07C2">
        <w:t>R</w:t>
      </w:r>
      <w:r w:rsidR="00663DD4" w:rsidRPr="00AB7310">
        <w:t xml:space="preserve">amp forecasts </w:t>
      </w:r>
      <w:r w:rsidR="00A535BA">
        <w:t>of</w:t>
      </w:r>
      <w:r w:rsidR="00AD62C1">
        <w:t xml:space="preserve"> a </w:t>
      </w:r>
      <w:r w:rsidR="00663DD4" w:rsidRPr="00AB7310">
        <w:t xml:space="preserve">voting system among individual ensemble members </w:t>
      </w:r>
      <w:r w:rsidR="004B07C2">
        <w:t>on</w:t>
      </w:r>
      <w:r w:rsidR="00663DD4" w:rsidRPr="00AB7310">
        <w:t xml:space="preserve"> indicat</w:t>
      </w:r>
      <w:r w:rsidR="004B07C2">
        <w:t>ing</w:t>
      </w:r>
      <w:r w:rsidR="00663DD4" w:rsidRPr="00AB7310">
        <w:t xml:space="preserve"> ramp</w:t>
      </w:r>
      <w:r w:rsidR="004B07C2">
        <w:t>s</w:t>
      </w:r>
      <w:r w:rsidR="00663DD4" w:rsidRPr="00AB7310">
        <w:t xml:space="preserve"> </w:t>
      </w:r>
      <w:r w:rsidR="004B07C2">
        <w:t xml:space="preserve">often </w:t>
      </w:r>
      <w:r w:rsidR="005C031B">
        <w:t xml:space="preserve">yield more correct ramp predictions than </w:t>
      </w:r>
      <w:r w:rsidR="00663DD4" w:rsidRPr="00AB7310">
        <w:t>a</w:t>
      </w:r>
      <w:r w:rsidR="005C031B">
        <w:t>n</w:t>
      </w:r>
      <w:r w:rsidR="00663DD4" w:rsidRPr="00AB7310">
        <w:t xml:space="preserve"> ensemble mean</w:t>
      </w:r>
      <w:r w:rsidR="00F334DC">
        <w:t>,</w:t>
      </w:r>
      <w:r w:rsidR="00663DD4" w:rsidRPr="00AB7310">
        <w:t xml:space="preserve"> </w:t>
      </w:r>
      <w:r w:rsidR="00F334DC">
        <w:t>where the latter</w:t>
      </w:r>
      <w:r w:rsidR="00663DD4" w:rsidRPr="00AB7310">
        <w:t xml:space="preserve"> has a higher chance </w:t>
      </w:r>
      <w:del w:id="557" w:author="Brice, Amy" w:date="2022-01-25T16:15:00Z">
        <w:r w:rsidR="00663DD4" w:rsidRPr="00AB7310" w:rsidDel="00C61515">
          <w:delText xml:space="preserve">to </w:delText>
        </w:r>
      </w:del>
      <w:ins w:id="558" w:author="Brice, Amy" w:date="2022-01-25T16:15:00Z">
        <w:r w:rsidR="00C61515">
          <w:t>of missing</w:t>
        </w:r>
      </w:ins>
      <w:del w:id="559" w:author="Brice, Amy" w:date="2022-01-25T16:15:00Z">
        <w:r w:rsidR="00663DD4" w:rsidRPr="00AB7310" w:rsidDel="00C61515">
          <w:delText>miss</w:delText>
        </w:r>
      </w:del>
      <w:r w:rsidR="00092C35">
        <w:t xml:space="preserve"> forecast</w:t>
      </w:r>
      <w:del w:id="560" w:author="Brice, Amy" w:date="2022-01-25T16:16:00Z">
        <w:r w:rsidR="00092C35" w:rsidDel="00C61515">
          <w:delText>ing</w:delText>
        </w:r>
      </w:del>
      <w:r w:rsidR="00663DD4" w:rsidRPr="00AB7310">
        <w:t xml:space="preserve"> ramps</w:t>
      </w:r>
      <w:r w:rsidR="00D675E1">
        <w:t xml:space="preserve">. </w:t>
      </w:r>
      <w:r w:rsidR="00F44373">
        <w:t xml:space="preserve">A </w:t>
      </w:r>
      <w:r w:rsidR="0071408A">
        <w:t xml:space="preserve">sensitive </w:t>
      </w:r>
      <w:r w:rsidR="00F44373">
        <w:t>v</w:t>
      </w:r>
      <w:r w:rsidR="00F44373" w:rsidRPr="00AB7310">
        <w:t>oting</w:t>
      </w:r>
      <w:r w:rsidR="00F44373">
        <w:t xml:space="preserve"> scheme</w:t>
      </w:r>
      <w:r w:rsidR="00F44373" w:rsidRPr="00AB7310">
        <w:t xml:space="preserve"> </w:t>
      </w:r>
      <w:r w:rsidR="00F44373">
        <w:t xml:space="preserve">also </w:t>
      </w:r>
      <w:r w:rsidR="00F44373" w:rsidRPr="00AB7310">
        <w:t xml:space="preserve">leads to a larger number of forecast ramps. </w:t>
      </w:r>
      <w:r w:rsidR="00FF71A5">
        <w:t>With a voting s</w:t>
      </w:r>
      <w:r w:rsidR="00167C1C">
        <w:t>c</w:t>
      </w:r>
      <w:r w:rsidR="00FF71A5">
        <w:t xml:space="preserve">heme, </w:t>
      </w:r>
      <w:r w:rsidR="00167C1C">
        <w:t>a</w:t>
      </w:r>
      <w:r w:rsidR="00F44373" w:rsidRPr="00AB7310">
        <w:t xml:space="preserve"> trade-off </w:t>
      </w:r>
      <w:r w:rsidR="00CE353E">
        <w:t xml:space="preserve">usually </w:t>
      </w:r>
      <w:r w:rsidR="00874660">
        <w:t xml:space="preserve">exists </w:t>
      </w:r>
      <w:r w:rsidR="00F44373" w:rsidRPr="00AB7310">
        <w:t xml:space="preserve">between </w:t>
      </w:r>
      <w:r w:rsidR="00386AC3">
        <w:t xml:space="preserve">larger </w:t>
      </w:r>
      <w:r w:rsidR="006C0E24">
        <w:t>FP</w:t>
      </w:r>
      <w:r w:rsidR="00F44373" w:rsidRPr="00AB7310">
        <w:t xml:space="preserve"> and </w:t>
      </w:r>
      <w:r w:rsidR="00386AC3">
        <w:t>more</w:t>
      </w:r>
      <w:r w:rsidR="00F44373" w:rsidRPr="00AB7310">
        <w:t xml:space="preserve"> </w:t>
      </w:r>
      <w:r w:rsidR="006C0E24">
        <w:t>TP</w:t>
      </w:r>
      <w:r w:rsidR="00F44373" w:rsidRPr="00AB7310">
        <w:t xml:space="preserve"> with fewer </w:t>
      </w:r>
      <w:r w:rsidR="00F44373">
        <w:t>FN</w:t>
      </w:r>
      <w:r w:rsidR="00F44373" w:rsidRPr="00AB7310">
        <w:t xml:space="preserve">. </w:t>
      </w:r>
      <w:r w:rsidR="00105558">
        <w:t>A sensitive</w:t>
      </w:r>
      <w:r w:rsidR="00F44373" w:rsidRPr="00AB7310">
        <w:t xml:space="preserve"> voting scheme can be useful </w:t>
      </w:r>
      <w:r w:rsidR="00A00432">
        <w:t xml:space="preserve">when </w:t>
      </w:r>
      <w:r w:rsidR="00F44373" w:rsidRPr="00AB7310">
        <w:t>missing extreme ramp events</w:t>
      </w:r>
      <w:r w:rsidR="008905EE">
        <w:t xml:space="preserve"> (FN)</w:t>
      </w:r>
      <w:r w:rsidR="00A00432">
        <w:t xml:space="preserve"> brings costly consequences. </w:t>
      </w:r>
      <w:r w:rsidR="006173CD">
        <w:t>In contrast to time series</w:t>
      </w:r>
      <w:del w:id="561" w:author="Brice, Amy" w:date="2022-01-25T16:16:00Z">
        <w:r w:rsidR="00034734" w:rsidDel="00C61515">
          <w:delText>-</w:delText>
        </w:r>
      </w:del>
      <w:ins w:id="562" w:author="Brice, Amy" w:date="2022-01-25T16:16:00Z">
        <w:r w:rsidR="00C61515">
          <w:t xml:space="preserve"> </w:t>
        </w:r>
      </w:ins>
      <w:r w:rsidR="006173CD">
        <w:t>forecasting, t</w:t>
      </w:r>
      <w:r w:rsidR="00A0165F">
        <w:t xml:space="preserve">he </w:t>
      </w:r>
      <w:commentRangeStart w:id="563"/>
      <w:r w:rsidR="00A0165F">
        <w:t>w</w:t>
      </w:r>
      <w:r w:rsidR="00A0165F" w:rsidRPr="00AB7310">
        <w:t xml:space="preserve">isdom of the crowd </w:t>
      </w:r>
      <w:commentRangeEnd w:id="563"/>
      <w:r w:rsidR="00C61515">
        <w:rPr>
          <w:rStyle w:val="CommentReference"/>
        </w:rPr>
        <w:commentReference w:id="563"/>
      </w:r>
      <w:r w:rsidR="00A0165F" w:rsidRPr="00AB7310">
        <w:t>carries a different meaning in ramp forecast</w:t>
      </w:r>
      <w:r w:rsidR="003C1160">
        <w:t>ing</w:t>
      </w:r>
      <w:r w:rsidR="00A0165F" w:rsidRPr="00AB7310">
        <w:t>, where member</w:t>
      </w:r>
      <w:ins w:id="564" w:author="Brice, Amy" w:date="2022-01-25T16:16:00Z">
        <w:r w:rsidR="00C61515">
          <w:t xml:space="preserve"> </w:t>
        </w:r>
      </w:ins>
      <w:del w:id="565" w:author="Brice, Amy" w:date="2022-01-25T16:16:00Z">
        <w:r w:rsidR="00A0165F" w:rsidRPr="00AB7310" w:rsidDel="00C61515">
          <w:delText>-</w:delText>
        </w:r>
      </w:del>
      <w:r w:rsidR="00A0165F" w:rsidRPr="00AB7310">
        <w:t xml:space="preserve">voting at </w:t>
      </w:r>
      <w:r w:rsidR="00A0165F" w:rsidRPr="00AB7310">
        <w:lastRenderedPageBreak/>
        <w:t xml:space="preserve">each time step </w:t>
      </w:r>
      <w:r w:rsidR="00F830C1">
        <w:t>becomes</w:t>
      </w:r>
      <w:r w:rsidR="00DB0C8F">
        <w:t xml:space="preserve"> advantageous in ramp detection. </w:t>
      </w:r>
      <w:r w:rsidR="00F55AD1">
        <w:t xml:space="preserve">Ultimately, the skill of </w:t>
      </w:r>
      <w:r w:rsidR="001B4F2D">
        <w:t>an</w:t>
      </w:r>
      <w:r w:rsidR="00F55AD1">
        <w:t xml:space="preserve"> ensemble mean as well as </w:t>
      </w:r>
      <w:r w:rsidR="001B4F2D">
        <w:t>a</w:t>
      </w:r>
      <w:r w:rsidR="00F55AD1">
        <w:t xml:space="preserve"> voting scheme is dictated by the skill of the ensemble members. </w:t>
      </w:r>
      <w:r w:rsidR="006A4CDB">
        <w:t>S</w:t>
      </w:r>
      <w:r w:rsidR="00AB7310" w:rsidRPr="00AB7310">
        <w:t xml:space="preserve">killful </w:t>
      </w:r>
      <w:r w:rsidR="00835BFC">
        <w:t xml:space="preserve">ensemble </w:t>
      </w:r>
      <w:r w:rsidR="00AB7310" w:rsidRPr="00AB7310">
        <w:t xml:space="preserve">members yield </w:t>
      </w:r>
      <w:r w:rsidR="00BD0201">
        <w:t xml:space="preserve">a </w:t>
      </w:r>
      <w:r w:rsidR="00AB7310" w:rsidRPr="00AB7310">
        <w:t>skillful ensemble mean</w:t>
      </w:r>
      <w:r w:rsidR="00835BFC">
        <w:t xml:space="preserve">. </w:t>
      </w:r>
    </w:p>
    <w:p w14:paraId="3A670C96" w14:textId="0BFB37A4" w:rsidR="001D6425" w:rsidRDefault="001D6425" w:rsidP="001D6425">
      <w:pPr>
        <w:pStyle w:val="Heading1"/>
      </w:pPr>
      <w:bookmarkStart w:id="566" w:name="_Toc94021877"/>
      <w:r>
        <w:lastRenderedPageBreak/>
        <w:t>Conclusions</w:t>
      </w:r>
      <w:bookmarkEnd w:id="566"/>
    </w:p>
    <w:p w14:paraId="252F9785" w14:textId="35C20588" w:rsidR="00662E09" w:rsidRDefault="00DC6389" w:rsidP="000B38D0">
      <w:pPr>
        <w:pStyle w:val="BodyText"/>
      </w:pPr>
      <w:r>
        <w:rPr>
          <w:lang w:eastAsia="en-US"/>
        </w:rPr>
        <w:t>Through</w:t>
      </w:r>
      <w:r w:rsidR="006E6CB1">
        <w:rPr>
          <w:lang w:eastAsia="en-US"/>
        </w:rPr>
        <w:t xml:space="preserve"> this study, we </w:t>
      </w:r>
      <w:r w:rsidR="00F94BB6">
        <w:rPr>
          <w:lang w:eastAsia="en-US"/>
        </w:rPr>
        <w:t>established</w:t>
      </w:r>
      <w:r w:rsidR="004458FC">
        <w:rPr>
          <w:lang w:eastAsia="en-US"/>
        </w:rPr>
        <w:t xml:space="preserve"> and showcase</w:t>
      </w:r>
      <w:r w:rsidR="0098590C">
        <w:rPr>
          <w:lang w:eastAsia="en-US"/>
        </w:rPr>
        <w:t>d</w:t>
      </w:r>
      <w:r w:rsidR="004458FC">
        <w:rPr>
          <w:lang w:eastAsia="en-US"/>
        </w:rPr>
        <w:t xml:space="preserve"> </w:t>
      </w:r>
      <w:r w:rsidR="00BC48A6" w:rsidRPr="00AB7310">
        <w:t xml:space="preserve">a </w:t>
      </w:r>
      <w:r w:rsidR="004458FC">
        <w:t>code base</w:t>
      </w:r>
      <w:r w:rsidR="00A90564">
        <w:t>, WE-Validate,</w:t>
      </w:r>
      <w:r w:rsidR="00BC48A6" w:rsidRPr="00AB7310">
        <w:t xml:space="preserve"> </w:t>
      </w:r>
      <w:r w:rsidR="009123E5">
        <w:t>to evaluate</w:t>
      </w:r>
      <w:r w:rsidR="00BC48A6" w:rsidRPr="00AB7310">
        <w:t xml:space="preserve"> </w:t>
      </w:r>
      <w:r w:rsidR="009123E5">
        <w:t xml:space="preserve">multiple </w:t>
      </w:r>
      <w:r w:rsidR="00BC48A6" w:rsidRPr="00AB7310">
        <w:t>wind forecast</w:t>
      </w:r>
      <w:r w:rsidR="009123E5">
        <w:t>s</w:t>
      </w:r>
      <w:r w:rsidR="00BC48A6" w:rsidRPr="00AB7310">
        <w:t xml:space="preserve"> </w:t>
      </w:r>
      <w:r w:rsidR="009123E5">
        <w:t xml:space="preserve">in a </w:t>
      </w:r>
      <w:r w:rsidR="009123E5" w:rsidRPr="00AB7310">
        <w:t>consistent</w:t>
      </w:r>
      <w:r w:rsidR="009123E5">
        <w:t xml:space="preserve"> fashion</w:t>
      </w:r>
      <w:r w:rsidR="00A90564">
        <w:t>. WE-Validate,</w:t>
      </w:r>
      <w:r w:rsidR="00A90564" w:rsidRPr="00A90564">
        <w:t xml:space="preserve"> </w:t>
      </w:r>
      <w:r w:rsidR="00A90564">
        <w:t>written in Python,</w:t>
      </w:r>
      <w:r w:rsidR="008B2C90">
        <w:t xml:space="preserve"> is </w:t>
      </w:r>
      <w:r w:rsidR="008B2C90" w:rsidRPr="00AB7310">
        <w:t>open</w:t>
      </w:r>
      <w:r w:rsidR="008B2C90">
        <w:t>-</w:t>
      </w:r>
      <w:r w:rsidR="008B2C90" w:rsidRPr="00AB7310">
        <w:t>source</w:t>
      </w:r>
      <w:r w:rsidR="008B2C90">
        <w:t>, m</w:t>
      </w:r>
      <w:r w:rsidR="00BC48A6" w:rsidRPr="00AB7310">
        <w:t xml:space="preserve">odularized, </w:t>
      </w:r>
      <w:r w:rsidR="00A90564">
        <w:t xml:space="preserve">and </w:t>
      </w:r>
      <w:r w:rsidR="008B2C90">
        <w:t>extensible</w:t>
      </w:r>
      <w:r w:rsidR="00A90564">
        <w:t xml:space="preserve"> by users.</w:t>
      </w:r>
      <w:r w:rsidR="00877E6B">
        <w:t xml:space="preserve"> </w:t>
      </w:r>
      <w:r w:rsidR="00AC471D">
        <w:t>W</w:t>
      </w:r>
      <w:r w:rsidR="000974DE">
        <w:t>e s</w:t>
      </w:r>
      <w:r w:rsidR="00281F73">
        <w:t>elect two case studies</w:t>
      </w:r>
      <w:r w:rsidR="000B38D0">
        <w:t xml:space="preserve"> </w:t>
      </w:r>
      <w:r w:rsidR="005B7F29">
        <w:t>in</w:t>
      </w:r>
      <w:r w:rsidR="000B38D0">
        <w:t xml:space="preserve"> a benchmark exercise</w:t>
      </w:r>
      <w:r w:rsidR="00281F73">
        <w:t xml:space="preserve"> </w:t>
      </w:r>
      <w:r w:rsidR="00662E09">
        <w:t xml:space="preserve">to </w:t>
      </w:r>
      <w:r w:rsidR="006E3BC3">
        <w:t>exhibit</w:t>
      </w:r>
      <w:r w:rsidR="00662E09">
        <w:t xml:space="preserve"> </w:t>
      </w:r>
      <w:r w:rsidR="00305248">
        <w:t>the</w:t>
      </w:r>
      <w:r w:rsidR="00662E09">
        <w:t xml:space="preserve"> </w:t>
      </w:r>
      <w:r w:rsidR="00F57206">
        <w:t>systematic</w:t>
      </w:r>
      <w:r w:rsidR="00662E09">
        <w:t xml:space="preserve"> forecast evaluation</w:t>
      </w:r>
      <w:r w:rsidR="00662E09" w:rsidRPr="00AB7310">
        <w:t xml:space="preserve"> procedure</w:t>
      </w:r>
      <w:r w:rsidR="000974DE">
        <w:t xml:space="preserve"> </w:t>
      </w:r>
      <w:r w:rsidR="000316FE">
        <w:t>lay</w:t>
      </w:r>
      <w:del w:id="567" w:author="Brice, Amy" w:date="2022-01-25T16:17:00Z">
        <w:r w:rsidR="000316FE" w:rsidDel="00C61515">
          <w:delText xml:space="preserve"> </w:delText>
        </w:r>
      </w:del>
      <w:r w:rsidR="000316FE">
        <w:t>out</w:t>
      </w:r>
      <w:r w:rsidR="00D75017">
        <w:t xml:space="preserve"> in</w:t>
      </w:r>
      <w:r w:rsidR="000974DE">
        <w:t xml:space="preserve"> WE-Validate.</w:t>
      </w:r>
      <w:r w:rsidR="00877E6B">
        <w:t xml:space="preserve"> P</w:t>
      </w:r>
      <w:r w:rsidR="00662E09">
        <w:t>articipa</w:t>
      </w:r>
      <w:r w:rsidR="00877E6B">
        <w:t>nts</w:t>
      </w:r>
      <w:r w:rsidR="00662E09">
        <w:t xml:space="preserve"> from </w:t>
      </w:r>
      <w:del w:id="568" w:author="Brice, Amy" w:date="2022-01-25T16:17:00Z">
        <w:r w:rsidR="00662E09" w:rsidDel="00C61515">
          <w:delText xml:space="preserve">the </w:delText>
        </w:r>
      </w:del>
      <w:r w:rsidR="00EA21C3">
        <w:t>industry and academia</w:t>
      </w:r>
      <w:r w:rsidR="00877E6B">
        <w:t xml:space="preserve"> </w:t>
      </w:r>
      <w:r w:rsidR="00176D38">
        <w:t xml:space="preserve">engaged in </w:t>
      </w:r>
      <w:r w:rsidR="000B38D0">
        <w:t>the b</w:t>
      </w:r>
      <w:r w:rsidR="008169C5">
        <w:t>enchmark exercise</w:t>
      </w:r>
      <w:r w:rsidR="00176D38">
        <w:t xml:space="preserve"> and contributed to its success</w:t>
      </w:r>
      <w:r w:rsidR="00D667A6">
        <w:t>, and we analyze</w:t>
      </w:r>
      <w:r w:rsidR="00923159">
        <w:t>d</w:t>
      </w:r>
      <w:r w:rsidR="00D667A6">
        <w:t xml:space="preserve"> their data submissions</w:t>
      </w:r>
      <w:r w:rsidR="00923159">
        <w:t xml:space="preserve"> via WE-Validate</w:t>
      </w:r>
      <w:r w:rsidR="00270115">
        <w:t xml:space="preserve"> in this </w:t>
      </w:r>
      <w:r w:rsidR="00923159">
        <w:t>work</w:t>
      </w:r>
      <w:r w:rsidR="00270115">
        <w:t xml:space="preserve">. </w:t>
      </w:r>
    </w:p>
    <w:p w14:paraId="73148ADD" w14:textId="6BD39258" w:rsidR="00F938A1" w:rsidRDefault="00BA455F" w:rsidP="00531397">
      <w:pPr>
        <w:pStyle w:val="BodyText"/>
      </w:pPr>
      <w:r>
        <w:t>We discuss the importance of</w:t>
      </w:r>
      <w:r w:rsidR="002E79A4">
        <w:t xml:space="preserve"> employing</w:t>
      </w:r>
      <w:r>
        <w:t xml:space="preserve"> </w:t>
      </w:r>
      <w:r w:rsidR="002E79A4">
        <w:t xml:space="preserve">statistically robust and resistant metrics as well as equitable skill scores. </w:t>
      </w:r>
      <w:r w:rsidR="000D3A9D">
        <w:t>We analyze</w:t>
      </w:r>
      <w:r w:rsidR="002D7106">
        <w:t>d</w:t>
      </w:r>
      <w:r w:rsidR="000D3A9D">
        <w:t xml:space="preserve"> the collected data with </w:t>
      </w:r>
      <w:ins w:id="569" w:author="Anstedt, Sheri" w:date="2022-01-26T14:55:00Z">
        <w:r w:rsidR="00252A1D">
          <w:t xml:space="preserve">a </w:t>
        </w:r>
      </w:ins>
      <w:r w:rsidR="00B271A8">
        <w:t>median absolute error</w:t>
      </w:r>
      <w:r w:rsidR="00151DA3">
        <w:t xml:space="preserve">, </w:t>
      </w:r>
      <w:r w:rsidR="00B271A8">
        <w:t xml:space="preserve">an example of </w:t>
      </w:r>
      <w:ins w:id="570" w:author="Anstedt, Sheri" w:date="2022-01-26T14:55:00Z">
        <w:r w:rsidR="00252A1D">
          <w:t xml:space="preserve">a </w:t>
        </w:r>
      </w:ins>
      <w:r w:rsidR="00B600F7">
        <w:t xml:space="preserve">robust and resistant </w:t>
      </w:r>
      <w:r w:rsidR="00B271A8">
        <w:t>metric</w:t>
      </w:r>
      <w:r w:rsidR="00151DA3">
        <w:t>,</w:t>
      </w:r>
      <w:r w:rsidR="00B271A8">
        <w:t xml:space="preserve"> </w:t>
      </w:r>
      <w:r w:rsidR="000D3A9D">
        <w:t xml:space="preserve">and the </w:t>
      </w:r>
      <w:r w:rsidR="00B271A8">
        <w:t>Peirce skill score</w:t>
      </w:r>
      <w:del w:id="571" w:author="Brice, Amy" w:date="2022-01-25T16:17:00Z">
        <w:r w:rsidR="00A8545B" w:rsidDel="00C61515">
          <w:delText xml:space="preserve"> (PSS)</w:delText>
        </w:r>
      </w:del>
      <w:r w:rsidR="00151DA3">
        <w:t xml:space="preserve">, </w:t>
      </w:r>
      <w:r w:rsidR="00F938A1">
        <w:t xml:space="preserve">an example of </w:t>
      </w:r>
      <w:ins w:id="572" w:author="Brice, Amy" w:date="2022-01-25T16:17:00Z">
        <w:r w:rsidR="00C61515">
          <w:t xml:space="preserve">an </w:t>
        </w:r>
      </w:ins>
      <w:r w:rsidR="00F938A1">
        <w:t>e</w:t>
      </w:r>
      <w:r w:rsidR="00B271A8">
        <w:t>quitable skill score</w:t>
      </w:r>
      <w:r w:rsidR="000D3A9D">
        <w:t>.</w:t>
      </w:r>
      <w:r w:rsidR="00B271A8">
        <w:t xml:space="preserve"> </w:t>
      </w:r>
      <w:r w:rsidR="000D3A9D">
        <w:t xml:space="preserve">We also </w:t>
      </w:r>
      <w:r w:rsidR="00531397">
        <w:t>recommend</w:t>
      </w:r>
      <w:ins w:id="573" w:author="Brice, Amy" w:date="2022-01-25T16:17:00Z">
        <w:r w:rsidR="00C61515">
          <w:t>ed</w:t>
        </w:r>
      </w:ins>
      <w:r w:rsidR="00531397">
        <w:t xml:space="preserve"> using the </w:t>
      </w:r>
      <w:r w:rsidR="00F938A1">
        <w:rPr>
          <w:color w:val="000000"/>
        </w:rPr>
        <w:t>symmetric extreme dependency score</w:t>
      </w:r>
      <w:del w:id="574" w:author="Brice, Amy" w:date="2022-01-25T16:17:00Z">
        <w:r w:rsidR="00A8545B" w:rsidDel="00C61515">
          <w:rPr>
            <w:color w:val="000000"/>
          </w:rPr>
          <w:delText xml:space="preserve"> (SEDS)</w:delText>
        </w:r>
      </w:del>
      <w:r w:rsidR="00531397">
        <w:rPr>
          <w:color w:val="000000"/>
        </w:rPr>
        <w:t>,</w:t>
      </w:r>
      <w:r w:rsidR="00F938A1">
        <w:t xml:space="preserve"> </w:t>
      </w:r>
      <w:r w:rsidR="00531397">
        <w:t xml:space="preserve">an </w:t>
      </w:r>
      <w:r w:rsidR="00F938A1">
        <w:t>a</w:t>
      </w:r>
      <w:r w:rsidR="00F938A1" w:rsidRPr="001502FC">
        <w:t>symptotically equitable</w:t>
      </w:r>
      <w:r w:rsidR="00531397">
        <w:t xml:space="preserve"> metric, to evaluate forecasts of rare events such as wind ramps. </w:t>
      </w:r>
    </w:p>
    <w:p w14:paraId="2FF120D2" w14:textId="0871EB49" w:rsidR="00626652" w:rsidRDefault="006B28E5" w:rsidP="00946601">
      <w:pPr>
        <w:pStyle w:val="BodyText"/>
      </w:pPr>
      <w:r>
        <w:t xml:space="preserve">We </w:t>
      </w:r>
      <w:r w:rsidR="001D518A">
        <w:t xml:space="preserve">further </w:t>
      </w:r>
      <w:r w:rsidR="006A48B4">
        <w:t>investigate</w:t>
      </w:r>
      <w:r w:rsidR="005559AA">
        <w:t>d</w:t>
      </w:r>
      <w:r w:rsidR="006A46A3">
        <w:t xml:space="preserve"> the performance of </w:t>
      </w:r>
      <w:r w:rsidR="00526479">
        <w:t>the</w:t>
      </w:r>
      <w:r w:rsidR="006549AE">
        <w:t xml:space="preserve"> </w:t>
      </w:r>
      <w:r w:rsidR="006A46A3">
        <w:t>ensemble mean</w:t>
      </w:r>
      <w:r w:rsidR="006610E2">
        <w:t>. W</w:t>
      </w:r>
      <w:r w:rsidR="006A48B4">
        <w:t xml:space="preserve">e </w:t>
      </w:r>
      <w:r w:rsidR="006610E2">
        <w:t>f</w:t>
      </w:r>
      <w:r w:rsidR="005A40FE">
        <w:t>ou</w:t>
      </w:r>
      <w:r w:rsidR="006610E2">
        <w:t>nd</w:t>
      </w:r>
      <w:r w:rsidR="0035045F">
        <w:t xml:space="preserve"> that</w:t>
      </w:r>
      <w:r w:rsidR="006549AE">
        <w:t xml:space="preserve"> </w:t>
      </w:r>
      <w:r w:rsidR="00686233">
        <w:t>the ensemble mean</w:t>
      </w:r>
      <w:r w:rsidR="00626652">
        <w:t xml:space="preserve"> </w:t>
      </w:r>
      <w:r w:rsidR="006A46A3">
        <w:t>has adequate skill</w:t>
      </w:r>
      <w:r w:rsidR="00747F01">
        <w:t xml:space="preserve"> in time</w:t>
      </w:r>
      <w:r w:rsidR="00F817E0">
        <w:t>-</w:t>
      </w:r>
      <w:r w:rsidR="00747F01">
        <w:t>series forecast</w:t>
      </w:r>
      <w:r w:rsidR="007F2C78">
        <w:t>ing</w:t>
      </w:r>
      <w:r w:rsidR="00747F01">
        <w:t xml:space="preserve"> and under</w:t>
      </w:r>
      <w:del w:id="575" w:author="Brice, Amy" w:date="2022-01-25T16:18:00Z">
        <w:r w:rsidR="00B10278" w:rsidDel="00C61515">
          <w:delText>-</w:delText>
        </w:r>
      </w:del>
      <w:r w:rsidR="00747F01">
        <w:t>performs</w:t>
      </w:r>
      <w:r w:rsidR="007F2C78">
        <w:t xml:space="preserve"> in ramp forecasting</w:t>
      </w:r>
      <w:r w:rsidR="0046578D">
        <w:t xml:space="preserve"> </w:t>
      </w:r>
      <w:r w:rsidR="0082426B">
        <w:t>compared to</w:t>
      </w:r>
      <w:r w:rsidR="0046578D">
        <w:t xml:space="preserve"> its ensemble members</w:t>
      </w:r>
      <w:r w:rsidR="007F2C78">
        <w:t xml:space="preserve">. </w:t>
      </w:r>
      <w:r w:rsidR="00FE7686">
        <w:t>The s</w:t>
      </w:r>
      <w:r w:rsidR="009316F9">
        <w:t>pectral analysis</w:t>
      </w:r>
      <w:r w:rsidR="00FE7686">
        <w:t xml:space="preserve"> suggests that</w:t>
      </w:r>
      <w:r w:rsidR="009316F9">
        <w:t xml:space="preserve"> the ensemble mean perform</w:t>
      </w:r>
      <w:r w:rsidR="00C56636">
        <w:t>s</w:t>
      </w:r>
      <w:r w:rsidR="009316F9">
        <w:t xml:space="preserve"> better than most</w:t>
      </w:r>
      <w:r w:rsidR="00521269">
        <w:t xml:space="preserve"> of</w:t>
      </w:r>
      <w:r w:rsidR="009316F9">
        <w:t xml:space="preserve"> its members at several frequencies</w:t>
      </w:r>
      <w:ins w:id="576" w:author="Brice, Amy" w:date="2022-01-25T16:18:00Z">
        <w:r w:rsidR="00C61515">
          <w:t>,</w:t>
        </w:r>
      </w:ins>
      <w:r w:rsidR="009316F9">
        <w:t xml:space="preserve"> </w:t>
      </w:r>
      <w:del w:id="577" w:author="Brice, Amy" w:date="2022-01-25T16:18:00Z">
        <w:r w:rsidR="004766FF" w:rsidDel="00C61515">
          <w:delText xml:space="preserve">and </w:delText>
        </w:r>
      </w:del>
      <w:r w:rsidR="004766FF">
        <w:t xml:space="preserve">thus </w:t>
      </w:r>
      <w:del w:id="578" w:author="Brice, Amy" w:date="2022-01-25T16:18:00Z">
        <w:r w:rsidR="004766FF" w:rsidDel="00C61515">
          <w:delText>it</w:delText>
        </w:r>
        <w:r w:rsidR="009316F9" w:rsidDel="00C61515">
          <w:delText xml:space="preserve"> </w:delText>
        </w:r>
      </w:del>
      <w:r w:rsidR="009316F9">
        <w:t>generat</w:t>
      </w:r>
      <w:del w:id="579" w:author="Brice, Amy" w:date="2022-01-25T16:18:00Z">
        <w:r w:rsidR="009316F9" w:rsidDel="00C61515">
          <w:delText>e</w:delText>
        </w:r>
        <w:r w:rsidR="004766FF" w:rsidDel="00C61515">
          <w:delText>s</w:delText>
        </w:r>
      </w:del>
      <w:ins w:id="580" w:author="Brice, Amy" w:date="2022-01-25T16:18:00Z">
        <w:r w:rsidR="00C61515">
          <w:t>ing</w:t>
        </w:r>
      </w:ins>
      <w:r w:rsidR="009316F9">
        <w:t xml:space="preserve"> low </w:t>
      </w:r>
      <w:r w:rsidR="000408E7">
        <w:t>time</w:t>
      </w:r>
      <w:r w:rsidR="004766FF">
        <w:t>-</w:t>
      </w:r>
      <w:r w:rsidR="000408E7">
        <w:t xml:space="preserve">series </w:t>
      </w:r>
      <w:r w:rsidR="009316F9">
        <w:t>forecast error</w:t>
      </w:r>
      <w:r w:rsidR="004D50DB">
        <w:t>s</w:t>
      </w:r>
      <w:r w:rsidR="00C56636">
        <w:t xml:space="preserve"> for the</w:t>
      </w:r>
      <w:r w:rsidR="00A53BAB">
        <w:t xml:space="preserve"> whole</w:t>
      </w:r>
      <w:r w:rsidR="00C56636">
        <w:t xml:space="preserve"> forecast period</w:t>
      </w:r>
      <w:r w:rsidR="009316F9">
        <w:t xml:space="preserve">. </w:t>
      </w:r>
      <w:r w:rsidR="002C67CC">
        <w:t>In ramp forecasting, the 2x2 contingency table reveals that ensemble means tend to miss</w:t>
      </w:r>
      <w:r w:rsidR="00A753D4">
        <w:t xml:space="preserve"> </w:t>
      </w:r>
      <w:r w:rsidR="0023363A">
        <w:t>predicting</w:t>
      </w:r>
      <w:r w:rsidR="002C67CC">
        <w:t xml:space="preserve"> </w:t>
      </w:r>
      <w:r w:rsidR="00A753D4">
        <w:t xml:space="preserve">ramps. </w:t>
      </w:r>
      <w:r w:rsidR="00F878B8">
        <w:t>We develop</w:t>
      </w:r>
      <w:r w:rsidR="00591D69">
        <w:t xml:space="preserve"> </w:t>
      </w:r>
      <w:r w:rsidR="0030794C">
        <w:t xml:space="preserve">an arrangement </w:t>
      </w:r>
      <w:r w:rsidR="004D50DB">
        <w:t>where</w:t>
      </w:r>
      <w:r w:rsidR="0030794C">
        <w:t xml:space="preserve"> individual </w:t>
      </w:r>
      <w:r w:rsidR="00591D69">
        <w:t>ensemble members vote to detect ramps</w:t>
      </w:r>
      <w:r w:rsidR="00EF28DD">
        <w:t xml:space="preserve"> at a given time step, and such </w:t>
      </w:r>
      <w:ins w:id="581" w:author="Brice, Amy" w:date="2022-01-25T16:19:00Z">
        <w:r w:rsidR="00C61515">
          <w:t xml:space="preserve">a </w:t>
        </w:r>
      </w:ins>
      <w:r w:rsidR="00EF28DD">
        <w:t xml:space="preserve">voting scheme </w:t>
      </w:r>
      <w:r w:rsidR="00B4231A">
        <w:t xml:space="preserve">gains skills in ramp forecasting, especially for </w:t>
      </w:r>
      <w:r w:rsidR="00CD6265">
        <w:t>ramps</w:t>
      </w:r>
      <w:r w:rsidR="00DB559E">
        <w:t xml:space="preserve"> of large magnitude</w:t>
      </w:r>
      <w:r w:rsidR="00CD6265">
        <w:t xml:space="preserve">. </w:t>
      </w:r>
      <w:r w:rsidR="00FA25D9">
        <w:t xml:space="preserve">The </w:t>
      </w:r>
      <w:r w:rsidR="00413FA5">
        <w:t>downside</w:t>
      </w:r>
      <w:r w:rsidR="00FA25D9">
        <w:t xml:space="preserve"> </w:t>
      </w:r>
      <w:r w:rsidR="00413FA5">
        <w:t xml:space="preserve">of a sensitive voting scheme </w:t>
      </w:r>
      <w:r w:rsidR="0016246A">
        <w:t>is risking more false alarms,</w:t>
      </w:r>
      <w:r w:rsidR="00413FA5" w:rsidRPr="00AB7310">
        <w:t xml:space="preserve"> </w:t>
      </w:r>
      <w:r w:rsidR="0016246A">
        <w:t xml:space="preserve">while its </w:t>
      </w:r>
      <w:r w:rsidR="0004791E">
        <w:t xml:space="preserve">likely </w:t>
      </w:r>
      <w:r w:rsidR="0016246A">
        <w:t>benefit is</w:t>
      </w:r>
      <w:r w:rsidR="003213B2">
        <w:t xml:space="preserve"> resulting in</w:t>
      </w:r>
      <w:r w:rsidR="00413FA5" w:rsidRPr="00AB7310">
        <w:t xml:space="preserve"> </w:t>
      </w:r>
      <w:r w:rsidR="00413FA5">
        <w:t>more</w:t>
      </w:r>
      <w:r w:rsidR="00413FA5" w:rsidRPr="00AB7310">
        <w:t xml:space="preserve"> </w:t>
      </w:r>
      <w:r w:rsidR="00081D7A">
        <w:t>hits</w:t>
      </w:r>
      <w:r w:rsidR="00413FA5" w:rsidRPr="00AB7310">
        <w:t xml:space="preserve"> with fewer </w:t>
      </w:r>
      <w:r w:rsidR="00081D7A">
        <w:t>misses</w:t>
      </w:r>
      <w:r w:rsidR="00413FA5" w:rsidRPr="00AB7310">
        <w:t>.</w:t>
      </w:r>
    </w:p>
    <w:p w14:paraId="5AD4B69C" w14:textId="4190236A" w:rsidR="004D50DB" w:rsidRDefault="004D50DB" w:rsidP="004D50DB">
      <w:pPr>
        <w:pStyle w:val="BodyText"/>
      </w:pPr>
      <w:r>
        <w:t>Looking forward, we hope that the wind</w:t>
      </w:r>
      <w:del w:id="582" w:author="Brice, Amy" w:date="2022-01-25T12:44:00Z">
        <w:r w:rsidDel="00195FEB">
          <w:delText>-</w:delText>
        </w:r>
      </w:del>
      <w:ins w:id="583" w:author="Brice, Amy" w:date="2022-01-25T12:44:00Z">
        <w:r w:rsidR="00195FEB">
          <w:t xml:space="preserve"> </w:t>
        </w:r>
      </w:ins>
      <w:r>
        <w:t xml:space="preserve">energy industry </w:t>
      </w:r>
      <w:r w:rsidR="007C23E0">
        <w:t>acknowledges</w:t>
      </w:r>
      <w:r>
        <w:t xml:space="preserve"> the advantages of robust and resistant </w:t>
      </w:r>
      <w:r w:rsidR="007C23E0">
        <w:t xml:space="preserve">forecast </w:t>
      </w:r>
      <w:r>
        <w:t xml:space="preserve">validation. The next phase of this study includes adding capabilities to WE-Validate </w:t>
      </w:r>
      <w:del w:id="584" w:author="Brice, Amy" w:date="2022-01-25T16:20:00Z">
        <w:r w:rsidR="007C23E0" w:rsidDel="00C61515">
          <w:delText>in</w:delText>
        </w:r>
        <w:r w:rsidDel="00C61515">
          <w:delText xml:space="preserve"> evaluat</w:delText>
        </w:r>
        <w:r w:rsidR="007C23E0" w:rsidDel="00C61515">
          <w:delText>ing</w:delText>
        </w:r>
      </w:del>
      <w:ins w:id="585" w:author="Brice, Amy" w:date="2022-01-25T16:20:00Z">
        <w:r w:rsidR="00C61515">
          <w:t>to evaluate</w:t>
        </w:r>
      </w:ins>
      <w:r>
        <w:t xml:space="preserve"> probabilistic forecasts and </w:t>
      </w:r>
      <w:ins w:id="586" w:author="Brice, Amy" w:date="2022-01-25T16:20:00Z">
        <w:r w:rsidR="00C61515">
          <w:t xml:space="preserve">to </w:t>
        </w:r>
      </w:ins>
      <w:r>
        <w:t>quantify forecast uncertainty with a systematic procedure. We welcome community contribution to WE-Validate to refine the wind</w:t>
      </w:r>
      <w:ins w:id="587" w:author="Brice, Amy" w:date="2022-01-25T16:20:00Z">
        <w:r w:rsidR="00C61515">
          <w:t xml:space="preserve"> </w:t>
        </w:r>
      </w:ins>
      <w:del w:id="588" w:author="Brice, Amy" w:date="2022-01-25T16:20:00Z">
        <w:r w:rsidDel="00C61515">
          <w:delText>-</w:delText>
        </w:r>
      </w:del>
      <w:r>
        <w:t xml:space="preserve">forecast validation process. </w:t>
      </w:r>
    </w:p>
    <w:p w14:paraId="535698DF" w14:textId="77777777" w:rsidR="004D50DB" w:rsidRDefault="004D50DB" w:rsidP="00BC48A6">
      <w:pPr>
        <w:pStyle w:val="BodyText"/>
      </w:pPr>
    </w:p>
    <w:p w14:paraId="7D1844EB" w14:textId="6631F580" w:rsidR="000A0897" w:rsidRDefault="000A0897" w:rsidP="000A0897">
      <w:pPr>
        <w:pStyle w:val="Heading1"/>
        <w:numPr>
          <w:ilvl w:val="0"/>
          <w:numId w:val="2"/>
        </w:numPr>
      </w:pPr>
      <w:bookmarkStart w:id="589" w:name="_Toc94021878"/>
      <w:r>
        <w:lastRenderedPageBreak/>
        <w:t>References</w:t>
      </w:r>
      <w:bookmarkEnd w:id="589"/>
    </w:p>
    <w:sdt>
      <w:sdtPr>
        <w:rPr>
          <w:lang w:eastAsia="en-US"/>
        </w:rPr>
        <w:tag w:val="MENDELEY_BIBLIOGRAPHY"/>
        <w:id w:val="817608401"/>
        <w:placeholder>
          <w:docPart w:val="DefaultPlaceholder_-1854013440"/>
        </w:placeholder>
      </w:sdtPr>
      <w:sdtEndPr/>
      <w:sdtContent>
        <w:p w14:paraId="6DB2C767" w14:textId="77777777" w:rsidR="002162CD" w:rsidRDefault="002162CD">
          <w:pPr>
            <w:autoSpaceDE w:val="0"/>
            <w:autoSpaceDN w:val="0"/>
            <w:ind w:hanging="480"/>
            <w:divId w:val="150951572"/>
            <w:rPr>
              <w:sz w:val="24"/>
            </w:rPr>
          </w:pPr>
          <w:r>
            <w:t xml:space="preserve">Barnes, Lindsey R., David M. Schultz, Eve C. Gruntfest, Mary H. Hayden, and Charles C. Benight. 2009. “CORRIGENDUM: False Alarm Rate or False Alarm Ratio?” </w:t>
          </w:r>
          <w:r>
            <w:rPr>
              <w:i/>
              <w:iCs/>
            </w:rPr>
            <w:t>Weather and Forecasting</w:t>
          </w:r>
          <w:r>
            <w:t xml:space="preserve"> 24 (5): 1452–54. https://doi.org/10.1175/2009WAF2222300.1.</w:t>
          </w:r>
        </w:p>
        <w:p w14:paraId="7E98A27D" w14:textId="77777777" w:rsidR="002162CD" w:rsidRDefault="002162CD">
          <w:pPr>
            <w:autoSpaceDE w:val="0"/>
            <w:autoSpaceDN w:val="0"/>
            <w:ind w:hanging="480"/>
            <w:divId w:val="417556811"/>
          </w:pPr>
          <w:r>
            <w:t xml:space="preserve">Bessa, Ricardo J., Corinna Möhrlen, Vanessa Fundel, Malte Siefert, Jethro Browell, Sebastian Haglund El Gaidi, Bri Mathias Hodge, Umit Cali, and George Kariniotakis. 2017. “Towards Improved Understanding of the Applicability of Uncertainty Forecasts in the Electric Power Industry.” </w:t>
          </w:r>
          <w:r>
            <w:rPr>
              <w:i/>
              <w:iCs/>
            </w:rPr>
            <w:t xml:space="preserve">Energies 2017, </w:t>
          </w:r>
          <w:commentRangeStart w:id="590"/>
          <w:r>
            <w:rPr>
              <w:i/>
              <w:iCs/>
            </w:rPr>
            <w:t>Vol. 10, Page 1402</w:t>
          </w:r>
          <w:r>
            <w:t xml:space="preserve"> </w:t>
          </w:r>
          <w:commentRangeEnd w:id="590"/>
          <w:r w:rsidR="00C921F2">
            <w:rPr>
              <w:rStyle w:val="CommentReference"/>
            </w:rPr>
            <w:commentReference w:id="590"/>
          </w:r>
          <w:r>
            <w:t>10 (9): 1402. https://doi.org/10.3390/EN10091402.</w:t>
          </w:r>
        </w:p>
        <w:p w14:paraId="409EA127" w14:textId="19DAD165" w:rsidR="002162CD" w:rsidRDefault="002162CD">
          <w:pPr>
            <w:autoSpaceDE w:val="0"/>
            <w:autoSpaceDN w:val="0"/>
            <w:ind w:hanging="480"/>
            <w:divId w:val="346368408"/>
          </w:pPr>
          <w:r>
            <w:t xml:space="preserve">Bianco, Laura, Irina </w:t>
          </w:r>
          <w:del w:id="591" w:author="Brice, Amy" w:date="2022-01-25T16:45:00Z">
            <w:r w:rsidDel="00846956">
              <w:delText>v</w:delText>
            </w:r>
          </w:del>
          <w:ins w:id="592" w:author="Brice, Amy" w:date="2022-01-25T16:45:00Z">
            <w:r w:rsidR="00846956">
              <w:t>V</w:t>
            </w:r>
          </w:ins>
          <w:r>
            <w:t xml:space="preserve">. Djalalova, James M. Wilczak, Joel Cline, Stan Calvert, Elena Konopleva-Akish, Cathy Finley, and Jeffrey Freedman. 2016. “A Wind Energy Ramp Tool and Metric for Measuring the Skill of Numerical Weather Prediction Models.” </w:t>
          </w:r>
          <w:r>
            <w:rPr>
              <w:i/>
              <w:iCs/>
            </w:rPr>
            <w:t>Weather and Forecasting</w:t>
          </w:r>
          <w:r>
            <w:t xml:space="preserve"> 31 (4): 1137–56. https://doi.org/10.1175/WAF-D-15-0144.1.</w:t>
          </w:r>
        </w:p>
        <w:p w14:paraId="209925DE" w14:textId="77777777" w:rsidR="002162CD" w:rsidRDefault="002162CD">
          <w:pPr>
            <w:autoSpaceDE w:val="0"/>
            <w:autoSpaceDN w:val="0"/>
            <w:ind w:hanging="480"/>
            <w:divId w:val="933123371"/>
          </w:pPr>
          <w:r>
            <w:t xml:space="preserve">Chakraborty, Debaditya, and Hazem Elzarka. 2018. “Performance Testing of Energy Models: Are We Using the Right Statistical Metrics?” </w:t>
          </w:r>
          <w:r>
            <w:rPr>
              <w:i/>
              <w:iCs/>
            </w:rPr>
            <w:t>Journal of Building Performance Simulation</w:t>
          </w:r>
          <w:r>
            <w:t xml:space="preserve"> 11 (4): 433–48. https://doi.org/10.1080/19401493.2017.1387607.</w:t>
          </w:r>
        </w:p>
        <w:p w14:paraId="2E4E812D" w14:textId="77777777" w:rsidR="002162CD" w:rsidRDefault="002162CD">
          <w:pPr>
            <w:autoSpaceDE w:val="0"/>
            <w:autoSpaceDN w:val="0"/>
            <w:ind w:hanging="480"/>
            <w:divId w:val="97220100"/>
          </w:pPr>
          <w:r>
            <w:t xml:space="preserve">Cheneka, Bedassa R., Simon J. Watson, and Sukanta Basu. 2020. “A Simple Methodology to Detect and Quantify Wind Power Ramps.” </w:t>
          </w:r>
          <w:r>
            <w:rPr>
              <w:i/>
              <w:iCs/>
            </w:rPr>
            <w:t>Wind Energy Science</w:t>
          </w:r>
          <w:r>
            <w:t xml:space="preserve"> 5 (4): 1731–41. https://doi.org/10.5194/WES-5-1731-2020.</w:t>
          </w:r>
        </w:p>
        <w:p w14:paraId="14BE78C9" w14:textId="77777777" w:rsidR="002162CD" w:rsidRDefault="002162CD">
          <w:pPr>
            <w:autoSpaceDE w:val="0"/>
            <w:autoSpaceDN w:val="0"/>
            <w:ind w:hanging="480"/>
            <w:divId w:val="781613209"/>
          </w:pPr>
          <w:r>
            <w:t xml:space="preserve">Craig, Anna, Mike Optis, Michael Jason Fields, and Patrick Moriarty. 2018. “Uncertainty Quantification in the Analyses of Operational Wind Power Plant Performance.” </w:t>
          </w:r>
          <w:r>
            <w:rPr>
              <w:i/>
              <w:iCs/>
            </w:rPr>
            <w:t>Journal of Physics: Conference Series</w:t>
          </w:r>
          <w:r>
            <w:t xml:space="preserve"> 1037 (5): 052021. https://doi.org/10.1088/1742-6596/1037/5/052021.</w:t>
          </w:r>
        </w:p>
        <w:p w14:paraId="6A2C7DE6" w14:textId="77777777" w:rsidR="002162CD" w:rsidRDefault="002162CD">
          <w:pPr>
            <w:autoSpaceDE w:val="0"/>
            <w:autoSpaceDN w:val="0"/>
            <w:ind w:hanging="480"/>
            <w:divId w:val="969475619"/>
          </w:pPr>
          <w:r>
            <w:t xml:space="preserve">Cui, Mingjian, Jie Zhang, Cong Feng, Anthony R. Florita, Yuanzhang Sun, and Bri Mathias Hodge. 2017. “Characterizing and Analyzing Ramping Events in Wind Power, Solar Power, Load, and Netload.” </w:t>
          </w:r>
          <w:r>
            <w:rPr>
              <w:i/>
              <w:iCs/>
            </w:rPr>
            <w:t>Renewable Energy</w:t>
          </w:r>
          <w:r>
            <w:t xml:space="preserve"> 111 (October): 227–44. https://doi.org/10.1016/J.RENENE.2017.04.005.</w:t>
          </w:r>
        </w:p>
        <w:p w14:paraId="47E6DA50" w14:textId="77777777" w:rsidR="002162CD" w:rsidRDefault="002162CD">
          <w:pPr>
            <w:autoSpaceDE w:val="0"/>
            <w:autoSpaceDN w:val="0"/>
            <w:ind w:hanging="480"/>
            <w:divId w:val="1805540420"/>
          </w:pPr>
          <w:r>
            <w:t xml:space="preserve">Dorado-Moreno, M., L. Cornejo-Bueno, P. A. Gutiérrez, L. Prieto, C. Hervás-Martínez, and S. Salcedo-Sanz. 2017. “Robust Estimation of Wind Power Ramp Events with Reservoir Computing.” </w:t>
          </w:r>
          <w:r>
            <w:rPr>
              <w:i/>
              <w:iCs/>
            </w:rPr>
            <w:t>Renewable Energy</w:t>
          </w:r>
          <w:r>
            <w:t xml:space="preserve"> 111 (October): 428–37. https://doi.org/10.1016/J.RENENE.2017.04.016.</w:t>
          </w:r>
        </w:p>
        <w:p w14:paraId="7E520F44" w14:textId="77777777" w:rsidR="002162CD" w:rsidRDefault="002162CD">
          <w:pPr>
            <w:autoSpaceDE w:val="0"/>
            <w:autoSpaceDN w:val="0"/>
            <w:ind w:hanging="480"/>
            <w:divId w:val="860628852"/>
          </w:pPr>
          <w:r w:rsidRPr="00FA60FB">
            <w:t xml:space="preserve">Draxl, Caroline, L. K. Berg, L. Bianco, T. A. Bonin, A. Choukulkar, A. Clifton, J. W. Cline, et al. 2019. </w:t>
          </w:r>
          <w:r>
            <w:t>“The Verification and Validation Strategy Within the Second Wind Forecast Improvement Project (WFIP 2).” Golden, CO. https://doi.org/NREL/TP-5000-72553.</w:t>
          </w:r>
        </w:p>
        <w:p w14:paraId="2D20AC99" w14:textId="77777777" w:rsidR="002162CD" w:rsidRDefault="002162CD">
          <w:pPr>
            <w:autoSpaceDE w:val="0"/>
            <w:autoSpaceDN w:val="0"/>
            <w:ind w:hanging="480"/>
            <w:divId w:val="805008277"/>
          </w:pPr>
          <w:r>
            <w:t xml:space="preserve">Draxl, Caroline, Rochelle P. Worsnop, Geng Xia, Yelena Pichugina, Duli Chand, Julie K. Lundquist, Justin Sharp, Garrett Wedam, James M. Wilczak, and Larry K. Berg. 2021. “Mountain Waves Can Impact Wind Power Generation.” </w:t>
          </w:r>
          <w:r>
            <w:rPr>
              <w:i/>
              <w:iCs/>
            </w:rPr>
            <w:t>Wind Energy Science</w:t>
          </w:r>
          <w:r>
            <w:t xml:space="preserve"> 6 (1): 45–60. https://doi.org/10.5194/WES-6-45-2021.</w:t>
          </w:r>
        </w:p>
        <w:p w14:paraId="598A3E06" w14:textId="77777777" w:rsidR="002162CD" w:rsidRDefault="002162CD">
          <w:pPr>
            <w:autoSpaceDE w:val="0"/>
            <w:autoSpaceDN w:val="0"/>
            <w:ind w:hanging="480"/>
            <w:divId w:val="1335568025"/>
          </w:pPr>
          <w:r>
            <w:t xml:space="preserve">Entekhabi, Dara, Rolf H. Reichle, Randal D. Koster, and Wade T. Crow. 2010. “Performance Metrics for Soil Moisture Retrievals and Application Requirements.” </w:t>
          </w:r>
          <w:r>
            <w:rPr>
              <w:i/>
              <w:iCs/>
            </w:rPr>
            <w:t>Journal of Hydrometeorology</w:t>
          </w:r>
          <w:r>
            <w:t xml:space="preserve"> 11 (3): 832–40. https://doi.org/10.1175/2010JHM1223.1.</w:t>
          </w:r>
        </w:p>
        <w:p w14:paraId="277A6138" w14:textId="735ACB8A" w:rsidR="002162CD" w:rsidRDefault="002162CD">
          <w:pPr>
            <w:autoSpaceDE w:val="0"/>
            <w:autoSpaceDN w:val="0"/>
            <w:ind w:hanging="480"/>
            <w:divId w:val="1452899754"/>
          </w:pPr>
          <w:r w:rsidRPr="00892C19">
            <w:rPr>
              <w:lang w:val="pt-BR"/>
            </w:rPr>
            <w:t>Ferreira, C</w:t>
          </w:r>
          <w:ins w:id="593" w:author="Brice, Amy" w:date="2022-01-25T16:44:00Z">
            <w:r w:rsidR="00C7646A">
              <w:rPr>
                <w:lang w:val="pt-BR"/>
              </w:rPr>
              <w:t>.</w:t>
            </w:r>
          </w:ins>
          <w:r w:rsidRPr="00892C19">
            <w:rPr>
              <w:lang w:val="pt-BR"/>
            </w:rPr>
            <w:t>, J</w:t>
          </w:r>
          <w:ins w:id="594" w:author="Brice, Amy" w:date="2022-01-25T16:44:00Z">
            <w:r w:rsidR="00C7646A">
              <w:rPr>
                <w:lang w:val="pt-BR"/>
              </w:rPr>
              <w:t>.</w:t>
            </w:r>
          </w:ins>
          <w:r w:rsidRPr="00892C19">
            <w:rPr>
              <w:lang w:val="pt-BR"/>
            </w:rPr>
            <w:t xml:space="preserve"> Gama, L</w:t>
          </w:r>
          <w:ins w:id="595" w:author="Brice, Amy" w:date="2022-01-25T16:44:00Z">
            <w:r w:rsidR="00C7646A">
              <w:rPr>
                <w:lang w:val="pt-BR"/>
              </w:rPr>
              <w:t>.</w:t>
            </w:r>
          </w:ins>
          <w:r w:rsidRPr="00892C19">
            <w:rPr>
              <w:lang w:val="pt-BR"/>
            </w:rPr>
            <w:t xml:space="preserve"> Matias, A</w:t>
          </w:r>
          <w:ins w:id="596" w:author="Brice, Amy" w:date="2022-01-25T16:44:00Z">
            <w:r w:rsidR="00C7646A">
              <w:rPr>
                <w:lang w:val="pt-BR"/>
              </w:rPr>
              <w:t>.</w:t>
            </w:r>
          </w:ins>
          <w:r w:rsidRPr="00892C19">
            <w:rPr>
              <w:lang w:val="pt-BR"/>
            </w:rPr>
            <w:t xml:space="preserve"> Botterud, and J</w:t>
          </w:r>
          <w:ins w:id="597" w:author="Brice, Amy" w:date="2022-01-25T16:44:00Z">
            <w:r w:rsidR="00C7646A">
              <w:rPr>
                <w:lang w:val="pt-BR"/>
              </w:rPr>
              <w:t>.</w:t>
            </w:r>
          </w:ins>
          <w:r w:rsidRPr="00892C19">
            <w:rPr>
              <w:lang w:val="pt-BR"/>
            </w:rPr>
            <w:t xml:space="preserve"> Wang. 2011. </w:t>
          </w:r>
          <w:r>
            <w:t>“A Survey on Wind Power Ramp Forecasting.” Argonne, IL (United States). https://doi.org/10.2172/1008309.</w:t>
          </w:r>
        </w:p>
        <w:p w14:paraId="1CF0708C" w14:textId="77777777" w:rsidR="002162CD" w:rsidRDefault="002162CD">
          <w:pPr>
            <w:autoSpaceDE w:val="0"/>
            <w:autoSpaceDN w:val="0"/>
            <w:ind w:hanging="480"/>
            <w:divId w:val="2140219189"/>
          </w:pPr>
          <w:r>
            <w:t xml:space="preserve">Ferro, Christopher A. T., and David B. Stephenson. 2011. “Extremal Dependence Indices: Improved Verification Measures for Deterministic Forecasts of Rare Binary Events.” </w:t>
          </w:r>
          <w:r>
            <w:rPr>
              <w:i/>
              <w:iCs/>
            </w:rPr>
            <w:t>Weather and Forecasting</w:t>
          </w:r>
          <w:r>
            <w:t xml:space="preserve"> 26 (5): 699–713. https://doi.org/10.1175/WAF-D-10-05030.1.</w:t>
          </w:r>
        </w:p>
        <w:p w14:paraId="4F1A5E1C" w14:textId="77777777" w:rsidR="002162CD" w:rsidRDefault="002162CD">
          <w:pPr>
            <w:autoSpaceDE w:val="0"/>
            <w:autoSpaceDN w:val="0"/>
            <w:ind w:hanging="480"/>
            <w:divId w:val="895241982"/>
          </w:pPr>
          <w:r>
            <w:t xml:space="preserve">Gallego-Castillo, Cristobal, Alvaro Cuerva-Tejero, and Oscar Lopez-Garcia. 2015. “A Review on the Recent History of Wind Power Ramp Forecasting.” </w:t>
          </w:r>
          <w:r>
            <w:rPr>
              <w:i/>
              <w:iCs/>
            </w:rPr>
            <w:t>Renewable and Sustainable Energy Reviews</w:t>
          </w:r>
          <w:r>
            <w:t xml:space="preserve"> 52 (December): 1148–57. https://doi.org/10.1016/J.RSER.2015.07.154.</w:t>
          </w:r>
        </w:p>
        <w:p w14:paraId="41993B4D" w14:textId="77777777" w:rsidR="002162CD" w:rsidRDefault="002162CD">
          <w:pPr>
            <w:autoSpaceDE w:val="0"/>
            <w:autoSpaceDN w:val="0"/>
            <w:ind w:hanging="480"/>
            <w:divId w:val="2034842093"/>
          </w:pPr>
          <w:r>
            <w:lastRenderedPageBreak/>
            <w:t xml:space="preserve">Gandin, Lev S., and Allan H. Murphy. 1992. “Equitable Skill Scores for Categorical Forecasts.” </w:t>
          </w:r>
          <w:r>
            <w:rPr>
              <w:i/>
              <w:iCs/>
            </w:rPr>
            <w:t>Monthly Weather Review</w:t>
          </w:r>
          <w:r>
            <w:t xml:space="preserve"> 120 (2): 361–70. https://doi.org/10.1175/1520-0493(1992)120.</w:t>
          </w:r>
        </w:p>
        <w:p w14:paraId="2E84DEBA" w14:textId="77777777" w:rsidR="002162CD" w:rsidRDefault="002162CD">
          <w:pPr>
            <w:autoSpaceDE w:val="0"/>
            <w:autoSpaceDN w:val="0"/>
            <w:ind w:hanging="480"/>
            <w:divId w:val="1656758978"/>
          </w:pPr>
          <w:r>
            <w:t xml:space="preserve">Giebel, Gregor, William Shaw, Helmut Frank, Caroline Draxl, Pierre Pinson, George Kariniotakis, and Corinna Möhrlen. 2018. “Task Proposal Extension of Task 36 Forecasting for Wind Energy, </w:t>
          </w:r>
          <w:commentRangeStart w:id="598"/>
          <w:r>
            <w:t>Phase II.”</w:t>
          </w:r>
          <w:commentRangeEnd w:id="598"/>
          <w:r w:rsidR="00D968A6">
            <w:rPr>
              <w:rStyle w:val="CommentReference"/>
            </w:rPr>
            <w:commentReference w:id="598"/>
          </w:r>
        </w:p>
        <w:p w14:paraId="3A6152AC" w14:textId="77777777" w:rsidR="002162CD" w:rsidRDefault="002162CD">
          <w:pPr>
            <w:autoSpaceDE w:val="0"/>
            <w:autoSpaceDN w:val="0"/>
            <w:ind w:hanging="480"/>
            <w:divId w:val="155003094"/>
          </w:pPr>
          <w:r>
            <w:t xml:space="preserve">Hannesdóttir, Ásta, and Mark Kelly. 2019. “Detection and Characterization of Extreme Wind Speed Ramps.” </w:t>
          </w:r>
          <w:r>
            <w:rPr>
              <w:i/>
              <w:iCs/>
            </w:rPr>
            <w:t>Wind Energy Science</w:t>
          </w:r>
          <w:r>
            <w:t xml:space="preserve"> 4 (3): 385–96. https://doi.org/10.5194/WES-4-385-2019.</w:t>
          </w:r>
        </w:p>
        <w:p w14:paraId="42AD66CD" w14:textId="77777777" w:rsidR="002162CD" w:rsidRDefault="002162CD">
          <w:pPr>
            <w:autoSpaceDE w:val="0"/>
            <w:autoSpaceDN w:val="0"/>
            <w:ind w:hanging="480"/>
            <w:divId w:val="711417994"/>
          </w:pPr>
          <w:r>
            <w:t xml:space="preserve">Hansen, Clifford W., William F. Holmgren, Aidan Tuohy, Justin Sharp, Antonio T. Lorenzo, Leland J. Boeman, and Anastasios Golnas. 2019. “The Solar Forecast Arbiter: An Open Source Evaluation Framework for Solar Forecasting.” </w:t>
          </w:r>
          <w:r>
            <w:rPr>
              <w:i/>
              <w:iCs/>
            </w:rPr>
            <w:t>Conference Record of the IEEE Photovoltaic Specialists Conference</w:t>
          </w:r>
          <w:r>
            <w:t>, June, 2452–57. https://doi.org/10.1109/PVSC40753.2019.8980713.</w:t>
          </w:r>
        </w:p>
        <w:p w14:paraId="114DA9E8" w14:textId="77777777" w:rsidR="002162CD" w:rsidRDefault="002162CD">
          <w:pPr>
            <w:autoSpaceDE w:val="0"/>
            <w:autoSpaceDN w:val="0"/>
            <w:ind w:hanging="480"/>
            <w:divId w:val="920914073"/>
          </w:pPr>
          <w:r>
            <w:t xml:space="preserve">Hogan, Robin J., Christopher A. T. Ferro, Ian T. Jolliffe, and David B. Stephenson. 2010. “Equitability Revisited: Why the ‘Equitable Threat Score’ Is Not Equitable.” </w:t>
          </w:r>
          <w:r>
            <w:rPr>
              <w:i/>
              <w:iCs/>
            </w:rPr>
            <w:t>Weather and Forecasting</w:t>
          </w:r>
          <w:r>
            <w:t xml:space="preserve"> 25 (2): 710–26. https://doi.org/10.1175/2009WAF2222350.1.</w:t>
          </w:r>
        </w:p>
        <w:p w14:paraId="6B7BDE2E" w14:textId="77777777" w:rsidR="002162CD" w:rsidRDefault="002162CD">
          <w:pPr>
            <w:autoSpaceDE w:val="0"/>
            <w:autoSpaceDN w:val="0"/>
            <w:ind w:hanging="480"/>
            <w:divId w:val="1692224784"/>
          </w:pPr>
          <w:r>
            <w:t xml:space="preserve">Hogan, Robin J., Ewan J. O’Connor, and Anthony J. Illingworth. 2009. “Verification of Cloud-Fraction Forecasts.” </w:t>
          </w:r>
          <w:r>
            <w:rPr>
              <w:i/>
              <w:iCs/>
            </w:rPr>
            <w:t>Quarterly Journal of the Royal Meteorological Society</w:t>
          </w:r>
          <w:r>
            <w:t xml:space="preserve"> 135 (643): 1494–1511. https://doi.org/10.1002/QJ.481.</w:t>
          </w:r>
        </w:p>
        <w:p w14:paraId="0A076DB2" w14:textId="77777777" w:rsidR="002162CD" w:rsidRDefault="002162CD">
          <w:pPr>
            <w:autoSpaceDE w:val="0"/>
            <w:autoSpaceDN w:val="0"/>
            <w:ind w:hanging="480"/>
            <w:divId w:val="6248901"/>
          </w:pPr>
          <w:r>
            <w:t xml:space="preserve">Kim, Sungil, and Heeyoung Kim. 2016. “A New Metric of Absolute Percentage Error for Intermittent Demand Forecasts.” </w:t>
          </w:r>
          <w:r>
            <w:rPr>
              <w:i/>
              <w:iCs/>
            </w:rPr>
            <w:t>International Journal of Forecasting</w:t>
          </w:r>
          <w:r>
            <w:t xml:space="preserve"> 32 (3): 669–79. https://doi.org/10.1016/J.IJFORECAST.2015.12.003.</w:t>
          </w:r>
        </w:p>
        <w:p w14:paraId="5A07F731" w14:textId="77777777" w:rsidR="002162CD" w:rsidRDefault="002162CD">
          <w:pPr>
            <w:autoSpaceDE w:val="0"/>
            <w:autoSpaceDN w:val="0"/>
            <w:ind w:hanging="480"/>
            <w:divId w:val="1815829859"/>
          </w:pPr>
          <w:r>
            <w:t xml:space="preserve">Lee, Joseph C.Y., and M. Jason Fields. 2021. “An Overview of Wind-Energy-Production Prediction Bias, Losses, and Uncertainties.” </w:t>
          </w:r>
          <w:r>
            <w:rPr>
              <w:i/>
              <w:iCs/>
            </w:rPr>
            <w:t>Wind Energy Science</w:t>
          </w:r>
          <w:r>
            <w:t xml:space="preserve"> 6 (2): 311–65. https://doi.org/10.5194/WES-6-311-2021.</w:t>
          </w:r>
        </w:p>
        <w:p w14:paraId="7EA2EF1C" w14:textId="77777777" w:rsidR="002162CD" w:rsidRDefault="002162CD">
          <w:pPr>
            <w:autoSpaceDE w:val="0"/>
            <w:autoSpaceDN w:val="0"/>
            <w:ind w:hanging="480"/>
            <w:divId w:val="1375891564"/>
          </w:pPr>
          <w:r>
            <w:t xml:space="preserve">Liemohn, Michael W., Alexander D. Shane, Abigail R. Azari, Alicia K. Petersen, Brian M. Swiger, and Agnit Mukhopadhyay. 2021. “RMSE Is Not Enough: Guidelines to Robust Data-Model Comparisons for Magnetospheric Physics.” </w:t>
          </w:r>
          <w:r>
            <w:rPr>
              <w:i/>
              <w:iCs/>
            </w:rPr>
            <w:t>Journal of Atmospheric and Solar-Terrestrial Physics</w:t>
          </w:r>
          <w:r>
            <w:t xml:space="preserve"> 218 (July): 105624. https://doi.org/10.1016/J.JASTP.2021.105624.</w:t>
          </w:r>
        </w:p>
        <w:p w14:paraId="4BBBFCFB" w14:textId="77777777" w:rsidR="002162CD" w:rsidRDefault="002162CD">
          <w:pPr>
            <w:autoSpaceDE w:val="0"/>
            <w:autoSpaceDN w:val="0"/>
            <w:ind w:hanging="480"/>
            <w:divId w:val="374693167"/>
          </w:pPr>
          <w:r>
            <w:t>Möhrlen, Corinna, and John Zack. 2019. “Expert Group Report on Recommended Practices for Selecting Renewable Power Forecasting Solutions - Part 1: Forecast Solution Selection Process.”</w:t>
          </w:r>
        </w:p>
        <w:p w14:paraId="05E5141C" w14:textId="77777777" w:rsidR="002162CD" w:rsidRDefault="002162CD">
          <w:pPr>
            <w:autoSpaceDE w:val="0"/>
            <w:autoSpaceDN w:val="0"/>
            <w:ind w:hanging="480"/>
            <w:divId w:val="2115585818"/>
          </w:pPr>
          <w:r>
            <w:t xml:space="preserve">Möhrlen, Corinna, John Zack, and Jeffrey Lerner. 2019. “Expert Group Report on Recommended Practices For Selecting Renewable Power Forecasting Solutions - Part 2: Designing and Executing Forecasting Benchmarks and </w:t>
          </w:r>
          <w:commentRangeStart w:id="599"/>
          <w:r>
            <w:t>Trials</w:t>
          </w:r>
          <w:commentRangeEnd w:id="599"/>
          <w:r w:rsidR="00D968A6">
            <w:rPr>
              <w:rStyle w:val="CommentReference"/>
            </w:rPr>
            <w:commentReference w:id="599"/>
          </w:r>
          <w:r>
            <w:t>.”</w:t>
          </w:r>
        </w:p>
        <w:p w14:paraId="4041315E" w14:textId="46A4CCED" w:rsidR="002162CD" w:rsidRDefault="002162CD">
          <w:pPr>
            <w:autoSpaceDE w:val="0"/>
            <w:autoSpaceDN w:val="0"/>
            <w:ind w:hanging="480"/>
            <w:divId w:val="1263105154"/>
          </w:pPr>
          <w:r>
            <w:t xml:space="preserve">Morley, S. K., T. </w:t>
          </w:r>
          <w:del w:id="600" w:author="Brice, Amy" w:date="2022-01-25T16:46:00Z">
            <w:r w:rsidDel="00252ED7">
              <w:delText>v</w:delText>
            </w:r>
          </w:del>
          <w:ins w:id="601" w:author="Brice, Amy" w:date="2022-01-25T16:46:00Z">
            <w:r w:rsidR="00252ED7">
              <w:t>V</w:t>
            </w:r>
          </w:ins>
          <w:r>
            <w:t xml:space="preserve">. Brito, and D. T. Welling. 2018. “Measures of Model Performance Based On the Log Accuracy Ratio.” </w:t>
          </w:r>
          <w:r>
            <w:rPr>
              <w:i/>
              <w:iCs/>
            </w:rPr>
            <w:t>Space Weather</w:t>
          </w:r>
          <w:r>
            <w:t xml:space="preserve"> 16 (1): 69–88. https://doi.org/10.1002/2017SW001669.</w:t>
          </w:r>
        </w:p>
        <w:p w14:paraId="200FA9A9" w14:textId="77777777" w:rsidR="002162CD" w:rsidRDefault="002162CD">
          <w:pPr>
            <w:autoSpaceDE w:val="0"/>
            <w:autoSpaceDN w:val="0"/>
            <w:ind w:hanging="480"/>
            <w:divId w:val="1254314277"/>
          </w:pPr>
          <w:r>
            <w:t xml:space="preserve">Olson, Joseph B., Jaymes S. Kenyon, Irina Djalalova, Laura Bianco, David D. Turner, Yelena Pichugina, Aditya Choukulkar, et al. 2019. “Improving Wind Energy Forecasting through Numerical Weather Prediction Model Development.” </w:t>
          </w:r>
          <w:r>
            <w:rPr>
              <w:i/>
              <w:iCs/>
            </w:rPr>
            <w:t>Bulletin of the American Meteorological Society</w:t>
          </w:r>
          <w:r>
            <w:t xml:space="preserve"> 100 (11): 2201–20. https://doi.org/10.1175/BAMS-D-18-0040.1.</w:t>
          </w:r>
        </w:p>
        <w:p w14:paraId="13EC68F3" w14:textId="77777777" w:rsidR="002162CD" w:rsidRDefault="002162CD">
          <w:pPr>
            <w:autoSpaceDE w:val="0"/>
            <w:autoSpaceDN w:val="0"/>
            <w:ind w:hanging="480"/>
            <w:divId w:val="286350336"/>
          </w:pPr>
          <w:r>
            <w:t xml:space="preserve">Ouyang, Tinghui, Xiaoming Zha, Liang Qin, Yi Xiong, and Heming Huang. 2017. “Model of Selecting Prediction Window in Ramps Forecasting.” </w:t>
          </w:r>
          <w:r>
            <w:rPr>
              <w:i/>
              <w:iCs/>
            </w:rPr>
            <w:t>Renewable Energy</w:t>
          </w:r>
          <w:r>
            <w:t xml:space="preserve"> 108 (August): 98–107. https://doi.org/10.1016/J.RENENE.2017.02.035.</w:t>
          </w:r>
        </w:p>
        <w:p w14:paraId="6F8300BA" w14:textId="77777777" w:rsidR="002162CD" w:rsidRPr="002C5D43" w:rsidRDefault="002162CD">
          <w:pPr>
            <w:autoSpaceDE w:val="0"/>
            <w:autoSpaceDN w:val="0"/>
            <w:ind w:hanging="480"/>
            <w:divId w:val="427966577"/>
            <w:rPr>
              <w:lang w:val="pt-BR"/>
            </w:rPr>
          </w:pPr>
          <w:r>
            <w:t xml:space="preserve">Reback, Jeff, Wes McKinney, </w:t>
          </w:r>
          <w:commentRangeStart w:id="602"/>
          <w:r>
            <w:t>jbrockmendel</w:t>
          </w:r>
          <w:commentRangeEnd w:id="602"/>
          <w:r w:rsidR="00D968A6">
            <w:rPr>
              <w:rStyle w:val="CommentReference"/>
            </w:rPr>
            <w:commentReference w:id="602"/>
          </w:r>
          <w:r>
            <w:t xml:space="preserve">, Joris van den Bossche, Tom Augspurger, Phillip Cloud, gfyoung, et al. 2020. </w:t>
          </w:r>
          <w:r w:rsidRPr="002C5D43">
            <w:rPr>
              <w:lang w:val="pt-BR"/>
            </w:rPr>
            <w:t>“Pandas-Dev/Pandas: Pandas 1.0.3 (v1.0.3).” Zenodo. https://doi.org/10.5281/zenodo.3715232.</w:t>
          </w:r>
        </w:p>
        <w:p w14:paraId="0FBFC03B" w14:textId="77777777" w:rsidR="002162CD" w:rsidRDefault="002162CD">
          <w:pPr>
            <w:autoSpaceDE w:val="0"/>
            <w:autoSpaceDN w:val="0"/>
            <w:ind w:hanging="480"/>
            <w:divId w:val="1537742239"/>
          </w:pPr>
          <w:r>
            <w:t xml:space="preserve">Roebber, Paul J. 2009. “Visualizing Multiple Measures of Forecast Quality.” </w:t>
          </w:r>
          <w:r>
            <w:rPr>
              <w:i/>
              <w:iCs/>
            </w:rPr>
            <w:t>Weather and Forecasting</w:t>
          </w:r>
          <w:r>
            <w:t xml:space="preserve"> 24 (2): 601–8. https://doi.org/10.1175/2008WAF2222159.1.</w:t>
          </w:r>
        </w:p>
        <w:p w14:paraId="4A3E5733" w14:textId="77777777" w:rsidR="002162CD" w:rsidRDefault="002162CD">
          <w:pPr>
            <w:autoSpaceDE w:val="0"/>
            <w:autoSpaceDN w:val="0"/>
            <w:ind w:hanging="480"/>
            <w:divId w:val="298264414"/>
          </w:pPr>
          <w:r>
            <w:lastRenderedPageBreak/>
            <w:t xml:space="preserve">Sevlian, Raffi, and Ram Rajagopal. 2013. “Detection and Statistics of Wind Power Ramps.” </w:t>
          </w:r>
          <w:r>
            <w:rPr>
              <w:i/>
              <w:iCs/>
            </w:rPr>
            <w:t>IEEE Transactions on Power Systems</w:t>
          </w:r>
          <w:r>
            <w:t xml:space="preserve"> 28 (4): 3610–20. https://doi.org/10.1109/TPWRS.2013.2266378.</w:t>
          </w:r>
        </w:p>
        <w:p w14:paraId="54A4091B" w14:textId="77777777" w:rsidR="002162CD" w:rsidRDefault="002162CD">
          <w:pPr>
            <w:autoSpaceDE w:val="0"/>
            <w:autoSpaceDN w:val="0"/>
            <w:ind w:hanging="480"/>
            <w:divId w:val="1209799641"/>
          </w:pPr>
          <w:r>
            <w:t xml:space="preserve">Shaw, William J., Larry K. Berg, Joel Cline, Caroline Draxl, Irina Djalalova, Eric P. Grimit, Julie K. Lundquist, et al. 2019. “The Second Wind Forecast Improvement Project (WFIP2): General Overview.” </w:t>
          </w:r>
          <w:r>
            <w:rPr>
              <w:i/>
              <w:iCs/>
            </w:rPr>
            <w:t>Bulletin of the American Meteorological Society</w:t>
          </w:r>
          <w:r>
            <w:t xml:space="preserve"> 100 (9): 1687–99. https://doi.org/10.1175/BAMS-D-18-0036.1.</w:t>
          </w:r>
        </w:p>
        <w:p w14:paraId="33FE38E3" w14:textId="77777777" w:rsidR="002162CD" w:rsidRDefault="002162CD">
          <w:pPr>
            <w:autoSpaceDE w:val="0"/>
            <w:autoSpaceDN w:val="0"/>
            <w:ind w:hanging="480"/>
            <w:divId w:val="1879316440"/>
          </w:pPr>
          <w:r>
            <w:t xml:space="preserve">Wilczak, James, Cathy Finley, Jeff Freedman, Joel Cline, Laura Bianco, Joseph Olson, Irina Djalalova, et al. 2015. “The Wind Forecast Improvement Project (WFIP): A Public–Private Partnership Addressing Wind Energy Forecast Needs.” </w:t>
          </w:r>
          <w:r>
            <w:rPr>
              <w:i/>
              <w:iCs/>
            </w:rPr>
            <w:t>Bulletin of the American Meteorological Society</w:t>
          </w:r>
          <w:r>
            <w:t xml:space="preserve"> 96 (10): 1699–1718. https://doi.org/10.1175/BAMS-D-14-00107.1.</w:t>
          </w:r>
        </w:p>
        <w:p w14:paraId="3AD91B68" w14:textId="77777777" w:rsidR="002162CD" w:rsidRDefault="002162CD">
          <w:pPr>
            <w:autoSpaceDE w:val="0"/>
            <w:autoSpaceDN w:val="0"/>
            <w:ind w:hanging="480"/>
            <w:divId w:val="1034814150"/>
          </w:pPr>
          <w:r>
            <w:t xml:space="preserve">Wilczak, James M., Mark Stoelinga, Larry K. Berg, Justin Sharp, Caroline Draxl, Katherine McCaffrey, Robert M. Banta, et al. 2019. “The Second Wind Forecast Improvement Project (WFIP2): Observational Field Campaign.” </w:t>
          </w:r>
          <w:r>
            <w:rPr>
              <w:i/>
              <w:iCs/>
            </w:rPr>
            <w:t>Bulletin of the American Meteorological Society</w:t>
          </w:r>
          <w:r>
            <w:t xml:space="preserve"> 100 (9): 1701–23. https://doi.org/10.1175/BAMS-D-18-0035.1.</w:t>
          </w:r>
        </w:p>
        <w:p w14:paraId="35FD2E70" w14:textId="77777777" w:rsidR="002162CD" w:rsidRDefault="002162CD">
          <w:pPr>
            <w:autoSpaceDE w:val="0"/>
            <w:autoSpaceDN w:val="0"/>
            <w:ind w:hanging="480"/>
            <w:divId w:val="1713308032"/>
          </w:pPr>
          <w:r>
            <w:t xml:space="preserve">Wilks, Daniel S. 2011. </w:t>
          </w:r>
          <w:r>
            <w:rPr>
              <w:i/>
              <w:iCs/>
            </w:rPr>
            <w:t>Statistical Methods in the Atmospheric Sciences</w:t>
          </w:r>
          <w:r>
            <w:t>. Amsterdam, Netherlands: Academic Press.</w:t>
          </w:r>
        </w:p>
        <w:p w14:paraId="4CEB475E" w14:textId="77777777" w:rsidR="002162CD" w:rsidRDefault="002162CD">
          <w:pPr>
            <w:autoSpaceDE w:val="0"/>
            <w:autoSpaceDN w:val="0"/>
            <w:ind w:hanging="480"/>
            <w:divId w:val="488253587"/>
          </w:pPr>
          <w:r>
            <w:t xml:space="preserve">Zhang, Jie, Mingjian Cui, Bri Mathias Hodge, Anthony Florita, and Jeffrey Freedman. 2017. “Ramp Forecasting Performance from Improved Short-Term Wind Power Forecasting over Multiple Spatial and Temporal Scales.” </w:t>
          </w:r>
          <w:r>
            <w:rPr>
              <w:i/>
              <w:iCs/>
            </w:rPr>
            <w:t>Energy</w:t>
          </w:r>
          <w:r>
            <w:t xml:space="preserve"> 122 (March): 528–41. https://doi.org/10.1016/J.ENERGY.2017.01.104.</w:t>
          </w:r>
        </w:p>
        <w:p w14:paraId="791DC254" w14:textId="77777777" w:rsidR="002162CD" w:rsidRDefault="002162CD">
          <w:pPr>
            <w:autoSpaceDE w:val="0"/>
            <w:autoSpaceDN w:val="0"/>
            <w:ind w:hanging="480"/>
            <w:divId w:val="887454999"/>
          </w:pPr>
          <w:r>
            <w:t xml:space="preserve">Zhang, Jie, Anthony Florita, Bri Mathias Hodge, Siyuan Lu, Hendrik F. Hamann, Venkat Banunarayanan, and Anna M. Brockway. 2015. “A Suite of Metrics for Assessing the Performance of Solar Power Forecasting.” </w:t>
          </w:r>
          <w:r>
            <w:rPr>
              <w:i/>
              <w:iCs/>
            </w:rPr>
            <w:t>Solar Energy</w:t>
          </w:r>
          <w:r>
            <w:t xml:space="preserve"> 111 (January): 157–75. https://doi.org/10.1016/J.SOLENER.2014.10.016.</w:t>
          </w:r>
        </w:p>
        <w:p w14:paraId="25A42ECE" w14:textId="05B500E9" w:rsidR="009F7F3B" w:rsidRDefault="002162CD" w:rsidP="009F7F3B">
          <w:pPr>
            <w:pStyle w:val="BodyText"/>
            <w:rPr>
              <w:lang w:eastAsia="en-US"/>
            </w:rPr>
          </w:pPr>
          <w:r>
            <w:t> </w:t>
          </w:r>
        </w:p>
      </w:sdtContent>
    </w:sdt>
    <w:p w14:paraId="63122F41" w14:textId="77777777" w:rsidR="009F7F3B" w:rsidRPr="009F7F3B" w:rsidRDefault="009F7F3B" w:rsidP="009F7F3B">
      <w:pPr>
        <w:pStyle w:val="BodyText"/>
        <w:rPr>
          <w:lang w:eastAsia="en-US"/>
        </w:rPr>
      </w:pPr>
    </w:p>
    <w:p w14:paraId="7E972BC7" w14:textId="000777BE" w:rsidR="005036B1" w:rsidRDefault="005036B1" w:rsidP="00F06A04">
      <w:pPr>
        <w:pStyle w:val="BodyText"/>
        <w:sectPr w:rsidR="005036B1" w:rsidSect="00BC3AAA">
          <w:footnotePr>
            <w:numRestart w:val="eachPage"/>
          </w:footnotePr>
          <w:pgSz w:w="12240" w:h="15840" w:code="1"/>
          <w:pgMar w:top="1440" w:right="1440" w:bottom="1440" w:left="1440" w:header="720" w:footer="720" w:gutter="0"/>
          <w:pgNumType w:chapSep="period"/>
          <w:cols w:space="720"/>
        </w:sectPr>
      </w:pPr>
    </w:p>
    <w:bookmarkStart w:id="603" w:name="_Toc126469337" w:displacedByCustomXml="next"/>
    <w:bookmarkEnd w:id="603" w:displacedByCustomXml="next"/>
    <w:bookmarkStart w:id="604" w:name="_Toc195079668" w:displacedByCustomXml="next"/>
    <w:bookmarkEnd w:id="604" w:displacedByCustomXml="next"/>
    <w:sdt>
      <w:sdtPr>
        <w:rPr>
          <w:noProof/>
        </w:rPr>
        <w:id w:val="699826334"/>
        <w:docPartObj>
          <w:docPartGallery w:val="Cover Pages"/>
        </w:docPartObj>
      </w:sdtPr>
      <w:sdtEndPr>
        <w:rPr>
          <w:rFonts w:ascii="Arial" w:hAnsi="Arial" w:cs="Arial"/>
        </w:rPr>
      </w:sdtEndPr>
      <w:sdtContent>
        <w:p w14:paraId="156AECA0" w14:textId="77777777" w:rsidR="000C6B9A" w:rsidRDefault="000C6B9A" w:rsidP="00C12D5B">
          <w:pPr>
            <w:spacing w:after="1920"/>
          </w:pPr>
        </w:p>
        <w:p w14:paraId="42047DFC" w14:textId="77777777" w:rsidR="00C83741" w:rsidRPr="0026210F" w:rsidRDefault="00C83741" w:rsidP="0091430F">
          <w:pPr>
            <w:pStyle w:val="PNNLBackCover"/>
            <w:rPr>
              <w:rFonts w:ascii="Arial" w:hAnsi="Arial" w:cs="Arial"/>
            </w:rPr>
          </w:pPr>
          <w:r w:rsidRPr="0026210F">
            <w:rPr>
              <w:rFonts w:ascii="Arial" w:hAnsi="Arial" w:cs="Arial"/>
            </w:rPr>
            <w:t>Pacific North</w:t>
          </w:r>
          <w:r w:rsidR="00A721D7" w:rsidRPr="0026210F">
            <w:rPr>
              <w:rFonts w:ascii="Arial" w:hAnsi="Arial" w:cs="Arial"/>
            </w:rPr>
            <w:t>w</w:t>
          </w:r>
          <w:r w:rsidRPr="0026210F">
            <w:rPr>
              <w:rFonts w:ascii="Arial" w:hAnsi="Arial" w:cs="Arial"/>
            </w:rPr>
            <w:t xml:space="preserve">est </w:t>
          </w:r>
          <w:r w:rsidR="009F4773" w:rsidRPr="0026210F">
            <w:rPr>
              <w:rFonts w:ascii="Arial" w:hAnsi="Arial" w:cs="Arial"/>
            </w:rPr>
            <w:br/>
          </w:r>
          <w:r w:rsidRPr="0026210F">
            <w:rPr>
              <w:rFonts w:ascii="Arial" w:hAnsi="Arial" w:cs="Arial"/>
            </w:rPr>
            <w:t>National Laboratory</w:t>
          </w:r>
        </w:p>
        <w:p w14:paraId="4161F2F1" w14:textId="77777777" w:rsidR="00C83741" w:rsidRPr="0026210F" w:rsidRDefault="00C83741" w:rsidP="0091430F">
          <w:pPr>
            <w:pStyle w:val="PNNLBackCoverAddress"/>
            <w:rPr>
              <w:rFonts w:ascii="Arial" w:hAnsi="Arial" w:cs="Arial"/>
            </w:rPr>
          </w:pPr>
          <w:r w:rsidRPr="0026210F">
            <w:rPr>
              <w:rFonts w:ascii="Arial" w:hAnsi="Arial" w:cs="Arial"/>
            </w:rPr>
            <w:t>902 Battelle Boulevard</w:t>
          </w:r>
        </w:p>
        <w:p w14:paraId="65B1E728" w14:textId="77777777" w:rsidR="00C83741" w:rsidRPr="0026210F" w:rsidRDefault="00C83741" w:rsidP="0091430F">
          <w:pPr>
            <w:pStyle w:val="PNNLBackCoverAddress"/>
            <w:rPr>
              <w:rFonts w:ascii="Arial" w:hAnsi="Arial" w:cs="Arial"/>
            </w:rPr>
          </w:pPr>
          <w:r w:rsidRPr="0026210F">
            <w:rPr>
              <w:rFonts w:ascii="Arial" w:hAnsi="Arial" w:cs="Arial"/>
            </w:rPr>
            <w:t>P.O. Box 999</w:t>
          </w:r>
        </w:p>
        <w:p w14:paraId="74FDE10A" w14:textId="77777777" w:rsidR="00C83741" w:rsidRPr="0026210F" w:rsidRDefault="00C83741" w:rsidP="0091430F">
          <w:pPr>
            <w:pStyle w:val="PNNLBackCoverAddress"/>
            <w:rPr>
              <w:rFonts w:ascii="Arial" w:hAnsi="Arial" w:cs="Arial"/>
            </w:rPr>
          </w:pPr>
          <w:r w:rsidRPr="0026210F">
            <w:rPr>
              <w:rFonts w:ascii="Arial" w:hAnsi="Arial" w:cs="Arial"/>
            </w:rPr>
            <w:t>Richland, WA 9935</w:t>
          </w:r>
          <w:r w:rsidR="00437AB6" w:rsidRPr="0026210F">
            <w:rPr>
              <w:rFonts w:ascii="Arial" w:hAnsi="Arial" w:cs="Arial"/>
            </w:rPr>
            <w:t>4</w:t>
          </w:r>
        </w:p>
        <w:p w14:paraId="4AAF31F8" w14:textId="77777777" w:rsidR="00C83741" w:rsidRPr="0026210F" w:rsidRDefault="005560E0" w:rsidP="0091430F">
          <w:pPr>
            <w:pStyle w:val="PNNLBackCoverAddress"/>
            <w:rPr>
              <w:rFonts w:ascii="Arial" w:hAnsi="Arial" w:cs="Arial"/>
            </w:rPr>
          </w:pPr>
          <w:r>
            <mc:AlternateContent>
              <mc:Choice Requires="wps">
                <w:drawing>
                  <wp:anchor distT="0" distB="0" distL="114300" distR="114300" simplePos="0" relativeHeight="251658242" behindDoc="1" locked="1" layoutInCell="1" allowOverlap="1" wp14:anchorId="4F059675" wp14:editId="2469D5EE">
                    <wp:simplePos x="0" y="0"/>
                    <wp:positionH relativeFrom="page">
                      <wp:posOffset>-1095153</wp:posOffset>
                    </wp:positionH>
                    <wp:positionV relativeFrom="page">
                      <wp:posOffset>0</wp:posOffset>
                    </wp:positionV>
                    <wp:extent cx="9966960" cy="2286000"/>
                    <wp:effectExtent l="0" t="0" r="0" b="0"/>
                    <wp:wrapNone/>
                    <wp:docPr id="5" name="Right Triangle 5"/>
                    <wp:cNvGraphicFramePr/>
                    <a:graphic xmlns:a="http://schemas.openxmlformats.org/drawingml/2006/main">
                      <a:graphicData uri="http://schemas.microsoft.com/office/word/2010/wordprocessingShape">
                        <wps:wsp>
                          <wps:cNvSpPr/>
                          <wps:spPr>
                            <a:xfrm flipH="1" flipV="1">
                              <a:off x="0" y="0"/>
                              <a:ext cx="9966960" cy="2286000"/>
                            </a:xfrm>
                            <a:prstGeom prst="rtTriangle">
                              <a:avLst/>
                            </a:prstGeom>
                            <a:solidFill>
                              <a:srgbClr val="E8E8E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svg="http://schemas.microsoft.com/office/drawing/2016/SVG/main" xmlns:a14="http://schemas.microsoft.com/office/drawing/2010/main" xmlns:arto="http://schemas.microsoft.com/office/word/2006/arto">
                <w:pict w14:anchorId="6C06ADB5">
                  <v:shape id="Right Triangle 5" style="position:absolute;margin-left:-86.25pt;margin-top:0;width:784.8pt;height:180pt;flip:x y;z-index:-251654144;visibility:visible;mso-wrap-style:square;mso-wrap-distance-left:9pt;mso-wrap-distance-top:0;mso-wrap-distance-right:9pt;mso-wrap-distance-bottom:0;mso-position-horizontal:absolute;mso-position-horizontal-relative:page;mso-position-vertical:absolute;mso-position-vertical-relative:page;v-text-anchor:middle" o:spid="_x0000_s1026" fillcolor="#e8e8e8" stroked="f"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" w14:anchorId="2AE5130E">
                    <w10:wrap anchorx="page" anchory="page"/>
                    <w10:anchorlock/>
                  </v:shape>
                </w:pict>
              </mc:Fallback>
            </mc:AlternateContent>
          </w:r>
          <w:r w:rsidR="00C83741" w:rsidRPr="0026210F">
            <w:rPr>
              <w:rFonts w:ascii="Arial" w:hAnsi="Arial" w:cs="Arial"/>
            </w:rPr>
            <w:t>1-888-375-PNNL (7665)</w:t>
          </w:r>
        </w:p>
        <w:p w14:paraId="3E1CE251" w14:textId="77777777" w:rsidR="005560E0" w:rsidRDefault="00CE2030" w:rsidP="0091430F">
          <w:pPr>
            <w:pStyle w:val="PNNLBackCoverWeb"/>
            <w:rPr>
              <w:rFonts w:ascii="Arial" w:hAnsi="Arial" w:cs="Arial"/>
              <w:noProof/>
            </w:rPr>
          </w:pPr>
          <w:hyperlink r:id="rId62" w:history="1">
            <w:r w:rsidR="00C83741" w:rsidRPr="0026210F">
              <w:rPr>
                <w:rFonts w:ascii="Arial" w:hAnsi="Arial" w:cs="Arial"/>
                <w:b/>
                <w:i/>
              </w:rPr>
              <w:t>www.pnnl.gov</w:t>
            </w:r>
          </w:hyperlink>
        </w:p>
      </w:sdtContent>
    </w:sdt>
    <w:p w14:paraId="7523147D" w14:textId="77777777" w:rsidR="00512532" w:rsidRPr="0026210F" w:rsidRDefault="00512532" w:rsidP="0091430F">
      <w:pPr>
        <w:pStyle w:val="PNNLBackCoverWeb"/>
        <w:rPr>
          <w:rFonts w:ascii="Arial" w:hAnsi="Arial" w:cs="Arial"/>
          <w:noProof/>
        </w:rPr>
      </w:pPr>
    </w:p>
    <w:sectPr w:rsidR="00512532" w:rsidRPr="0026210F" w:rsidSect="00953A04">
      <w:footerReference w:type="default" r:id="rId63"/>
      <w:footnotePr>
        <w:numRestart w:val="eachPage"/>
      </w:footnotePr>
      <w:pgSz w:w="12240" w:h="15840" w:code="1"/>
      <w:pgMar w:top="1440" w:right="1440" w:bottom="1440" w:left="1440" w:header="720" w:footer="720" w:gutter="0"/>
      <w:pgNumType w:start="1" w:chapStyle="6" w:chapSep="period"/>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Brice, Amy" w:date="2022-01-25T12:47:00Z" w:initials="BA">
    <w:p w14:paraId="72E04350" w14:textId="04953D8F" w:rsidR="00195FEB" w:rsidRDefault="00195FEB">
      <w:pPr>
        <w:pStyle w:val="CommentText"/>
      </w:pPr>
      <w:r>
        <w:rPr>
          <w:rStyle w:val="CommentReference"/>
        </w:rPr>
        <w:annotationRef/>
      </w:r>
      <w:r>
        <w:t xml:space="preserve">“wind power” </w:t>
      </w:r>
      <w:r w:rsidR="00476309">
        <w:t>does</w:t>
      </w:r>
      <w:r>
        <w:t xml:space="preserve"> not</w:t>
      </w:r>
      <w:r w:rsidR="00476309">
        <w:t xml:space="preserve"> need to be</w:t>
      </w:r>
      <w:r>
        <w:t xml:space="preserve"> hyphenated as a modifier (edited throughout the report)</w:t>
      </w:r>
    </w:p>
  </w:comment>
  <w:comment w:id="9" w:author="Anstedt, Sheri" w:date="2022-01-26T12:24:00Z" w:initials="AS">
    <w:p w14:paraId="305BE03D" w14:textId="7073EA66" w:rsidR="00C86DAC" w:rsidRDefault="00C86DAC">
      <w:pPr>
        <w:pStyle w:val="CommentText"/>
      </w:pPr>
      <w:r>
        <w:rPr>
          <w:rStyle w:val="CommentReference"/>
        </w:rPr>
        <w:annotationRef/>
      </w:r>
      <w:r>
        <w:t>Same for “wind speed” (per above comment).</w:t>
      </w:r>
    </w:p>
  </w:comment>
  <w:comment w:id="23" w:author="Anstedt, Sheri" w:date="2022-01-26T12:27:00Z" w:initials="AS">
    <w:p w14:paraId="265C5025" w14:textId="1BFC0C3C" w:rsidR="00C86DAC" w:rsidRDefault="00C86DAC">
      <w:pPr>
        <w:pStyle w:val="CommentText"/>
      </w:pPr>
      <w:r>
        <w:rPr>
          <w:rStyle w:val="CommentReference"/>
        </w:rPr>
        <w:annotationRef/>
      </w:r>
      <w:r>
        <w:t>No need to include the acronym – just this section only. Applies to other acronyms used only once on this page.</w:t>
      </w:r>
    </w:p>
  </w:comment>
  <w:comment w:id="71" w:author="Anstedt, Sheri" w:date="2022-01-26T12:30:00Z" w:initials="AS">
    <w:p w14:paraId="10BE3B0F" w14:textId="0BD05EDC" w:rsidR="007C1943" w:rsidRDefault="007C1943">
      <w:pPr>
        <w:pStyle w:val="CommentText"/>
      </w:pPr>
      <w:r>
        <w:rPr>
          <w:rStyle w:val="CommentReference"/>
        </w:rPr>
        <w:annotationRef/>
      </w:r>
      <w:r>
        <w:t>Correct spelling?</w:t>
      </w:r>
    </w:p>
  </w:comment>
  <w:comment w:id="91" w:author="Brice, Amy" w:date="2022-01-25T12:43:00Z" w:initials="BA">
    <w:p w14:paraId="42DB7D52" w14:textId="2EBEAA7D" w:rsidR="00195FEB" w:rsidRDefault="00195FEB">
      <w:pPr>
        <w:pStyle w:val="CommentText"/>
      </w:pPr>
      <w:r>
        <w:rPr>
          <w:rStyle w:val="CommentReference"/>
        </w:rPr>
        <w:annotationRef/>
      </w:r>
      <w:r>
        <w:t>“wind energy</w:t>
      </w:r>
      <w:r w:rsidR="00476309">
        <w:t>” does not need to be</w:t>
      </w:r>
      <w:r>
        <w:t xml:space="preserve"> hyphenated as a modifier (edited throughout the report)</w:t>
      </w:r>
    </w:p>
  </w:comment>
  <w:comment w:id="104" w:author="Brice, Amy" w:date="2022-01-25T16:36:00Z" w:initials="BA">
    <w:p w14:paraId="4BF7E4CC" w14:textId="4F6EAFB7" w:rsidR="003B40DB" w:rsidRDefault="003B40DB">
      <w:pPr>
        <w:pStyle w:val="CommentText"/>
      </w:pPr>
      <w:r>
        <w:rPr>
          <w:rStyle w:val="CommentReference"/>
        </w:rPr>
        <w:annotationRef/>
      </w:r>
      <w:r>
        <w:t>Acronym not needed (not used again)</w:t>
      </w:r>
    </w:p>
  </w:comment>
  <w:comment w:id="113" w:author="Brice, Amy" w:date="2022-01-25T16:38:00Z" w:initials="BA">
    <w:p w14:paraId="5F1F55B1" w14:textId="14EDB019" w:rsidR="003B40DB" w:rsidRDefault="003B40DB">
      <w:pPr>
        <w:pStyle w:val="CommentText"/>
      </w:pPr>
      <w:r>
        <w:rPr>
          <w:rStyle w:val="CommentReference"/>
        </w:rPr>
        <w:annotationRef/>
      </w:r>
      <w:r>
        <w:t>This acronym isn’t used outside the context of WE-Validate, so I suggest defining it at the first mention of WE-Validate above in Section 1 (and add to acronyms list).</w:t>
      </w:r>
    </w:p>
  </w:comment>
  <w:comment w:id="125" w:author="Brice, Amy" w:date="2022-01-25T11:44:00Z" w:initials="BA">
    <w:p w14:paraId="3A93F205" w14:textId="32600321" w:rsidR="00132A78" w:rsidRDefault="00132A78">
      <w:pPr>
        <w:pStyle w:val="CommentText"/>
      </w:pPr>
      <w:r>
        <w:rPr>
          <w:rStyle w:val="CommentReference"/>
        </w:rPr>
        <w:annotationRef/>
      </w:r>
      <w:r>
        <w:t>Throughout the paper, you use both “time series” and “time-series” as a modifier (e.g., time-series forecast, time series forecast, time series line plot, etc.). Choose whether or not to hyphenate time series as a modifier and update accordingly throughout the paper</w:t>
      </w:r>
      <w:r w:rsidR="00D66C43">
        <w:t xml:space="preserve"> for consistency</w:t>
      </w:r>
      <w:r>
        <w:t xml:space="preserve">. </w:t>
      </w:r>
      <w:r w:rsidR="00D66C43">
        <w:t>Because “time series” is a well-known term, a hyphen isn’t necessary</w:t>
      </w:r>
      <w:r w:rsidR="004129F9">
        <w:t xml:space="preserve"> for clarity; </w:t>
      </w:r>
      <w:r w:rsidR="00D66C43">
        <w:t>it’s a matter of preference</w:t>
      </w:r>
      <w:r w:rsidR="004129F9">
        <w:t xml:space="preserve"> and consistency.</w:t>
      </w:r>
    </w:p>
  </w:comment>
  <w:comment w:id="146" w:author="Brice, Amy" w:date="2022-01-25T12:04:00Z" w:initials="BA">
    <w:p w14:paraId="42DE05B6" w14:textId="7A6BC57F" w:rsidR="00724989" w:rsidRDefault="00724989">
      <w:pPr>
        <w:pStyle w:val="CommentText"/>
      </w:pPr>
      <w:r>
        <w:rPr>
          <w:rStyle w:val="CommentReference"/>
        </w:rPr>
        <w:annotationRef/>
      </w:r>
      <w:r>
        <w:t>Acronym not needed (not used again)</w:t>
      </w:r>
    </w:p>
  </w:comment>
  <w:comment w:id="163" w:author="Anstedt, Sheri" w:date="2022-01-26T12:39:00Z" w:initials="AS">
    <w:p w14:paraId="3A799025" w14:textId="043C4453" w:rsidR="001063AF" w:rsidRDefault="001063AF">
      <w:pPr>
        <w:pStyle w:val="CommentText"/>
      </w:pPr>
      <w:r>
        <w:rPr>
          <w:rStyle w:val="CommentReference"/>
        </w:rPr>
        <w:annotationRef/>
      </w:r>
      <w:r>
        <w:t>“root-mean-square error” - ?</w:t>
      </w:r>
    </w:p>
  </w:comment>
  <w:comment w:id="195" w:author="Brice, Amy" w:date="2022-01-25T12:55:00Z" w:initials="BA">
    <w:p w14:paraId="3B5AD270" w14:textId="2BCE1E97" w:rsidR="00D227E3" w:rsidRDefault="00D227E3">
      <w:pPr>
        <w:pStyle w:val="CommentText"/>
      </w:pPr>
      <w:r>
        <w:rPr>
          <w:rStyle w:val="CommentReference"/>
        </w:rPr>
        <w:annotationRef/>
      </w:r>
      <w:r>
        <w:t>Suggest; “many studies have been”</w:t>
      </w:r>
    </w:p>
  </w:comment>
  <w:comment w:id="204" w:author="Brice, Amy" w:date="2022-01-25T13:55:00Z" w:initials="BA">
    <w:p w14:paraId="1AF5077B" w14:textId="791311C7" w:rsidR="00B0357E" w:rsidRDefault="00B0357E">
      <w:pPr>
        <w:pStyle w:val="CommentText"/>
      </w:pPr>
      <w:r>
        <w:rPr>
          <w:rStyle w:val="CommentReference"/>
        </w:rPr>
        <w:annotationRef/>
      </w:r>
      <w:r>
        <w:t xml:space="preserve">“when occurrences </w:t>
      </w:r>
      <w:r w:rsidRPr="00B0357E">
        <w:rPr>
          <w:u w:val="single"/>
        </w:rPr>
        <w:t>are</w:t>
      </w:r>
      <w:r>
        <w:t xml:space="preserve"> fewer than nonoccurrences” -?</w:t>
      </w:r>
    </w:p>
  </w:comment>
  <w:comment w:id="205" w:author="Brice, Amy" w:date="2022-01-25T16:40:00Z" w:initials="BA">
    <w:p w14:paraId="16A18A10" w14:textId="59663792" w:rsidR="003B40DB" w:rsidRDefault="003B40DB">
      <w:pPr>
        <w:pStyle w:val="CommentText"/>
      </w:pPr>
      <w:r>
        <w:rPr>
          <w:rStyle w:val="CommentReference"/>
        </w:rPr>
        <w:annotationRef/>
      </w:r>
      <w:r>
        <w:t>One word, per Merriam-Webster</w:t>
      </w:r>
    </w:p>
  </w:comment>
  <w:comment w:id="227" w:author="Brice, Amy" w:date="2022-01-25T14:19:00Z" w:initials="BA">
    <w:p w14:paraId="52682F06" w14:textId="72F9C7B5" w:rsidR="003A12C5" w:rsidRDefault="003A12C5">
      <w:pPr>
        <w:pStyle w:val="CommentText"/>
      </w:pPr>
      <w:r>
        <w:rPr>
          <w:rStyle w:val="CommentReference"/>
        </w:rPr>
        <w:annotationRef/>
      </w:r>
      <w:r>
        <w:t>“on” -? (influence…on)</w:t>
      </w:r>
    </w:p>
  </w:comment>
  <w:comment w:id="246" w:author="Brice, Amy" w:date="2022-01-25T14:26:00Z" w:initials="BA">
    <w:p w14:paraId="2AFD61FD" w14:textId="6E83AB3F" w:rsidR="007E7BA3" w:rsidRDefault="007E7BA3">
      <w:pPr>
        <w:pStyle w:val="CommentText"/>
      </w:pPr>
      <w:r>
        <w:rPr>
          <w:rStyle w:val="CommentReference"/>
        </w:rPr>
        <w:annotationRef/>
      </w:r>
      <w:r>
        <w:t>“land-based” preferred</w:t>
      </w:r>
    </w:p>
  </w:comment>
  <w:comment w:id="253" w:author="Brice, Amy" w:date="2022-01-25T14:33:00Z" w:initials="BA">
    <w:p w14:paraId="16F2EB58" w14:textId="19B6B20B" w:rsidR="00BD0D3E" w:rsidRDefault="00BD0D3E">
      <w:pPr>
        <w:pStyle w:val="CommentText"/>
      </w:pPr>
      <w:r>
        <w:rPr>
          <w:rStyle w:val="CommentReference"/>
        </w:rPr>
        <w:annotationRef/>
      </w:r>
      <w:r w:rsidR="00060616">
        <w:t>1200 -? (here and below)</w:t>
      </w:r>
    </w:p>
  </w:comment>
  <w:comment w:id="254" w:author="Brice, Amy" w:date="2022-01-25T14:34:00Z" w:initials="BA">
    <w:p w14:paraId="23C5D5B3" w14:textId="53B3329B" w:rsidR="00060616" w:rsidRDefault="00060616">
      <w:pPr>
        <w:pStyle w:val="CommentText"/>
      </w:pPr>
      <w:r>
        <w:rPr>
          <w:rStyle w:val="CommentReference"/>
        </w:rPr>
        <w:annotationRef/>
      </w:r>
      <w:r>
        <w:t>2300 -? (here and below)</w:t>
      </w:r>
    </w:p>
  </w:comment>
  <w:comment w:id="266" w:author="Brice, Amy" w:date="2022-01-25T14:37:00Z" w:initials="BA">
    <w:p w14:paraId="3DA77FE6" w14:textId="0F78E1C4" w:rsidR="008425A6" w:rsidRDefault="008425A6">
      <w:pPr>
        <w:pStyle w:val="CommentText"/>
      </w:pPr>
      <w:r>
        <w:rPr>
          <w:rStyle w:val="CommentReference"/>
        </w:rPr>
        <w:annotationRef/>
      </w:r>
      <w:r>
        <w:t>Ok?</w:t>
      </w:r>
    </w:p>
  </w:comment>
  <w:comment w:id="271" w:author="Anstedt, Sheri" w:date="2022-01-26T12:50:00Z" w:initials="AS">
    <w:p w14:paraId="43342FBE" w14:textId="584F258C" w:rsidR="00E56964" w:rsidRDefault="00E56964">
      <w:pPr>
        <w:pStyle w:val="CommentText"/>
      </w:pPr>
      <w:r>
        <w:rPr>
          <w:rStyle w:val="CommentReference"/>
        </w:rPr>
        <w:annotationRef/>
      </w:r>
      <w:r>
        <w:t>I would flip these around: “on October 4, 7, 8, 9, and 10.”</w:t>
      </w:r>
    </w:p>
  </w:comment>
  <w:comment w:id="278" w:author="Brice, Amy" w:date="2022-01-25T14:53:00Z" w:initials="BA">
    <w:p w14:paraId="2CE39E26" w14:textId="536ED330" w:rsidR="00AD07DE" w:rsidRDefault="00AD07DE">
      <w:pPr>
        <w:pStyle w:val="CommentText"/>
      </w:pPr>
      <w:r>
        <w:rPr>
          <w:rStyle w:val="CommentReference"/>
        </w:rPr>
        <w:annotationRef/>
      </w:r>
      <w:r>
        <w:t xml:space="preserve">Suggest adding degree signs in lat/long </w:t>
      </w:r>
      <w:r w:rsidR="00353E95">
        <w:t>coordinates in the figure.</w:t>
      </w:r>
    </w:p>
  </w:comment>
  <w:comment w:id="305" w:author="Brice, Amy" w:date="2022-01-25T16:48:00Z" w:initials="BA">
    <w:p w14:paraId="066415C0" w14:textId="77872BAB" w:rsidR="00FA6A3C" w:rsidRDefault="00FA6A3C">
      <w:pPr>
        <w:pStyle w:val="CommentText"/>
      </w:pPr>
      <w:r>
        <w:rPr>
          <w:rStyle w:val="CommentReference"/>
        </w:rPr>
        <w:annotationRef/>
      </w:r>
      <w:r>
        <w:t>Typically figures are referred to in order of appearance. Consider rephrasing to refer to Figure 3 before Figure 4, or consider rearranging the figures (and checking references throughout the text).</w:t>
      </w:r>
    </w:p>
  </w:comment>
  <w:comment w:id="310" w:author="Brice, Amy" w:date="2022-01-25T15:01:00Z" w:initials="BA">
    <w:p w14:paraId="620715F0" w14:textId="5BE462D8" w:rsidR="00BE3B0B" w:rsidRDefault="00BE3B0B">
      <w:pPr>
        <w:pStyle w:val="CommentText"/>
      </w:pPr>
      <w:r>
        <w:rPr>
          <w:rStyle w:val="CommentReference"/>
        </w:rPr>
        <w:annotationRef/>
      </w:r>
      <w:r>
        <w:t>“the whole forecast period” or “all forecast periods” -?</w:t>
      </w:r>
    </w:p>
  </w:comment>
  <w:comment w:id="320" w:author="Brice, Amy" w:date="2022-01-25T15:04:00Z" w:initials="BA">
    <w:p w14:paraId="7B8221B0" w14:textId="109CFCC9" w:rsidR="00632639" w:rsidRDefault="00632639">
      <w:pPr>
        <w:pStyle w:val="CommentText"/>
      </w:pPr>
      <w:r>
        <w:rPr>
          <w:rStyle w:val="CommentReference"/>
        </w:rPr>
        <w:annotationRef/>
      </w:r>
      <w:r w:rsidR="003A2F82">
        <w:t>Suggest adding a legend with each chart because the black line</w:t>
      </w:r>
      <w:r w:rsidR="00A84708">
        <w:t xml:space="preserve"> means something different for the top chart (4 rather than 5 participants), and the </w:t>
      </w:r>
      <w:r w:rsidR="00A71781">
        <w:t>top</w:t>
      </w:r>
      <w:r w:rsidR="00A84708">
        <w:t xml:space="preserve"> chart </w:t>
      </w:r>
      <w:r w:rsidR="00A71781">
        <w:t>doesn’t seem to have</w:t>
      </w:r>
      <w:r w:rsidR="00A84708">
        <w:t xml:space="preserve"> a p3 line</w:t>
      </w:r>
      <w:r w:rsidR="00A71781">
        <w:t>.</w:t>
      </w:r>
    </w:p>
  </w:comment>
  <w:comment w:id="325" w:author="Brice, Amy" w:date="2022-01-25T15:09:00Z" w:initials="BA">
    <w:p w14:paraId="62F1F5C9" w14:textId="5D661D8E" w:rsidR="00D45D5C" w:rsidRDefault="00D45D5C">
      <w:pPr>
        <w:pStyle w:val="CommentText"/>
      </w:pPr>
      <w:r>
        <w:rPr>
          <w:rStyle w:val="CommentReference"/>
        </w:rPr>
        <w:annotationRef/>
      </w:r>
      <w:r>
        <w:t>“than when using RMSE” -?</w:t>
      </w:r>
    </w:p>
  </w:comment>
  <w:comment w:id="328" w:author="Brice, Amy" w:date="2022-01-25T15:21:00Z" w:initials="BA">
    <w:p w14:paraId="403E9343" w14:textId="344C0479" w:rsidR="00286BF6" w:rsidRDefault="00286BF6">
      <w:pPr>
        <w:pStyle w:val="CommentText"/>
      </w:pPr>
      <w:r>
        <w:rPr>
          <w:rStyle w:val="CommentReference"/>
        </w:rPr>
        <w:annotationRef/>
      </w:r>
      <w:r>
        <w:t>Middle left plot y-axis: suggest changing “squared” to “square”</w:t>
      </w:r>
    </w:p>
  </w:comment>
  <w:comment w:id="341" w:author="Brice, Amy" w:date="2022-01-25T15:26:00Z" w:initials="BA">
    <w:p w14:paraId="0D61184D" w14:textId="64F462CA" w:rsidR="007E2974" w:rsidRDefault="007E2974">
      <w:pPr>
        <w:pStyle w:val="CommentText"/>
      </w:pPr>
      <w:r>
        <w:rPr>
          <w:rStyle w:val="CommentReference"/>
        </w:rPr>
        <w:annotationRef/>
      </w:r>
      <w:r>
        <w:t>Suggest a less colloquial phrase, like “is in the middle</w:t>
      </w:r>
      <w:r w:rsidR="00ED5B16">
        <w:t>, ranked 3 or 4,”</w:t>
      </w:r>
    </w:p>
  </w:comment>
  <w:comment w:id="361" w:author="Brice, Amy" w:date="2022-01-25T15:29:00Z" w:initials="BA">
    <w:p w14:paraId="0E644B2E" w14:textId="7387C71C" w:rsidR="00196A25" w:rsidRDefault="00196A25">
      <w:pPr>
        <w:pStyle w:val="CommentText"/>
      </w:pPr>
      <w:r>
        <w:rPr>
          <w:rStyle w:val="CommentReference"/>
        </w:rPr>
        <w:annotationRef/>
      </w:r>
      <w:r>
        <w:t>“even though” -?</w:t>
      </w:r>
    </w:p>
  </w:comment>
  <w:comment w:id="371" w:author="Anstedt, Sheri" w:date="2022-01-26T12:59:00Z" w:initials="AS">
    <w:p w14:paraId="313FD129" w14:textId="5A0FB690" w:rsidR="0029687F" w:rsidRDefault="0029687F">
      <w:pPr>
        <w:pStyle w:val="CommentText"/>
      </w:pPr>
      <w:r>
        <w:rPr>
          <w:rStyle w:val="CommentReference"/>
        </w:rPr>
        <w:annotationRef/>
      </w:r>
      <w:r>
        <w:t>Keep the label on the y-axis?</w:t>
      </w:r>
    </w:p>
  </w:comment>
  <w:comment w:id="381" w:author="Brice, Amy" w:date="2022-01-25T15:32:00Z" w:initials="BA">
    <w:p w14:paraId="7F8B9CA4" w14:textId="4F0D3F8D" w:rsidR="00DE6BED" w:rsidRDefault="00DE6BED">
      <w:pPr>
        <w:pStyle w:val="CommentText"/>
      </w:pPr>
      <w:r>
        <w:rPr>
          <w:rStyle w:val="CommentReference"/>
        </w:rPr>
        <w:annotationRef/>
      </w:r>
      <w:r>
        <w:t>Should this say “and only the p5 ensemble member” -?</w:t>
      </w:r>
    </w:p>
  </w:comment>
  <w:comment w:id="386" w:author="Brice, Amy" w:date="2022-01-25T15:34:00Z" w:initials="BA">
    <w:p w14:paraId="5F7D14EF" w14:textId="190C8BAC" w:rsidR="00830B5E" w:rsidRDefault="00830B5E">
      <w:pPr>
        <w:pStyle w:val="CommentText"/>
      </w:pPr>
      <w:r>
        <w:rPr>
          <w:rStyle w:val="CommentReference"/>
        </w:rPr>
        <w:annotationRef/>
      </w:r>
      <w:r>
        <w:t>“middle” -?</w:t>
      </w:r>
    </w:p>
  </w:comment>
  <w:comment w:id="418" w:author="Brice, Amy" w:date="2022-01-25T15:39:00Z" w:initials="BA">
    <w:p w14:paraId="562ADBC9" w14:textId="49F16D59" w:rsidR="00AD3A1A" w:rsidRDefault="00AD3A1A">
      <w:pPr>
        <w:pStyle w:val="CommentText"/>
      </w:pPr>
      <w:r>
        <w:rPr>
          <w:rStyle w:val="CommentReference"/>
        </w:rPr>
        <w:annotationRef/>
      </w:r>
      <w:r>
        <w:t>Suggest capitalizing “Baltic” at the top of the figure</w:t>
      </w:r>
    </w:p>
  </w:comment>
  <w:comment w:id="426" w:author="Brice, Amy" w:date="2022-01-25T15:42:00Z" w:initials="BA">
    <w:p w14:paraId="3BB21328" w14:textId="24B0F6C7" w:rsidR="00EE0059" w:rsidRDefault="00EE0059">
      <w:pPr>
        <w:pStyle w:val="CommentText"/>
      </w:pPr>
      <w:r>
        <w:rPr>
          <w:rStyle w:val="CommentReference"/>
        </w:rPr>
        <w:annotationRef/>
      </w:r>
      <w:r>
        <w:t xml:space="preserve">0600 and 1200? </w:t>
      </w:r>
    </w:p>
  </w:comment>
  <w:comment w:id="441" w:author="Brice, Amy" w:date="2022-01-25T15:43:00Z" w:initials="BA">
    <w:p w14:paraId="0985B2E4" w14:textId="3EB00B18" w:rsidR="00846B88" w:rsidRDefault="00846B88">
      <w:pPr>
        <w:pStyle w:val="CommentText"/>
      </w:pPr>
      <w:r>
        <w:rPr>
          <w:rStyle w:val="CommentReference"/>
        </w:rPr>
        <w:annotationRef/>
      </w:r>
      <w:r>
        <w:t>Give full times: 0600, 1200, 0500, etc.</w:t>
      </w:r>
    </w:p>
  </w:comment>
  <w:comment w:id="442" w:author="Anstedt, Sheri" w:date="2022-01-26T13:07:00Z" w:initials="AS">
    <w:p w14:paraId="08855586" w14:textId="48CB4866" w:rsidR="00DC6F15" w:rsidRDefault="00DC6F15">
      <w:pPr>
        <w:pStyle w:val="CommentText"/>
      </w:pPr>
      <w:r>
        <w:rPr>
          <w:rStyle w:val="CommentReference"/>
        </w:rPr>
        <w:annotationRef/>
      </w:r>
      <w:r>
        <w:t>Not sure of your style, but because the authors are from PNNL I would change dates to month/day (October 5).</w:t>
      </w:r>
    </w:p>
  </w:comment>
  <w:comment w:id="464" w:author="Brice, Amy" w:date="2022-01-25T16:04:00Z" w:initials="BA">
    <w:p w14:paraId="6942B5FD" w14:textId="222FAF8E" w:rsidR="007D5969" w:rsidRDefault="007D5969">
      <w:pPr>
        <w:pStyle w:val="CommentText"/>
      </w:pPr>
      <w:r>
        <w:rPr>
          <w:rStyle w:val="CommentReference"/>
        </w:rPr>
        <w:annotationRef/>
      </w:r>
      <w:r>
        <w:t>What is 5p (not used yet)? Do you mean to say “(mean of all five organizations)” or “(mean of p1–p5)”</w:t>
      </w:r>
    </w:p>
  </w:comment>
  <w:comment w:id="482" w:author="Brice, Amy" w:date="2022-01-25T15:50:00Z" w:initials="BA">
    <w:p w14:paraId="4F9FCECB" w14:textId="30C13019" w:rsidR="00A344AA" w:rsidRDefault="00A344AA">
      <w:pPr>
        <w:pStyle w:val="CommentText"/>
      </w:pPr>
      <w:r>
        <w:rPr>
          <w:rStyle w:val="CommentReference"/>
        </w:rPr>
        <w:annotationRef/>
      </w:r>
      <w:r>
        <w:t>“but it exposes” -?</w:t>
      </w:r>
    </w:p>
  </w:comment>
  <w:comment w:id="490" w:author="Brice, Amy" w:date="2022-01-25T15:51:00Z" w:initials="BA">
    <w:p w14:paraId="53D79029" w14:textId="2CCA801C" w:rsidR="000B4A88" w:rsidRDefault="000B4A88">
      <w:pPr>
        <w:pStyle w:val="CommentText"/>
      </w:pPr>
      <w:r>
        <w:rPr>
          <w:rStyle w:val="CommentReference"/>
        </w:rPr>
        <w:annotationRef/>
      </w:r>
      <w:r>
        <w:t>Suggest: “has a SEDS higher than or equal to the ensemble mean”</w:t>
      </w:r>
    </w:p>
  </w:comment>
  <w:comment w:id="491" w:author="Brice, Amy" w:date="2022-01-25T15:52:00Z" w:initials="BA">
    <w:p w14:paraId="16A33267" w14:textId="30F4916C" w:rsidR="00AB670E" w:rsidRDefault="00AB670E">
      <w:pPr>
        <w:pStyle w:val="CommentText"/>
      </w:pPr>
      <w:r>
        <w:rPr>
          <w:rStyle w:val="CommentReference"/>
        </w:rPr>
        <w:annotationRef/>
      </w:r>
      <w:r>
        <w:t>Suggest: “is inflexible enough that it forecasts” [or] “is too inflexible—it forecasts”</w:t>
      </w:r>
    </w:p>
  </w:comment>
  <w:comment w:id="496" w:author="Anstedt, Sheri" w:date="2022-01-26T13:26:00Z" w:initials="AS">
    <w:p w14:paraId="72A25D66" w14:textId="08EB0F56" w:rsidR="001E7CD5" w:rsidRDefault="001E7CD5">
      <w:pPr>
        <w:pStyle w:val="CommentText"/>
      </w:pPr>
      <w:r>
        <w:rPr>
          <w:rStyle w:val="CommentReference"/>
        </w:rPr>
        <w:annotationRef/>
      </w:r>
      <w:r>
        <w:t>Correct? Or, “in which”</w:t>
      </w:r>
    </w:p>
  </w:comment>
  <w:comment w:id="515" w:author="Anstedt, Sheri" w:date="2022-01-26T13:27:00Z" w:initials="AS">
    <w:p w14:paraId="0031A982" w14:textId="08BD8A00" w:rsidR="001E7CD5" w:rsidRDefault="001E7CD5">
      <w:pPr>
        <w:pStyle w:val="CommentText"/>
      </w:pPr>
      <w:r>
        <w:rPr>
          <w:rStyle w:val="CommentReference"/>
        </w:rPr>
        <w:annotationRef/>
      </w:r>
      <w:r>
        <w:t>“under” is a prefix, therefore no hyphen</w:t>
      </w:r>
    </w:p>
  </w:comment>
  <w:comment w:id="532" w:author="Brice, Amy" w:date="2022-01-25T16:10:00Z" w:initials="BA">
    <w:p w14:paraId="5EDBE5E8" w14:textId="01486C44" w:rsidR="00B04221" w:rsidRDefault="00B04221">
      <w:pPr>
        <w:pStyle w:val="CommentText"/>
      </w:pPr>
      <w:r>
        <w:rPr>
          <w:rStyle w:val="CommentReference"/>
        </w:rPr>
        <w:annotationRef/>
      </w:r>
      <w:r>
        <w:t>Preferred: land-based</w:t>
      </w:r>
      <w:r w:rsidR="001E7CD5">
        <w:t xml:space="preserve"> (“onshore” means literally on the shore, so if you’re talking about wind turbines that are located on land but not necessarily on a shore, then “land-based” is more accurate).</w:t>
      </w:r>
    </w:p>
  </w:comment>
  <w:comment w:id="550" w:author="Brice, Amy" w:date="2022-01-25T16:12:00Z" w:initials="BA">
    <w:p w14:paraId="1FC1B1A7" w14:textId="0361B5A0" w:rsidR="00B04221" w:rsidRDefault="00B04221">
      <w:pPr>
        <w:pStyle w:val="CommentText"/>
      </w:pPr>
      <w:r>
        <w:rPr>
          <w:rStyle w:val="CommentReference"/>
        </w:rPr>
        <w:annotationRef/>
      </w:r>
      <w:r>
        <w:t>Suggest using a less colloquial phrase</w:t>
      </w:r>
    </w:p>
  </w:comment>
  <w:comment w:id="551" w:author="Brice, Amy" w:date="2022-01-25T16:14:00Z" w:initials="BA">
    <w:p w14:paraId="182E83CC" w14:textId="265B0AEF" w:rsidR="00B04221" w:rsidRDefault="00B04221">
      <w:pPr>
        <w:pStyle w:val="CommentText"/>
      </w:pPr>
      <w:r>
        <w:rPr>
          <w:rStyle w:val="CommentReference"/>
        </w:rPr>
        <w:annotationRef/>
      </w:r>
      <w:r>
        <w:t>Suggest rephrasing</w:t>
      </w:r>
    </w:p>
  </w:comment>
  <w:comment w:id="552" w:author="Brice, Amy" w:date="2022-01-25T16:13:00Z" w:initials="BA">
    <w:p w14:paraId="0EB7A5A5" w14:textId="093BFA3E" w:rsidR="00B04221" w:rsidRDefault="00B04221">
      <w:pPr>
        <w:pStyle w:val="CommentText"/>
      </w:pPr>
      <w:r>
        <w:rPr>
          <w:rStyle w:val="CommentReference"/>
        </w:rPr>
        <w:annotationRef/>
      </w:r>
      <w:r>
        <w:t>Suggest rephrasing</w:t>
      </w:r>
    </w:p>
  </w:comment>
  <w:comment w:id="563" w:author="Brice, Amy" w:date="2022-01-25T16:16:00Z" w:initials="BA">
    <w:p w14:paraId="151990CA" w14:textId="42A976A7" w:rsidR="00C61515" w:rsidRDefault="00C61515">
      <w:pPr>
        <w:pStyle w:val="CommentText"/>
      </w:pPr>
      <w:r>
        <w:rPr>
          <w:rStyle w:val="CommentReference"/>
        </w:rPr>
        <w:annotationRef/>
      </w:r>
      <w:r>
        <w:t>Suggest rephrasing</w:t>
      </w:r>
    </w:p>
  </w:comment>
  <w:comment w:id="590" w:author="Brice, Amy" w:date="2022-01-25T16:26:00Z" w:initials="BA">
    <w:p w14:paraId="732D2A88" w14:textId="716A3853" w:rsidR="00C921F2" w:rsidRDefault="00C921F2">
      <w:pPr>
        <w:pStyle w:val="CommentText"/>
      </w:pPr>
      <w:r>
        <w:rPr>
          <w:rStyle w:val="CommentReference"/>
        </w:rPr>
        <w:annotationRef/>
      </w:r>
      <w:r>
        <w:t>Delete: redundant</w:t>
      </w:r>
    </w:p>
  </w:comment>
  <w:comment w:id="598" w:author="Brice, Amy" w:date="2022-01-25T16:22:00Z" w:initials="BA">
    <w:p w14:paraId="1416826A" w14:textId="2DDB805C" w:rsidR="00D968A6" w:rsidRDefault="00D968A6">
      <w:pPr>
        <w:pStyle w:val="CommentText"/>
      </w:pPr>
      <w:r>
        <w:rPr>
          <w:rStyle w:val="CommentReference"/>
        </w:rPr>
        <w:annotationRef/>
      </w:r>
      <w:r>
        <w:rPr>
          <w:rStyle w:val="CommentReference"/>
        </w:rPr>
        <w:annotationRef/>
      </w:r>
      <w:r>
        <w:t>Include more information like a URL and/or the organization that published this article/report.</w:t>
      </w:r>
    </w:p>
  </w:comment>
  <w:comment w:id="599" w:author="Brice, Amy" w:date="2022-01-25T16:24:00Z" w:initials="BA">
    <w:p w14:paraId="393E96E3" w14:textId="71D60BD0" w:rsidR="00D968A6" w:rsidRDefault="00D968A6">
      <w:pPr>
        <w:pStyle w:val="CommentText"/>
      </w:pPr>
      <w:r>
        <w:rPr>
          <w:rStyle w:val="CommentReference"/>
        </w:rPr>
        <w:annotationRef/>
      </w:r>
      <w:r>
        <w:t>Include more information like a URL and/or the organization that published this article/report.</w:t>
      </w:r>
    </w:p>
  </w:comment>
  <w:comment w:id="602" w:author="Brice, Amy" w:date="2022-01-25T16:25:00Z" w:initials="BA">
    <w:p w14:paraId="6CCE9A71" w14:textId="0885A2CF" w:rsidR="00D968A6" w:rsidRDefault="00D968A6">
      <w:pPr>
        <w:pStyle w:val="CommentText"/>
      </w:pPr>
      <w:r>
        <w:rPr>
          <w:rStyle w:val="CommentReference"/>
        </w:rPr>
        <w:annotationRef/>
      </w:r>
      <w:r>
        <w:t>Fix formatting of author’s name here and in next line (“gfyoung”)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E04350" w15:done="0"/>
  <w15:commentEx w15:paraId="305BE03D" w15:done="0"/>
  <w15:commentEx w15:paraId="265C5025" w15:done="0"/>
  <w15:commentEx w15:paraId="10BE3B0F" w15:done="0"/>
  <w15:commentEx w15:paraId="42DB7D52" w15:done="0"/>
  <w15:commentEx w15:paraId="4BF7E4CC" w15:done="0"/>
  <w15:commentEx w15:paraId="5F1F55B1" w15:done="0"/>
  <w15:commentEx w15:paraId="3A93F205" w15:done="0"/>
  <w15:commentEx w15:paraId="42DE05B6" w15:done="0"/>
  <w15:commentEx w15:paraId="3A799025" w15:done="0"/>
  <w15:commentEx w15:paraId="3B5AD270" w15:done="0"/>
  <w15:commentEx w15:paraId="1AF5077B" w15:done="0"/>
  <w15:commentEx w15:paraId="16A18A10" w15:done="0"/>
  <w15:commentEx w15:paraId="52682F06" w15:done="0"/>
  <w15:commentEx w15:paraId="2AFD61FD" w15:done="0"/>
  <w15:commentEx w15:paraId="16F2EB58" w15:done="0"/>
  <w15:commentEx w15:paraId="23C5D5B3" w15:done="0"/>
  <w15:commentEx w15:paraId="3DA77FE6" w15:done="0"/>
  <w15:commentEx w15:paraId="43342FBE" w15:done="0"/>
  <w15:commentEx w15:paraId="2CE39E26" w15:done="0"/>
  <w15:commentEx w15:paraId="066415C0" w15:done="0"/>
  <w15:commentEx w15:paraId="620715F0" w15:done="0"/>
  <w15:commentEx w15:paraId="7B8221B0" w15:done="0"/>
  <w15:commentEx w15:paraId="62F1F5C9" w15:done="0"/>
  <w15:commentEx w15:paraId="403E9343" w15:done="0"/>
  <w15:commentEx w15:paraId="0D61184D" w15:done="0"/>
  <w15:commentEx w15:paraId="0E644B2E" w15:done="0"/>
  <w15:commentEx w15:paraId="313FD129" w15:done="0"/>
  <w15:commentEx w15:paraId="7F8B9CA4" w15:done="0"/>
  <w15:commentEx w15:paraId="5F7D14EF" w15:done="0"/>
  <w15:commentEx w15:paraId="562ADBC9" w15:done="0"/>
  <w15:commentEx w15:paraId="3BB21328" w15:done="0"/>
  <w15:commentEx w15:paraId="0985B2E4" w15:done="0"/>
  <w15:commentEx w15:paraId="08855586" w15:done="0"/>
  <w15:commentEx w15:paraId="6942B5FD" w15:done="0"/>
  <w15:commentEx w15:paraId="4F9FCECB" w15:done="0"/>
  <w15:commentEx w15:paraId="53D79029" w15:done="0"/>
  <w15:commentEx w15:paraId="16A33267" w15:done="0"/>
  <w15:commentEx w15:paraId="72A25D66" w15:done="0"/>
  <w15:commentEx w15:paraId="0031A982" w15:done="0"/>
  <w15:commentEx w15:paraId="5EDBE5E8" w15:done="0"/>
  <w15:commentEx w15:paraId="1FC1B1A7" w15:done="0"/>
  <w15:commentEx w15:paraId="182E83CC" w15:done="0"/>
  <w15:commentEx w15:paraId="0EB7A5A5" w15:done="0"/>
  <w15:commentEx w15:paraId="151990CA" w15:done="0"/>
  <w15:commentEx w15:paraId="732D2A88" w15:done="0"/>
  <w15:commentEx w15:paraId="1416826A" w15:done="0"/>
  <w15:commentEx w15:paraId="393E96E3" w15:done="0"/>
  <w15:commentEx w15:paraId="6CCE9A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A6FCF" w16cex:dateUtc="2022-01-25T19:47:00Z"/>
  <w16cex:commentExtensible w16cex:durableId="259BBC08" w16cex:dateUtc="2022-01-26T19:24:00Z"/>
  <w16cex:commentExtensible w16cex:durableId="259BBCBA" w16cex:dateUtc="2022-01-26T19:27:00Z"/>
  <w16cex:commentExtensible w16cex:durableId="259BBD75" w16cex:dateUtc="2022-01-26T19:30:00Z"/>
  <w16cex:commentExtensible w16cex:durableId="259A6EFD" w16cex:dateUtc="2022-01-25T19:43:00Z"/>
  <w16cex:commentExtensible w16cex:durableId="259AA5AA" w16cex:dateUtc="2022-01-25T23:36:00Z"/>
  <w16cex:commentExtensible w16cex:durableId="259AA602" w16cex:dateUtc="2022-01-25T23:38:00Z"/>
  <w16cex:commentExtensible w16cex:durableId="259A6118" w16cex:dateUtc="2022-01-25T18:44:00Z"/>
  <w16cex:commentExtensible w16cex:durableId="259A65BB" w16cex:dateUtc="2022-01-25T19:04:00Z"/>
  <w16cex:commentExtensible w16cex:durableId="259BBF83" w16cex:dateUtc="2022-01-26T19:39:00Z"/>
  <w16cex:commentExtensible w16cex:durableId="259A71C0" w16cex:dateUtc="2022-01-25T19:55:00Z"/>
  <w16cex:commentExtensible w16cex:durableId="259A7FE3" w16cex:dateUtc="2022-01-25T20:55:00Z"/>
  <w16cex:commentExtensible w16cex:durableId="259AA686" w16cex:dateUtc="2022-01-25T23:40:00Z"/>
  <w16cex:commentExtensible w16cex:durableId="259A8570" w16cex:dateUtc="2022-01-25T21:19:00Z"/>
  <w16cex:commentExtensible w16cex:durableId="259A8720" w16cex:dateUtc="2022-01-25T21:26:00Z"/>
  <w16cex:commentExtensible w16cex:durableId="259A88A9" w16cex:dateUtc="2022-01-25T21:33:00Z"/>
  <w16cex:commentExtensible w16cex:durableId="259A8904" w16cex:dateUtc="2022-01-25T21:34:00Z"/>
  <w16cex:commentExtensible w16cex:durableId="259A898C" w16cex:dateUtc="2022-01-25T21:37:00Z"/>
  <w16cex:commentExtensible w16cex:durableId="259BC1F9" w16cex:dateUtc="2022-01-26T19:50:00Z"/>
  <w16cex:commentExtensible w16cex:durableId="259A8D73" w16cex:dateUtc="2022-01-25T21:53:00Z"/>
  <w16cex:commentExtensible w16cex:durableId="259AA841" w16cex:dateUtc="2022-01-25T23:48:00Z"/>
  <w16cex:commentExtensible w16cex:durableId="259A8F61" w16cex:dateUtc="2022-01-25T22:01:00Z"/>
  <w16cex:commentExtensible w16cex:durableId="259A9001" w16cex:dateUtc="2022-01-25T22:04:00Z"/>
  <w16cex:commentExtensible w16cex:durableId="259A911C" w16cex:dateUtc="2022-01-25T22:09:00Z"/>
  <w16cex:commentExtensible w16cex:durableId="259A9415" w16cex:dateUtc="2022-01-25T22:21:00Z"/>
  <w16cex:commentExtensible w16cex:durableId="259A953C" w16cex:dateUtc="2022-01-25T22:26:00Z"/>
  <w16cex:commentExtensible w16cex:durableId="259A95C8" w16cex:dateUtc="2022-01-25T22:29:00Z"/>
  <w16cex:commentExtensible w16cex:durableId="259BC42F" w16cex:dateUtc="2022-01-26T19:59:00Z"/>
  <w16cex:commentExtensible w16cex:durableId="259A9691" w16cex:dateUtc="2022-01-25T22:32:00Z"/>
  <w16cex:commentExtensible w16cex:durableId="259A9711" w16cex:dateUtc="2022-01-25T22:34:00Z"/>
  <w16cex:commentExtensible w16cex:durableId="259A982D" w16cex:dateUtc="2022-01-25T22:39:00Z"/>
  <w16cex:commentExtensible w16cex:durableId="259A98E7" w16cex:dateUtc="2022-01-25T22:42:00Z"/>
  <w16cex:commentExtensible w16cex:durableId="259A993E" w16cex:dateUtc="2022-01-25T22:43:00Z"/>
  <w16cex:commentExtensible w16cex:durableId="259BC61E" w16cex:dateUtc="2022-01-26T20:07:00Z"/>
  <w16cex:commentExtensible w16cex:durableId="259A9DFD" w16cex:dateUtc="2022-01-25T23:04:00Z"/>
  <w16cex:commentExtensible w16cex:durableId="259A9AB6" w16cex:dateUtc="2022-01-25T22:50:00Z"/>
  <w16cex:commentExtensible w16cex:durableId="259A9B08" w16cex:dateUtc="2022-01-25T22:51:00Z"/>
  <w16cex:commentExtensible w16cex:durableId="259A9B44" w16cex:dateUtc="2022-01-25T22:52:00Z"/>
  <w16cex:commentExtensible w16cex:durableId="259BCA88" w16cex:dateUtc="2022-01-26T20:26:00Z"/>
  <w16cex:commentExtensible w16cex:durableId="259BCAC7" w16cex:dateUtc="2022-01-26T20:27:00Z"/>
  <w16cex:commentExtensible w16cex:durableId="259A9F82" w16cex:dateUtc="2022-01-25T23:10:00Z"/>
  <w16cex:commentExtensible w16cex:durableId="259AA005" w16cex:dateUtc="2022-01-25T23:12:00Z"/>
  <w16cex:commentExtensible w16cex:durableId="259AA04B" w16cex:dateUtc="2022-01-25T23:14:00Z"/>
  <w16cex:commentExtensible w16cex:durableId="259AA037" w16cex:dateUtc="2022-01-25T23:13:00Z"/>
  <w16cex:commentExtensible w16cex:durableId="259AA0EA" w16cex:dateUtc="2022-01-25T23:16:00Z"/>
  <w16cex:commentExtensible w16cex:durableId="259AA34C" w16cex:dateUtc="2022-01-25T23:26:00Z"/>
  <w16cex:commentExtensible w16cex:durableId="259AA25E" w16cex:dateUtc="2022-01-25T23:22:00Z"/>
  <w16cex:commentExtensible w16cex:durableId="259AA2AC" w16cex:dateUtc="2022-01-25T23:24:00Z"/>
  <w16cex:commentExtensible w16cex:durableId="259AA2EA" w16cex:dateUtc="2022-01-25T2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E04350" w16cid:durableId="259A6FCF"/>
  <w16cid:commentId w16cid:paraId="305BE03D" w16cid:durableId="259BBC08"/>
  <w16cid:commentId w16cid:paraId="265C5025" w16cid:durableId="259BBCBA"/>
  <w16cid:commentId w16cid:paraId="10BE3B0F" w16cid:durableId="259BBD75"/>
  <w16cid:commentId w16cid:paraId="42DB7D52" w16cid:durableId="259A6EFD"/>
  <w16cid:commentId w16cid:paraId="4BF7E4CC" w16cid:durableId="259AA5AA"/>
  <w16cid:commentId w16cid:paraId="5F1F55B1" w16cid:durableId="259AA602"/>
  <w16cid:commentId w16cid:paraId="3A93F205" w16cid:durableId="259A6118"/>
  <w16cid:commentId w16cid:paraId="42DE05B6" w16cid:durableId="259A65BB"/>
  <w16cid:commentId w16cid:paraId="3A799025" w16cid:durableId="259BBF83"/>
  <w16cid:commentId w16cid:paraId="3B5AD270" w16cid:durableId="259A71C0"/>
  <w16cid:commentId w16cid:paraId="1AF5077B" w16cid:durableId="259A7FE3"/>
  <w16cid:commentId w16cid:paraId="16A18A10" w16cid:durableId="259AA686"/>
  <w16cid:commentId w16cid:paraId="52682F06" w16cid:durableId="259A8570"/>
  <w16cid:commentId w16cid:paraId="2AFD61FD" w16cid:durableId="259A8720"/>
  <w16cid:commentId w16cid:paraId="16F2EB58" w16cid:durableId="259A88A9"/>
  <w16cid:commentId w16cid:paraId="23C5D5B3" w16cid:durableId="259A8904"/>
  <w16cid:commentId w16cid:paraId="3DA77FE6" w16cid:durableId="259A898C"/>
  <w16cid:commentId w16cid:paraId="43342FBE" w16cid:durableId="259BC1F9"/>
  <w16cid:commentId w16cid:paraId="2CE39E26" w16cid:durableId="259A8D73"/>
  <w16cid:commentId w16cid:paraId="066415C0" w16cid:durableId="259AA841"/>
  <w16cid:commentId w16cid:paraId="620715F0" w16cid:durableId="259A8F61"/>
  <w16cid:commentId w16cid:paraId="7B8221B0" w16cid:durableId="259A9001"/>
  <w16cid:commentId w16cid:paraId="62F1F5C9" w16cid:durableId="259A911C"/>
  <w16cid:commentId w16cid:paraId="403E9343" w16cid:durableId="259A9415"/>
  <w16cid:commentId w16cid:paraId="0D61184D" w16cid:durableId="259A953C"/>
  <w16cid:commentId w16cid:paraId="0E644B2E" w16cid:durableId="259A95C8"/>
  <w16cid:commentId w16cid:paraId="313FD129" w16cid:durableId="259BC42F"/>
  <w16cid:commentId w16cid:paraId="7F8B9CA4" w16cid:durableId="259A9691"/>
  <w16cid:commentId w16cid:paraId="5F7D14EF" w16cid:durableId="259A9711"/>
  <w16cid:commentId w16cid:paraId="562ADBC9" w16cid:durableId="259A982D"/>
  <w16cid:commentId w16cid:paraId="3BB21328" w16cid:durableId="259A98E7"/>
  <w16cid:commentId w16cid:paraId="0985B2E4" w16cid:durableId="259A993E"/>
  <w16cid:commentId w16cid:paraId="08855586" w16cid:durableId="259BC61E"/>
  <w16cid:commentId w16cid:paraId="6942B5FD" w16cid:durableId="259A9DFD"/>
  <w16cid:commentId w16cid:paraId="4F9FCECB" w16cid:durableId="259A9AB6"/>
  <w16cid:commentId w16cid:paraId="53D79029" w16cid:durableId="259A9B08"/>
  <w16cid:commentId w16cid:paraId="16A33267" w16cid:durableId="259A9B44"/>
  <w16cid:commentId w16cid:paraId="72A25D66" w16cid:durableId="259BCA88"/>
  <w16cid:commentId w16cid:paraId="0031A982" w16cid:durableId="259BCAC7"/>
  <w16cid:commentId w16cid:paraId="5EDBE5E8" w16cid:durableId="259A9F82"/>
  <w16cid:commentId w16cid:paraId="1FC1B1A7" w16cid:durableId="259AA005"/>
  <w16cid:commentId w16cid:paraId="182E83CC" w16cid:durableId="259AA04B"/>
  <w16cid:commentId w16cid:paraId="0EB7A5A5" w16cid:durableId="259AA037"/>
  <w16cid:commentId w16cid:paraId="151990CA" w16cid:durableId="259AA0EA"/>
  <w16cid:commentId w16cid:paraId="732D2A88" w16cid:durableId="259AA34C"/>
  <w16cid:commentId w16cid:paraId="1416826A" w16cid:durableId="259AA25E"/>
  <w16cid:commentId w16cid:paraId="393E96E3" w16cid:durableId="259AA2AC"/>
  <w16cid:commentId w16cid:paraId="6CCE9A71" w16cid:durableId="259AA2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BD36D" w14:textId="77777777" w:rsidR="00BE0B71" w:rsidRDefault="00BE0B71">
      <w:r>
        <w:separator/>
      </w:r>
    </w:p>
    <w:p w14:paraId="627AFBF9" w14:textId="77777777" w:rsidR="00BE0B71" w:rsidRDefault="00BE0B71"/>
  </w:endnote>
  <w:endnote w:type="continuationSeparator" w:id="0">
    <w:p w14:paraId="55F4D608" w14:textId="77777777" w:rsidR="00BE0B71" w:rsidRDefault="00BE0B71" w:rsidP="00E12AF4">
      <w:r>
        <w:continuationSeparator/>
      </w:r>
    </w:p>
    <w:p w14:paraId="2CC3E160" w14:textId="77777777" w:rsidR="00BE0B71" w:rsidRDefault="00BE0B71"/>
    <w:p w14:paraId="71A9EC00" w14:textId="77777777" w:rsidR="00BE0B71" w:rsidRDefault="00BE0B71"/>
  </w:endnote>
  <w:endnote w:type="continuationNotice" w:id="1">
    <w:p w14:paraId="1FD906A5" w14:textId="77777777" w:rsidR="00BE0B71" w:rsidRDefault="00BE0B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A6087" w14:textId="77777777" w:rsidR="00482B31" w:rsidRDefault="00942F9D" w:rsidP="0010023C">
    <w:pPr>
      <w:pStyle w:val="Footer"/>
      <w:rPr>
        <w:rStyle w:val="PageNumber"/>
      </w:rPr>
    </w:pPr>
    <w:r>
      <w:rPr>
        <w:rStyle w:val="PageNumber"/>
      </w:rPr>
      <w:fldChar w:fldCharType="begin"/>
    </w:r>
    <w:r w:rsidR="00482B31">
      <w:rPr>
        <w:rStyle w:val="PageNumber"/>
      </w:rPr>
      <w:instrText xml:space="preserve">PAGE  </w:instrText>
    </w:r>
    <w:r>
      <w:rPr>
        <w:rStyle w:val="PageNumber"/>
      </w:rPr>
      <w:fldChar w:fldCharType="end"/>
    </w:r>
  </w:p>
  <w:p w14:paraId="1BF61AA6" w14:textId="77777777" w:rsidR="00482B31" w:rsidRDefault="00482B31" w:rsidP="001002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b/>
        <w:caps/>
        <w:sz w:val="24"/>
        <w:szCs w:val="24"/>
      </w:rPr>
      <w:alias w:val="Designation"/>
      <w:tag w:val="Designation"/>
      <w:id w:val="145096359"/>
      <w:showingPlcHdr/>
      <w:dataBinding w:prefixMappings="xmlns:ns0='PNNL_Template' " w:xpath="/ns0:projectDoc[1]/ns0:PNNL_Template[1]/ns0:PNNL_Content_Controls[1]/ns0:PNNL_Designation[1]" w:storeItemID="{02D18313-9A4D-4C49-BBB5-7012767DE606}"/>
      <w:comboBox w:lastValue="">
        <w:listItem w:value="Choose an item."/>
        <w:listItem w:displayText="Official Use Only" w:value="Official Use Only"/>
        <w:listItem w:displayText="For Official Use Only" w:value="For Official Use Only"/>
      </w:comboBox>
    </w:sdtPr>
    <w:sdtEndPr/>
    <w:sdtContent>
      <w:p w14:paraId="18FE0516" w14:textId="77777777" w:rsidR="003E6641" w:rsidRPr="006E1F4E" w:rsidRDefault="00483152" w:rsidP="003E6641">
        <w:pPr>
          <w:pStyle w:val="Footer"/>
          <w:tabs>
            <w:tab w:val="clear" w:pos="10080"/>
            <w:tab w:val="right" w:pos="13680"/>
          </w:tabs>
          <w:rPr>
            <w:b/>
            <w:caps/>
          </w:rPr>
        </w:pPr>
        <w:r w:rsidRPr="006E5AFF">
          <w:rPr>
            <w:rStyle w:val="PlaceholderText"/>
            <w:color w:val="FFFFFF" w:themeColor="background1"/>
          </w:rPr>
          <w:t>Choose an item.</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b/>
        <w:caps/>
        <w:sz w:val="24"/>
        <w:szCs w:val="24"/>
      </w:rPr>
      <w:alias w:val="Designation"/>
      <w:tag w:val="Designation"/>
      <w:id w:val="-188218475"/>
      <w:showingPlcHdr/>
      <w:dataBinding w:prefixMappings="xmlns:ns0='PNNL_Template' " w:xpath="/ns0:projectDoc[1]/ns0:PNNL_Template[1]/ns0:PNNL_Content_Controls[1]/ns0:PNNL_Designation[1]" w:storeItemID="{02D18313-9A4D-4C49-BBB5-7012767DE606}"/>
      <w:comboBox w:lastValue="">
        <w:listItem w:value="NONE"/>
        <w:listItem w:displayText="Official Use Only" w:value="Official Use Only"/>
        <w:listItem w:displayText="For Official Use Only" w:value="For Official Use Only"/>
      </w:comboBox>
    </w:sdtPr>
    <w:sdtEndPr/>
    <w:sdtContent>
      <w:p w14:paraId="287A2312" w14:textId="77777777" w:rsidR="00CE0BFD" w:rsidRPr="006E5AFF" w:rsidRDefault="0026210F" w:rsidP="00CE0BFD">
        <w:pPr>
          <w:pStyle w:val="Footer"/>
          <w:tabs>
            <w:tab w:val="clear" w:pos="10080"/>
            <w:tab w:val="right" w:pos="13680"/>
          </w:tabs>
          <w:rPr>
            <w:rFonts w:ascii="Arial" w:hAnsi="Arial"/>
            <w:b/>
            <w:caps/>
            <w:sz w:val="24"/>
            <w:szCs w:val="24"/>
          </w:rPr>
        </w:pPr>
        <w:r w:rsidRPr="006E5AFF">
          <w:rPr>
            <w:rStyle w:val="PlaceholderText"/>
            <w:color w:val="FFFFFF" w:themeColor="background1"/>
          </w:rPr>
          <w:t>Choose an item.</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A491B" w14:textId="77777777" w:rsidR="00482B31" w:rsidRDefault="00942F9D" w:rsidP="0010023C">
    <w:pPr>
      <w:pStyle w:val="Footer"/>
      <w:rPr>
        <w:rStyle w:val="PageNumber"/>
      </w:rPr>
    </w:pPr>
    <w:r>
      <w:rPr>
        <w:rStyle w:val="PageNumber"/>
      </w:rPr>
      <w:fldChar w:fldCharType="begin"/>
    </w:r>
    <w:r w:rsidR="00482B31">
      <w:rPr>
        <w:rStyle w:val="PageNumber"/>
      </w:rPr>
      <w:instrText xml:space="preserve">PAGE  </w:instrText>
    </w:r>
    <w:r>
      <w:rPr>
        <w:rStyle w:val="PageNumber"/>
      </w:rPr>
      <w:fldChar w:fldCharType="end"/>
    </w:r>
  </w:p>
  <w:p w14:paraId="38734EED" w14:textId="77777777" w:rsidR="00482B31" w:rsidRDefault="00482B31" w:rsidP="0010023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CBAA" w14:textId="77777777" w:rsidR="00482B31" w:rsidRPr="004078F5" w:rsidRDefault="00482B31" w:rsidP="004078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Choose Footer"/>
      <w:tag w:val="Choose Footer"/>
      <w:id w:val="-1084911641"/>
      <w:placeholder>
        <w:docPart w:val="1F6B61718A7A86418E2E60D5966DEB67"/>
      </w:placeholder>
      <w:docPartList>
        <w:docPartGallery w:val="Custom 5"/>
        <w:docPartCategory w:val="PNNL_Footer"/>
      </w:docPartList>
    </w:sdtPr>
    <w:sdtEndPr>
      <w:rPr>
        <w:sz w:val="2"/>
      </w:rPr>
    </w:sdtEndPr>
    <w:sdtContent>
      <w:p w14:paraId="49BFE3B1" w14:textId="492561B3" w:rsidR="00751325" w:rsidRPr="00C10178" w:rsidRDefault="00751325" w:rsidP="00DB3853">
        <w:pPr>
          <w:pStyle w:val="Footer"/>
          <w:tabs>
            <w:tab w:val="clear" w:pos="10080"/>
            <w:tab w:val="right" w:pos="13680"/>
          </w:tabs>
          <w:jc w:val="left"/>
          <w:rPr>
            <w:b/>
            <w:sz w:val="28"/>
            <w:szCs w:val="24"/>
          </w:rPr>
        </w:pPr>
        <w:r w:rsidRPr="004A517F">
          <w:rPr>
            <w:rStyle w:val="HeaderChar"/>
          </w:rPr>
          <w:fldChar w:fldCharType="begin"/>
        </w:r>
        <w:r w:rsidRPr="004A517F">
          <w:rPr>
            <w:rStyle w:val="HeaderChar"/>
          </w:rPr>
          <w:instrText xml:space="preserve"> STYLEREF  "Heading-Front (TOC)"  \* MERGEFORMAT </w:instrText>
        </w:r>
        <w:r w:rsidRPr="004A517F">
          <w:rPr>
            <w:rStyle w:val="HeaderChar"/>
          </w:rPr>
          <w:fldChar w:fldCharType="separate"/>
        </w:r>
        <w:r w:rsidR="00CE2030">
          <w:rPr>
            <w:rStyle w:val="HeaderChar"/>
            <w:noProof/>
          </w:rPr>
          <w:t>Acronyms and Abbreviations</w:t>
        </w:r>
        <w:r w:rsidRPr="004A517F">
          <w:rPr>
            <w:rStyle w:val="HeaderChar"/>
          </w:rPr>
          <w:fldChar w:fldCharType="end"/>
        </w:r>
        <w:r w:rsidRPr="004A517F">
          <w:rPr>
            <w:rStyle w:val="HeaderChar"/>
          </w:rPr>
          <w:tab/>
        </w:r>
        <w:r w:rsidRPr="004A517F">
          <w:rPr>
            <w:rStyle w:val="PageNumber"/>
            <w:b/>
          </w:rPr>
          <w:fldChar w:fldCharType="begin"/>
        </w:r>
        <w:r w:rsidRPr="004A517F">
          <w:rPr>
            <w:rStyle w:val="PageNumber"/>
          </w:rPr>
          <w:instrText xml:space="preserve"> PAGE </w:instrText>
        </w:r>
        <w:r w:rsidRPr="004A517F">
          <w:rPr>
            <w:rStyle w:val="PageNumber"/>
            <w:b/>
          </w:rPr>
          <w:fldChar w:fldCharType="separate"/>
        </w:r>
        <w:r w:rsidR="00C41D3B">
          <w:rPr>
            <w:rStyle w:val="PageNumber"/>
          </w:rPr>
          <w:t>vi</w:t>
        </w:r>
        <w:r w:rsidRPr="004A517F">
          <w:rPr>
            <w:rStyle w:val="PageNumber"/>
            <w:b/>
          </w:rPr>
          <w:fldChar w:fldCharType="end"/>
        </w:r>
      </w:p>
      <w:p w14:paraId="618EE54D" w14:textId="77777777" w:rsidR="00C10178" w:rsidRPr="00DA5276" w:rsidRDefault="00CE2030" w:rsidP="00DA5276">
        <w:pPr>
          <w:pStyle w:val="Footer"/>
          <w:rPr>
            <w:sz w:val="2"/>
          </w:rP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6848630"/>
      <w:placeholder>
        <w:docPart w:val="0924CDCD714FEC409CAB13858E4679D8"/>
      </w:placeholder>
      <w:docPartList>
        <w:docPartGallery w:val="Custom 5"/>
        <w:docPartCategory w:val="PNNL_Footer"/>
      </w:docPartList>
    </w:sdtPr>
    <w:sdtEndPr>
      <w:rPr>
        <w:sz w:val="2"/>
      </w:rPr>
    </w:sdtEndPr>
    <w:sdtContent>
      <w:p w14:paraId="05A9397B" w14:textId="229BC1FD" w:rsidR="00310A51" w:rsidRPr="004A517F" w:rsidRDefault="00310A51" w:rsidP="008534B1">
        <w:pPr>
          <w:pStyle w:val="Footer"/>
          <w:tabs>
            <w:tab w:val="clear" w:pos="10080"/>
            <w:tab w:val="right" w:pos="13680"/>
          </w:tabs>
          <w:jc w:val="left"/>
        </w:pPr>
        <w:r w:rsidRPr="004A517F">
          <w:rPr>
            <w:rStyle w:val="HeaderChar"/>
          </w:rPr>
          <w:fldChar w:fldCharType="begin"/>
        </w:r>
        <w:r w:rsidRPr="004A517F">
          <w:rPr>
            <w:rStyle w:val="HeaderChar"/>
          </w:rPr>
          <w:instrText xml:space="preserve"> STYLEREF  "Heading 1"  \* MERGEFORMAT </w:instrText>
        </w:r>
        <w:r w:rsidRPr="004A517F">
          <w:rPr>
            <w:rStyle w:val="HeaderChar"/>
          </w:rPr>
          <w:fldChar w:fldCharType="separate"/>
        </w:r>
        <w:r w:rsidR="00CE2030">
          <w:rPr>
            <w:rStyle w:val="HeaderChar"/>
            <w:noProof/>
          </w:rPr>
          <w:t>Analysis of benchmark submissions</w:t>
        </w:r>
        <w:r w:rsidRPr="004A517F">
          <w:rPr>
            <w:rStyle w:val="HeaderChar"/>
          </w:rPr>
          <w:fldChar w:fldCharType="end"/>
        </w:r>
        <w:r>
          <w:rPr>
            <w:rStyle w:val="HeaderChar"/>
          </w:rPr>
          <w:tab/>
        </w:r>
        <w:r w:rsidRPr="00F40C86">
          <w:rPr>
            <w:rStyle w:val="PageNumber"/>
          </w:rPr>
          <w:fldChar w:fldCharType="begin"/>
        </w:r>
        <w:r w:rsidRPr="00F40C86">
          <w:rPr>
            <w:rStyle w:val="PageNumber"/>
          </w:rPr>
          <w:instrText xml:space="preserve"> PAGE </w:instrText>
        </w:r>
        <w:r w:rsidRPr="00F40C86">
          <w:rPr>
            <w:rStyle w:val="PageNumber"/>
          </w:rPr>
          <w:fldChar w:fldCharType="separate"/>
        </w:r>
        <w:r w:rsidR="00C41D3B">
          <w:rPr>
            <w:rStyle w:val="PageNumber"/>
          </w:rPr>
          <w:t>4</w:t>
        </w:r>
        <w:r w:rsidRPr="00F40C86">
          <w:rPr>
            <w:rStyle w:val="PageNumber"/>
          </w:rPr>
          <w:fldChar w:fldCharType="end"/>
        </w:r>
      </w:p>
      <w:p w14:paraId="480EC5A0" w14:textId="77777777" w:rsidR="00310A51" w:rsidRPr="00DA5276" w:rsidRDefault="00CE2030" w:rsidP="00DA5276">
        <w:pPr>
          <w:pStyle w:val="Footer"/>
          <w:rPr>
            <w:sz w:val="2"/>
          </w:rPr>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683BE" w14:textId="77777777" w:rsidR="006148BE" w:rsidRPr="005560E0" w:rsidRDefault="006148BE" w:rsidP="00556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BD648" w14:textId="77777777" w:rsidR="00BE0B71" w:rsidRDefault="00BE0B71">
      <w:r>
        <w:separator/>
      </w:r>
    </w:p>
  </w:footnote>
  <w:footnote w:type="continuationSeparator" w:id="0">
    <w:p w14:paraId="239B35A0" w14:textId="77777777" w:rsidR="00BE0B71" w:rsidRDefault="00BE0B71">
      <w:r>
        <w:continuationSeparator/>
      </w:r>
    </w:p>
  </w:footnote>
  <w:footnote w:type="continuationNotice" w:id="1">
    <w:p w14:paraId="00D747F7" w14:textId="77777777" w:rsidR="00BE0B71" w:rsidRDefault="00BE0B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8F5F0" w14:textId="77777777" w:rsidR="00A22E9D" w:rsidRDefault="00A22E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254C" w14:textId="77777777" w:rsidR="00A22E9D" w:rsidRDefault="00A22E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C7B62" w14:textId="77777777" w:rsidR="00A22E9D" w:rsidRDefault="00A22E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Choose Header"/>
      <w:tag w:val="(use dropdown to add a designation)"/>
      <w:id w:val="1707680492"/>
      <w:docPartList>
        <w:docPartGallery w:val="Custom 5"/>
        <w:docPartCategory w:val="PNNL_Header"/>
      </w:docPartList>
    </w:sdtPr>
    <w:sdtEndPr/>
    <w:sdtContent>
      <w:sdt>
        <w:sdtPr>
          <w:alias w:val="Choose Header"/>
          <w:tag w:val="(use dropdown to add a designation)"/>
          <w:id w:val="-469903616"/>
          <w:docPartList>
            <w:docPartGallery w:val="Custom 5"/>
            <w:docPartCategory w:val="PNNL_Header"/>
          </w:docPartList>
        </w:sdtPr>
        <w:sdtEndPr/>
        <w:sdtContent>
          <w:sdt>
            <w:sdtPr>
              <w:alias w:val="Choose Header"/>
              <w:tag w:val="(use dropdown to add a designation)"/>
              <w:id w:val="-282957003"/>
              <w:docPartList>
                <w:docPartGallery w:val="Custom 5"/>
                <w:docPartCategory w:val="PNNL_Header"/>
              </w:docPartList>
            </w:sdtPr>
            <w:sdtEndPr/>
            <w:sdtContent>
              <w:p w14:paraId="4CDE8D96" w14:textId="77777777" w:rsidR="00482B31" w:rsidRPr="00C56D75" w:rsidRDefault="00CE2030" w:rsidP="00C56D75">
                <w:pPr>
                  <w:pStyle w:val="Header"/>
                  <w:tabs>
                    <w:tab w:val="right" w:pos="9360"/>
                  </w:tabs>
                  <w:ind w:left="-2160"/>
                </w:pPr>
                <w:sdt>
                  <w:sdtPr>
                    <w:alias w:val="PNNL_Number"/>
                    <w:tag w:val="PNNL_Number"/>
                    <w:id w:val="632987479"/>
                    <w:placeholder>
                      <w:docPart w:val="B0A4C0B46A69CD4FA5A87FAA6450DD72"/>
                    </w:placeholder>
                    <w:dataBinding w:prefixMappings="xmlns:ns0='PNNL_Template' " w:xpath="/ns0:projectDoc[1]/ns0:PNNL_Template[1]/ns0:PNNL_Content_Controls[1]/ns0:PNNL_Number[1]" w:storeItemID="{02D18313-9A4D-4C49-BBB5-7012767DE606}"/>
                    <w:text w:multiLine="1"/>
                  </w:sdtPr>
                  <w:sdtEndPr/>
                  <w:sdtContent>
                    <w:r w:rsidR="00C56D75" w:rsidRPr="00F55786">
                      <w:t>PNNL-XXXXX</w:t>
                    </w:r>
                  </w:sdtContent>
                </w:sdt>
              </w:p>
            </w:sdtContent>
          </w:sdt>
        </w:sdtContent>
      </w:sdt>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188B1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ECAD1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3AAA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656A9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0870B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1661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3"/>
    <w:multiLevelType w:val="singleLevel"/>
    <w:tmpl w:val="20049C96"/>
    <w:lvl w:ilvl="0">
      <w:start w:val="1"/>
      <w:numFmt w:val="bullet"/>
      <w:pStyle w:val="ListBullet2"/>
      <w:lvlText w:val="–"/>
      <w:lvlJc w:val="left"/>
      <w:pPr>
        <w:tabs>
          <w:tab w:val="num" w:pos="720"/>
        </w:tabs>
        <w:ind w:left="720" w:hanging="360"/>
      </w:pPr>
      <w:rPr>
        <w:rFonts w:ascii="Times New Roman" w:hAnsi="Times New Roman" w:cs="Times New Roman" w:hint="default"/>
      </w:rPr>
    </w:lvl>
  </w:abstractNum>
  <w:abstractNum w:abstractNumId="7" w15:restartNumberingAfterBreak="0">
    <w:nsid w:val="09176686"/>
    <w:multiLevelType w:val="hybridMultilevel"/>
    <w:tmpl w:val="38B85E5E"/>
    <w:lvl w:ilvl="0" w:tplc="12909B40">
      <w:start w:val="1"/>
      <w:numFmt w:val="bullet"/>
      <w:pStyle w:val="ListBullet"/>
      <w:lvlText w:val=""/>
      <w:lvlJc w:val="left"/>
      <w:pPr>
        <w:tabs>
          <w:tab w:val="num" w:pos="216"/>
        </w:tabs>
        <w:ind w:left="216" w:hanging="216"/>
      </w:pPr>
      <w:rPr>
        <w:rFonts w:ascii="Symbol" w:hAnsi="Symbol" w:hint="default"/>
      </w:rPr>
    </w:lvl>
    <w:lvl w:ilvl="1" w:tplc="F788BA18">
      <w:start w:val="1"/>
      <w:numFmt w:val="bullet"/>
      <w:lvlText w:val="–"/>
      <w:lvlJc w:val="left"/>
      <w:pPr>
        <w:tabs>
          <w:tab w:val="num" w:pos="576"/>
        </w:tabs>
        <w:ind w:left="576" w:hanging="360"/>
      </w:pPr>
      <w:rPr>
        <w:rFonts w:ascii="Arial" w:hAnsi="Arial" w:hint="default"/>
        <w:color w:val="auto"/>
        <w:u w:color="FFC000"/>
      </w:rPr>
    </w:lvl>
    <w:lvl w:ilvl="2" w:tplc="334A17DA">
      <w:start w:val="1"/>
      <w:numFmt w:val="bullet"/>
      <w:lvlText w:val="o"/>
      <w:lvlJc w:val="left"/>
      <w:pPr>
        <w:tabs>
          <w:tab w:val="num" w:pos="936"/>
        </w:tabs>
        <w:ind w:left="936" w:hanging="360"/>
      </w:pPr>
      <w:rPr>
        <w:rFonts w:ascii="Courier New" w:hAnsi="Courier New" w:hint="default"/>
      </w:rPr>
    </w:lvl>
    <w:lvl w:ilvl="3" w:tplc="78A6ED68">
      <w:start w:val="1"/>
      <w:numFmt w:val="bullet"/>
      <w:lvlText w:val=""/>
      <w:lvlJc w:val="left"/>
      <w:pPr>
        <w:tabs>
          <w:tab w:val="num" w:pos="1296"/>
        </w:tabs>
        <w:ind w:left="1296" w:hanging="360"/>
      </w:pPr>
      <w:rPr>
        <w:rFonts w:ascii="Wingdings" w:hAnsi="Wingdings" w:hint="default"/>
      </w:rPr>
    </w:lvl>
    <w:lvl w:ilvl="4" w:tplc="04090003" w:tentative="1">
      <w:start w:val="1"/>
      <w:numFmt w:val="bullet"/>
      <w:lvlText w:val="o"/>
      <w:lvlJc w:val="left"/>
      <w:pPr>
        <w:tabs>
          <w:tab w:val="num" w:pos="3456"/>
        </w:tabs>
        <w:ind w:left="3456" w:hanging="360"/>
      </w:pPr>
      <w:rPr>
        <w:rFonts w:ascii="Courier New" w:hAnsi="Courier New" w:hint="default"/>
      </w:rPr>
    </w:lvl>
    <w:lvl w:ilvl="5" w:tplc="04090005" w:tentative="1">
      <w:start w:val="1"/>
      <w:numFmt w:val="bullet"/>
      <w:lvlText w:val=""/>
      <w:lvlJc w:val="left"/>
      <w:pPr>
        <w:tabs>
          <w:tab w:val="num" w:pos="4176"/>
        </w:tabs>
        <w:ind w:left="4176" w:hanging="360"/>
      </w:pPr>
      <w:rPr>
        <w:rFonts w:ascii="Wingdings" w:hAnsi="Wingdings" w:hint="default"/>
      </w:rPr>
    </w:lvl>
    <w:lvl w:ilvl="6" w:tplc="04090001" w:tentative="1">
      <w:start w:val="1"/>
      <w:numFmt w:val="bullet"/>
      <w:lvlText w:val=""/>
      <w:lvlJc w:val="left"/>
      <w:pPr>
        <w:tabs>
          <w:tab w:val="num" w:pos="4896"/>
        </w:tabs>
        <w:ind w:left="4896" w:hanging="360"/>
      </w:pPr>
      <w:rPr>
        <w:rFonts w:ascii="Symbol" w:hAnsi="Symbol" w:hint="default"/>
      </w:rPr>
    </w:lvl>
    <w:lvl w:ilvl="7" w:tplc="04090003" w:tentative="1">
      <w:start w:val="1"/>
      <w:numFmt w:val="bullet"/>
      <w:lvlText w:val="o"/>
      <w:lvlJc w:val="left"/>
      <w:pPr>
        <w:tabs>
          <w:tab w:val="num" w:pos="5616"/>
        </w:tabs>
        <w:ind w:left="5616" w:hanging="360"/>
      </w:pPr>
      <w:rPr>
        <w:rFonts w:ascii="Courier New" w:hAnsi="Courier New" w:hint="default"/>
      </w:rPr>
    </w:lvl>
    <w:lvl w:ilvl="8" w:tplc="04090005" w:tentative="1">
      <w:start w:val="1"/>
      <w:numFmt w:val="bullet"/>
      <w:lvlText w:val=""/>
      <w:lvlJc w:val="left"/>
      <w:pPr>
        <w:tabs>
          <w:tab w:val="num" w:pos="6336"/>
        </w:tabs>
        <w:ind w:left="6336" w:hanging="360"/>
      </w:pPr>
      <w:rPr>
        <w:rFonts w:ascii="Wingdings" w:hAnsi="Wingdings" w:hint="default"/>
      </w:rPr>
    </w:lvl>
  </w:abstractNum>
  <w:abstractNum w:abstractNumId="8" w15:restartNumberingAfterBreak="0">
    <w:nsid w:val="16C65070"/>
    <w:multiLevelType w:val="hybridMultilevel"/>
    <w:tmpl w:val="5FE89F18"/>
    <w:lvl w:ilvl="0" w:tplc="F3CC5862">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FE6B59"/>
    <w:multiLevelType w:val="multilevel"/>
    <w:tmpl w:val="EBD88498"/>
    <w:lvl w:ilvl="0">
      <w:start w:val="1"/>
      <w:numFmt w:val="decimal"/>
      <w:pStyle w:val="Heading1"/>
      <w:lvlText w:val="%1.0"/>
      <w:lvlJc w:val="left"/>
      <w:pPr>
        <w:tabs>
          <w:tab w:val="num" w:pos="720"/>
        </w:tabs>
        <w:ind w:left="720" w:hanging="720"/>
      </w:pPr>
      <w:rPr>
        <w:rFonts w:asciiTheme="majorHAnsi" w:hAnsiTheme="majorHAnsi" w:cs="Arial" w:hint="default"/>
        <w:b/>
        <w:i w:val="0"/>
        <w:caps w:val="0"/>
        <w:strike w:val="0"/>
        <w:dstrike w:val="0"/>
        <w:vanish w:val="0"/>
        <w:color w:val="D57500" w:themeColor="text2"/>
        <w:sz w:val="3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648"/>
        </w:tabs>
        <w:ind w:left="648" w:hanging="648"/>
      </w:pPr>
      <w:rPr>
        <w:rFonts w:asciiTheme="majorHAnsi" w:hAnsiTheme="majorHAnsi" w:cs="Arial" w:hint="default"/>
        <w:b/>
        <w:i w:val="0"/>
        <w:color w:val="D57500" w:themeColor="text2"/>
        <w:sz w:val="28"/>
      </w:rPr>
    </w:lvl>
    <w:lvl w:ilvl="2">
      <w:start w:val="1"/>
      <w:numFmt w:val="decimal"/>
      <w:pStyle w:val="Heading3"/>
      <w:lvlText w:val="%1.%2.%3"/>
      <w:lvlJc w:val="left"/>
      <w:pPr>
        <w:tabs>
          <w:tab w:val="num" w:pos="936"/>
        </w:tabs>
        <w:ind w:left="936" w:hanging="936"/>
      </w:pPr>
      <w:rPr>
        <w:rFonts w:asciiTheme="majorHAnsi" w:hAnsiTheme="majorHAnsi" w:cs="Arial" w:hint="default"/>
        <w:b/>
        <w:i w:val="0"/>
        <w:color w:val="D57500" w:themeColor="text2"/>
        <w:sz w:val="24"/>
      </w:rPr>
    </w:lvl>
    <w:lvl w:ilvl="3">
      <w:start w:val="1"/>
      <w:numFmt w:val="decimal"/>
      <w:pStyle w:val="Heading4"/>
      <w:lvlText w:val="%1.%2.%3.%4"/>
      <w:lvlJc w:val="left"/>
      <w:pPr>
        <w:tabs>
          <w:tab w:val="num" w:pos="1037"/>
        </w:tabs>
        <w:ind w:left="1037" w:hanging="1037"/>
      </w:pPr>
      <w:rPr>
        <w:rFonts w:asciiTheme="majorHAnsi" w:hAnsiTheme="majorHAnsi" w:cs="Arial" w:hint="default"/>
        <w:b/>
        <w:i w:val="0"/>
        <w:color w:val="D57500" w:themeColor="text2"/>
        <w:sz w:val="22"/>
      </w:rPr>
    </w:lvl>
    <w:lvl w:ilvl="4">
      <w:start w:val="1"/>
      <w:numFmt w:val="none"/>
      <w:pStyle w:val="Heading5"/>
      <w:suff w:val="nothing"/>
      <w:lvlText w:val=""/>
      <w:lvlJc w:val="left"/>
      <w:pPr>
        <w:ind w:left="0" w:firstLine="0"/>
      </w:pPr>
      <w:rPr>
        <w:rFonts w:ascii="Arial" w:hAnsi="Arial" w:cs="Arial" w:hint="default"/>
        <w:b/>
        <w:i w:val="0"/>
        <w:color w:val="auto"/>
        <w:sz w:val="22"/>
      </w:rPr>
    </w:lvl>
    <w:lvl w:ilvl="5">
      <w:start w:val="1"/>
      <w:numFmt w:val="upperLetter"/>
      <w:pStyle w:val="Heading6"/>
      <w:suff w:val="space"/>
      <w:lvlText w:val="Appendix %6"/>
      <w:lvlJc w:val="left"/>
      <w:pPr>
        <w:ind w:left="0" w:firstLine="0"/>
      </w:pPr>
      <w:rPr>
        <w:rFonts w:asciiTheme="majorHAnsi" w:hAnsiTheme="majorHAnsi" w:cs="Arial" w:hint="default"/>
        <w:b/>
        <w:i w:val="0"/>
        <w:color w:val="D57500" w:themeColor="text2"/>
        <w:sz w:val="32"/>
        <w:szCs w:val="32"/>
      </w:rPr>
    </w:lvl>
    <w:lvl w:ilvl="6">
      <w:start w:val="1"/>
      <w:numFmt w:val="decimal"/>
      <w:pStyle w:val="Heading7"/>
      <w:lvlText w:val="%6.%7"/>
      <w:lvlJc w:val="left"/>
      <w:pPr>
        <w:tabs>
          <w:tab w:val="num" w:pos="648"/>
        </w:tabs>
        <w:ind w:left="648" w:hanging="648"/>
      </w:pPr>
      <w:rPr>
        <w:rFonts w:asciiTheme="majorHAnsi" w:hAnsiTheme="majorHAnsi" w:cs="Arial" w:hint="default"/>
        <w:b/>
        <w:i w:val="0"/>
        <w:color w:val="D57500" w:themeColor="text2"/>
        <w:sz w:val="28"/>
        <w:szCs w:val="28"/>
      </w:rPr>
    </w:lvl>
    <w:lvl w:ilvl="7">
      <w:start w:val="1"/>
      <w:numFmt w:val="decimal"/>
      <w:pStyle w:val="Heading8"/>
      <w:lvlText w:val="%6.%7.%8"/>
      <w:lvlJc w:val="left"/>
      <w:pPr>
        <w:tabs>
          <w:tab w:val="num" w:pos="936"/>
        </w:tabs>
        <w:ind w:left="936" w:hanging="936"/>
      </w:pPr>
      <w:rPr>
        <w:rFonts w:asciiTheme="majorHAnsi" w:hAnsiTheme="majorHAnsi" w:cs="Arial" w:hint="default"/>
        <w:b/>
        <w:bCs w:val="0"/>
        <w:i w:val="0"/>
        <w:iCs w:val="0"/>
        <w:caps w:val="0"/>
        <w:smallCaps w:val="0"/>
        <w:strike w:val="0"/>
        <w:dstrike w:val="0"/>
        <w:noProof w:val="0"/>
        <w:snapToGrid w:val="0"/>
        <w:vanish w:val="0"/>
        <w:color w:val="D57500" w:themeColor="text2"/>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lvlText w:val="%6.%7.%8.%9"/>
      <w:lvlJc w:val="left"/>
      <w:pPr>
        <w:tabs>
          <w:tab w:val="num" w:pos="1037"/>
        </w:tabs>
        <w:ind w:left="1037" w:hanging="1037"/>
      </w:pPr>
      <w:rPr>
        <w:rFonts w:asciiTheme="majorHAnsi" w:hAnsiTheme="majorHAnsi" w:cs="Arial" w:hint="default"/>
        <w:b/>
        <w:i w:val="0"/>
        <w:color w:val="D57500" w:themeColor="text2"/>
        <w:sz w:val="22"/>
        <w:szCs w:val="22"/>
      </w:rPr>
    </w:lvl>
  </w:abstractNum>
  <w:abstractNum w:abstractNumId="10" w15:restartNumberingAfterBreak="0">
    <w:nsid w:val="305D25F7"/>
    <w:multiLevelType w:val="multilevel"/>
    <w:tmpl w:val="68E8E47A"/>
    <w:lvl w:ilvl="0">
      <w:start w:val="1"/>
      <w:numFmt w:val="decimal"/>
      <w:pStyle w:val="Lis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31775796"/>
    <w:multiLevelType w:val="hybridMultilevel"/>
    <w:tmpl w:val="EBAE1D70"/>
    <w:lvl w:ilvl="0" w:tplc="FBF23A8A">
      <w:start w:val="1"/>
      <w:numFmt w:val="decimal"/>
      <w:lvlText w:val="%1."/>
      <w:lvlJc w:val="right"/>
      <w:pPr>
        <w:tabs>
          <w:tab w:val="num" w:pos="432"/>
        </w:tabs>
        <w:ind w:left="432" w:hanging="72"/>
      </w:pPr>
      <w:rPr>
        <w:rFonts w:hint="default"/>
      </w:rPr>
    </w:lvl>
    <w:lvl w:ilvl="1" w:tplc="B4385DF0">
      <w:start w:val="1"/>
      <w:numFmt w:val="decimal"/>
      <w:lvlText w:val="%2."/>
      <w:lvlJc w:val="left"/>
      <w:pPr>
        <w:tabs>
          <w:tab w:val="num" w:pos="432"/>
        </w:tabs>
        <w:ind w:left="432" w:hanging="144"/>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1A96CAF"/>
    <w:multiLevelType w:val="hybridMultilevel"/>
    <w:tmpl w:val="6DA013EE"/>
    <w:lvl w:ilvl="0" w:tplc="EC287C70">
      <w:start w:val="6"/>
      <w:numFmt w:val="lowerLetter"/>
      <w:lvlText w:val="%1."/>
      <w:lvlJc w:val="left"/>
      <w:pPr>
        <w:tabs>
          <w:tab w:val="num" w:pos="720"/>
        </w:tabs>
        <w:ind w:left="720" w:hanging="360"/>
      </w:pPr>
    </w:lvl>
    <w:lvl w:ilvl="1" w:tplc="338272B4" w:tentative="1">
      <w:start w:val="1"/>
      <w:numFmt w:val="decimal"/>
      <w:lvlText w:val="%2."/>
      <w:lvlJc w:val="left"/>
      <w:pPr>
        <w:tabs>
          <w:tab w:val="num" w:pos="1440"/>
        </w:tabs>
        <w:ind w:left="1440" w:hanging="360"/>
      </w:pPr>
    </w:lvl>
    <w:lvl w:ilvl="2" w:tplc="CC465298" w:tentative="1">
      <w:start w:val="1"/>
      <w:numFmt w:val="decimal"/>
      <w:lvlText w:val="%3."/>
      <w:lvlJc w:val="left"/>
      <w:pPr>
        <w:tabs>
          <w:tab w:val="num" w:pos="2160"/>
        </w:tabs>
        <w:ind w:left="2160" w:hanging="360"/>
      </w:pPr>
    </w:lvl>
    <w:lvl w:ilvl="3" w:tplc="FCA041CE" w:tentative="1">
      <w:start w:val="1"/>
      <w:numFmt w:val="decimal"/>
      <w:lvlText w:val="%4."/>
      <w:lvlJc w:val="left"/>
      <w:pPr>
        <w:tabs>
          <w:tab w:val="num" w:pos="2880"/>
        </w:tabs>
        <w:ind w:left="2880" w:hanging="360"/>
      </w:pPr>
    </w:lvl>
    <w:lvl w:ilvl="4" w:tplc="F65A7ABA" w:tentative="1">
      <w:start w:val="1"/>
      <w:numFmt w:val="decimal"/>
      <w:lvlText w:val="%5."/>
      <w:lvlJc w:val="left"/>
      <w:pPr>
        <w:tabs>
          <w:tab w:val="num" w:pos="3600"/>
        </w:tabs>
        <w:ind w:left="3600" w:hanging="360"/>
      </w:pPr>
    </w:lvl>
    <w:lvl w:ilvl="5" w:tplc="C2E087C4" w:tentative="1">
      <w:start w:val="1"/>
      <w:numFmt w:val="decimal"/>
      <w:lvlText w:val="%6."/>
      <w:lvlJc w:val="left"/>
      <w:pPr>
        <w:tabs>
          <w:tab w:val="num" w:pos="4320"/>
        </w:tabs>
        <w:ind w:left="4320" w:hanging="360"/>
      </w:pPr>
    </w:lvl>
    <w:lvl w:ilvl="6" w:tplc="DAC8B866" w:tentative="1">
      <w:start w:val="1"/>
      <w:numFmt w:val="decimal"/>
      <w:lvlText w:val="%7."/>
      <w:lvlJc w:val="left"/>
      <w:pPr>
        <w:tabs>
          <w:tab w:val="num" w:pos="5040"/>
        </w:tabs>
        <w:ind w:left="5040" w:hanging="360"/>
      </w:pPr>
    </w:lvl>
    <w:lvl w:ilvl="7" w:tplc="BC220D96" w:tentative="1">
      <w:start w:val="1"/>
      <w:numFmt w:val="decimal"/>
      <w:lvlText w:val="%8."/>
      <w:lvlJc w:val="left"/>
      <w:pPr>
        <w:tabs>
          <w:tab w:val="num" w:pos="5760"/>
        </w:tabs>
        <w:ind w:left="5760" w:hanging="360"/>
      </w:pPr>
    </w:lvl>
    <w:lvl w:ilvl="8" w:tplc="B8DE9C82" w:tentative="1">
      <w:start w:val="1"/>
      <w:numFmt w:val="decimal"/>
      <w:lvlText w:val="%9."/>
      <w:lvlJc w:val="left"/>
      <w:pPr>
        <w:tabs>
          <w:tab w:val="num" w:pos="6480"/>
        </w:tabs>
        <w:ind w:left="6480" w:hanging="360"/>
      </w:pPr>
    </w:lvl>
  </w:abstractNum>
  <w:abstractNum w:abstractNumId="13" w15:restartNumberingAfterBreak="0">
    <w:nsid w:val="397500E0"/>
    <w:multiLevelType w:val="multilevel"/>
    <w:tmpl w:val="4F7A4F66"/>
    <w:lvl w:ilvl="0">
      <w:start w:val="1"/>
      <w:numFmt w:val="lowerLetter"/>
      <w:pStyle w:val="ListLetter"/>
      <w:lvlText w:val="%1."/>
      <w:lvlJc w:val="left"/>
      <w:pPr>
        <w:tabs>
          <w:tab w:val="num" w:pos="792"/>
        </w:tabs>
        <w:ind w:left="720" w:hanging="288"/>
      </w:pPr>
      <w:rPr>
        <w:rFonts w:hint="default"/>
      </w:rPr>
    </w:lvl>
    <w:lvl w:ilvl="1">
      <w:start w:val="1"/>
      <w:numFmt w:val="decimal"/>
      <w:lvlText w:val="%1.%2"/>
      <w:lvlJc w:val="left"/>
      <w:pPr>
        <w:tabs>
          <w:tab w:val="num" w:pos="648"/>
        </w:tabs>
        <w:ind w:left="648" w:hanging="648"/>
      </w:pPr>
      <w:rPr>
        <w:rFonts w:ascii="Times New Roman" w:hAnsi="Times New Roman" w:hint="default"/>
        <w:b/>
        <w:i w:val="0"/>
        <w:sz w:val="28"/>
      </w:rPr>
    </w:lvl>
    <w:lvl w:ilvl="2">
      <w:start w:val="1"/>
      <w:numFmt w:val="decimal"/>
      <w:lvlText w:val="%1.%2.%3"/>
      <w:lvlJc w:val="left"/>
      <w:pPr>
        <w:tabs>
          <w:tab w:val="num" w:pos="734"/>
        </w:tabs>
        <w:ind w:left="734" w:hanging="734"/>
      </w:pPr>
      <w:rPr>
        <w:rFonts w:ascii="Times New Roman" w:hAnsi="Times New Roman" w:hint="default"/>
        <w:b/>
        <w:i w:val="0"/>
        <w:sz w:val="24"/>
      </w:rPr>
    </w:lvl>
    <w:lvl w:ilvl="3">
      <w:start w:val="1"/>
      <w:numFmt w:val="decimal"/>
      <w:lvlText w:val="%1.%2.%3.%4"/>
      <w:lvlJc w:val="left"/>
      <w:pPr>
        <w:tabs>
          <w:tab w:val="num" w:pos="1210"/>
        </w:tabs>
        <w:ind w:left="1210" w:hanging="850"/>
      </w:pPr>
      <w:rPr>
        <w:rFonts w:ascii="Times New Roman" w:hAnsi="Times New Roman" w:hint="default"/>
        <w:b/>
        <w:i w:val="0"/>
        <w:sz w:val="22"/>
      </w:rPr>
    </w:lvl>
    <w:lvl w:ilvl="4">
      <w:start w:val="1"/>
      <w:numFmt w:val="decimal"/>
      <w:lvlText w:val="%1.%2.%3.%4.%5"/>
      <w:lvlJc w:val="left"/>
      <w:pPr>
        <w:tabs>
          <w:tab w:val="num" w:pos="1382"/>
        </w:tabs>
        <w:ind w:left="1382" w:hanging="1022"/>
      </w:pPr>
      <w:rPr>
        <w:rFonts w:ascii="Times New Roman" w:hAnsi="Times New Roman" w:hint="default"/>
        <w:b/>
        <w:i w:val="0"/>
        <w:sz w:val="22"/>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15:restartNumberingAfterBreak="0">
    <w:nsid w:val="3FCB2172"/>
    <w:multiLevelType w:val="hybridMultilevel"/>
    <w:tmpl w:val="A33016E8"/>
    <w:lvl w:ilvl="0" w:tplc="521C7AA2">
      <w:start w:val="1"/>
      <w:numFmt w:val="bullet"/>
      <w:lvlText w:val=""/>
      <w:lvlJc w:val="left"/>
      <w:pPr>
        <w:tabs>
          <w:tab w:val="num" w:pos="792"/>
        </w:tabs>
        <w:ind w:left="72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6B24AD"/>
    <w:multiLevelType w:val="hybridMultilevel"/>
    <w:tmpl w:val="80D016E6"/>
    <w:lvl w:ilvl="0" w:tplc="A664E5E8">
      <w:start w:val="1"/>
      <w:numFmt w:val="bullet"/>
      <w:pStyle w:val="ListBullet3"/>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FB3A37"/>
    <w:multiLevelType w:val="hybridMultilevel"/>
    <w:tmpl w:val="2F649156"/>
    <w:lvl w:ilvl="0" w:tplc="F64668EA">
      <w:start w:val="2"/>
      <w:numFmt w:val="lowerLetter"/>
      <w:lvlText w:val="%1."/>
      <w:lvlJc w:val="left"/>
      <w:pPr>
        <w:tabs>
          <w:tab w:val="num" w:pos="720"/>
        </w:tabs>
        <w:ind w:left="720" w:hanging="360"/>
      </w:pPr>
    </w:lvl>
    <w:lvl w:ilvl="1" w:tplc="688C1CEE" w:tentative="1">
      <w:start w:val="1"/>
      <w:numFmt w:val="decimal"/>
      <w:lvlText w:val="%2."/>
      <w:lvlJc w:val="left"/>
      <w:pPr>
        <w:tabs>
          <w:tab w:val="num" w:pos="1440"/>
        </w:tabs>
        <w:ind w:left="1440" w:hanging="360"/>
      </w:pPr>
    </w:lvl>
    <w:lvl w:ilvl="2" w:tplc="3B4E8B6E" w:tentative="1">
      <w:start w:val="1"/>
      <w:numFmt w:val="decimal"/>
      <w:lvlText w:val="%3."/>
      <w:lvlJc w:val="left"/>
      <w:pPr>
        <w:tabs>
          <w:tab w:val="num" w:pos="2160"/>
        </w:tabs>
        <w:ind w:left="2160" w:hanging="360"/>
      </w:pPr>
    </w:lvl>
    <w:lvl w:ilvl="3" w:tplc="A588D64E" w:tentative="1">
      <w:start w:val="1"/>
      <w:numFmt w:val="decimal"/>
      <w:lvlText w:val="%4."/>
      <w:lvlJc w:val="left"/>
      <w:pPr>
        <w:tabs>
          <w:tab w:val="num" w:pos="2880"/>
        </w:tabs>
        <w:ind w:left="2880" w:hanging="360"/>
      </w:pPr>
    </w:lvl>
    <w:lvl w:ilvl="4" w:tplc="0262AC36" w:tentative="1">
      <w:start w:val="1"/>
      <w:numFmt w:val="decimal"/>
      <w:lvlText w:val="%5."/>
      <w:lvlJc w:val="left"/>
      <w:pPr>
        <w:tabs>
          <w:tab w:val="num" w:pos="3600"/>
        </w:tabs>
        <w:ind w:left="3600" w:hanging="360"/>
      </w:pPr>
    </w:lvl>
    <w:lvl w:ilvl="5" w:tplc="3BE05B04" w:tentative="1">
      <w:start w:val="1"/>
      <w:numFmt w:val="decimal"/>
      <w:lvlText w:val="%6."/>
      <w:lvlJc w:val="left"/>
      <w:pPr>
        <w:tabs>
          <w:tab w:val="num" w:pos="4320"/>
        </w:tabs>
        <w:ind w:left="4320" w:hanging="360"/>
      </w:pPr>
    </w:lvl>
    <w:lvl w:ilvl="6" w:tplc="28BE777A" w:tentative="1">
      <w:start w:val="1"/>
      <w:numFmt w:val="decimal"/>
      <w:lvlText w:val="%7."/>
      <w:lvlJc w:val="left"/>
      <w:pPr>
        <w:tabs>
          <w:tab w:val="num" w:pos="5040"/>
        </w:tabs>
        <w:ind w:left="5040" w:hanging="360"/>
      </w:pPr>
    </w:lvl>
    <w:lvl w:ilvl="7" w:tplc="E87EDEE0" w:tentative="1">
      <w:start w:val="1"/>
      <w:numFmt w:val="decimal"/>
      <w:lvlText w:val="%8."/>
      <w:lvlJc w:val="left"/>
      <w:pPr>
        <w:tabs>
          <w:tab w:val="num" w:pos="5760"/>
        </w:tabs>
        <w:ind w:left="5760" w:hanging="360"/>
      </w:pPr>
    </w:lvl>
    <w:lvl w:ilvl="8" w:tplc="B14C4168" w:tentative="1">
      <w:start w:val="1"/>
      <w:numFmt w:val="decimal"/>
      <w:lvlText w:val="%9."/>
      <w:lvlJc w:val="left"/>
      <w:pPr>
        <w:tabs>
          <w:tab w:val="num" w:pos="6480"/>
        </w:tabs>
        <w:ind w:left="6480" w:hanging="360"/>
      </w:pPr>
    </w:lvl>
  </w:abstractNum>
  <w:abstractNum w:abstractNumId="17" w15:restartNumberingAfterBreak="0">
    <w:nsid w:val="62C26BF1"/>
    <w:multiLevelType w:val="multilevel"/>
    <w:tmpl w:val="79D8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BD45CD"/>
    <w:multiLevelType w:val="multilevel"/>
    <w:tmpl w:val="3DA4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9"/>
  </w:num>
  <w:num w:numId="3">
    <w:abstractNumId w:val="10"/>
  </w:num>
  <w:num w:numId="4">
    <w:abstractNumId w:val="7"/>
  </w:num>
  <w:num w:numId="5">
    <w:abstractNumId w:val="6"/>
  </w:num>
  <w:num w:numId="6">
    <w:abstractNumId w:val="15"/>
  </w:num>
  <w:num w:numId="7">
    <w:abstractNumId w:val="13"/>
  </w:num>
  <w:num w:numId="8">
    <w:abstractNumId w:val="11"/>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4"/>
  </w:num>
  <w:num w:numId="14">
    <w:abstractNumId w:val="3"/>
  </w:num>
  <w:num w:numId="15">
    <w:abstractNumId w:val="2"/>
  </w:num>
  <w:num w:numId="16">
    <w:abstractNumId w:val="1"/>
  </w:num>
  <w:num w:numId="17">
    <w:abstractNumId w:val="0"/>
  </w:num>
  <w:num w:numId="18">
    <w:abstractNumId w:val="8"/>
  </w:num>
  <w:num w:numId="19">
    <w:abstractNumId w:val="8"/>
    <w:lvlOverride w:ilvl="0">
      <w:startOverride w:val="1"/>
    </w:lvlOverride>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10"/>
  </w:num>
  <w:num w:numId="30">
    <w:abstractNumId w:val="7"/>
  </w:num>
  <w:num w:numId="31">
    <w:abstractNumId w:val="6"/>
  </w:num>
  <w:num w:numId="32">
    <w:abstractNumId w:val="15"/>
  </w:num>
  <w:num w:numId="33">
    <w:abstractNumId w:val="14"/>
  </w:num>
  <w:num w:numId="34">
    <w:abstractNumId w:val="13"/>
  </w:num>
  <w:num w:numId="35">
    <w:abstractNumId w:val="8"/>
  </w:num>
  <w:num w:numId="36">
    <w:abstractNumId w:val="18"/>
    <w:lvlOverride w:ilvl="0">
      <w:lvl w:ilvl="0">
        <w:numFmt w:val="lowerRoman"/>
        <w:lvlText w:val="%1."/>
        <w:lvlJc w:val="right"/>
      </w:lvl>
    </w:lvlOverride>
  </w:num>
  <w:num w:numId="37">
    <w:abstractNumId w:val="16"/>
  </w:num>
  <w:num w:numId="38">
    <w:abstractNumId w:val="16"/>
    <w:lvlOverride w:ilvl="0">
      <w:lvl w:ilvl="0" w:tplc="F64668EA">
        <w:numFmt w:val="lowerLetter"/>
        <w:lvlText w:val="%1."/>
        <w:lvlJc w:val="left"/>
      </w:lvl>
    </w:lvlOverride>
  </w:num>
  <w:num w:numId="39">
    <w:abstractNumId w:val="16"/>
    <w:lvlOverride w:ilvl="0">
      <w:lvl w:ilvl="0" w:tplc="F64668EA">
        <w:numFmt w:val="lowerLetter"/>
        <w:lvlText w:val="%1."/>
        <w:lvlJc w:val="left"/>
      </w:lvl>
    </w:lvlOverride>
  </w:num>
  <w:num w:numId="40">
    <w:abstractNumId w:val="16"/>
    <w:lvlOverride w:ilvl="0">
      <w:lvl w:ilvl="0" w:tplc="F64668EA">
        <w:numFmt w:val="lowerLetter"/>
        <w:lvlText w:val="%1."/>
        <w:lvlJc w:val="left"/>
      </w:lvl>
    </w:lvlOverride>
  </w:num>
  <w:num w:numId="41">
    <w:abstractNumId w:val="17"/>
  </w:num>
  <w:num w:numId="42">
    <w:abstractNumId w:val="12"/>
  </w:num>
  <w:num w:numId="43">
    <w:abstractNumId w:val="12"/>
    <w:lvlOverride w:ilvl="0">
      <w:lvl w:ilvl="0" w:tplc="EC287C70">
        <w:numFmt w:val="lowerLetter"/>
        <w:lvlText w:val="%1."/>
        <w:lvlJc w:val="left"/>
      </w:lvl>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ce, Amy">
    <w15:presenceInfo w15:providerId="AD" w15:userId="S::abrice@nrel.gov::eb04849a-9133-44c5-a7c1-359e1cf68732"/>
  </w15:person>
  <w15:person w15:author="Anstedt, Sheri">
    <w15:presenceInfo w15:providerId="AD" w15:userId="S::sanstedt@nrel.gov::2e6fdc57-a985-4a6c-9e4d-11df3e0456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SystemFonts/>
  <w:stylePaneFormatFilter w:val="FC24" w:allStyles="0" w:customStyles="0" w:latentStyles="1" w:stylesInUse="0" w:headingStyles="1" w:numberingStyles="0" w:tableStyles="0" w:directFormattingOnRuns="0" w:directFormattingOnParagraphs="0" w:directFormattingOnNumbering="1" w:directFormattingOnTables="1" w:clearFormatting="1" w:top3HeadingStyles="1" w:visibleStyles="1" w:alternateStyleNames="1"/>
  <w:trackRevisions/>
  <w:doNotTrackFormatting/>
  <w:defaultTabStop w:val="720"/>
  <w:clickAndTypeStyle w:val="BodyText"/>
  <w:characterSpacingControl w:val="doNotCompress"/>
  <w:hdrShapeDefaults>
    <o:shapedefaults v:ext="edit" spidmax="12289"/>
  </w:hdrShapeDefaults>
  <w:footnotePr>
    <w:numRestart w:val="eachPage"/>
    <w:footnote w:id="-1"/>
    <w:footnote w:id="0"/>
    <w:footnote w:id="1"/>
  </w:footnotePr>
  <w:endnotePr>
    <w:endnote w:id="-1"/>
    <w:endnote w:id="0"/>
    <w:endnote w:id="1"/>
  </w:endnotePr>
  <w:compat>
    <w:suppressTopSpacing/>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A1Mje1NDY0MDA0tjBX0lEKTi0uzszPAykwNKsFADcSPZQtAAAA"/>
  </w:docVars>
  <w:rsids>
    <w:rsidRoot w:val="00A25C32"/>
    <w:rsid w:val="00000F08"/>
    <w:rsid w:val="000019E9"/>
    <w:rsid w:val="00001ACE"/>
    <w:rsid w:val="00001C18"/>
    <w:rsid w:val="00002695"/>
    <w:rsid w:val="0000269D"/>
    <w:rsid w:val="00002F16"/>
    <w:rsid w:val="00002F38"/>
    <w:rsid w:val="00003AB9"/>
    <w:rsid w:val="00003D03"/>
    <w:rsid w:val="00003FA2"/>
    <w:rsid w:val="00004205"/>
    <w:rsid w:val="0000436E"/>
    <w:rsid w:val="000045AB"/>
    <w:rsid w:val="0000537E"/>
    <w:rsid w:val="00005C16"/>
    <w:rsid w:val="00005FBB"/>
    <w:rsid w:val="0000611C"/>
    <w:rsid w:val="000070B2"/>
    <w:rsid w:val="000071B8"/>
    <w:rsid w:val="00007CF7"/>
    <w:rsid w:val="000105C1"/>
    <w:rsid w:val="000132F0"/>
    <w:rsid w:val="00013AF7"/>
    <w:rsid w:val="00013D06"/>
    <w:rsid w:val="000140B4"/>
    <w:rsid w:val="00015E1F"/>
    <w:rsid w:val="000160F4"/>
    <w:rsid w:val="00016D7A"/>
    <w:rsid w:val="00017C11"/>
    <w:rsid w:val="00017DCA"/>
    <w:rsid w:val="000207DB"/>
    <w:rsid w:val="00020FA8"/>
    <w:rsid w:val="0002255F"/>
    <w:rsid w:val="0002272B"/>
    <w:rsid w:val="00022746"/>
    <w:rsid w:val="000227D8"/>
    <w:rsid w:val="00022A91"/>
    <w:rsid w:val="00022C41"/>
    <w:rsid w:val="00022C5B"/>
    <w:rsid w:val="00023A1F"/>
    <w:rsid w:val="0002442C"/>
    <w:rsid w:val="00024C93"/>
    <w:rsid w:val="00024D86"/>
    <w:rsid w:val="00025256"/>
    <w:rsid w:val="00025597"/>
    <w:rsid w:val="0002656F"/>
    <w:rsid w:val="00026EBB"/>
    <w:rsid w:val="000273BB"/>
    <w:rsid w:val="000279E2"/>
    <w:rsid w:val="00027CD1"/>
    <w:rsid w:val="000306E6"/>
    <w:rsid w:val="00030AB0"/>
    <w:rsid w:val="0003128B"/>
    <w:rsid w:val="000315FA"/>
    <w:rsid w:val="000316FE"/>
    <w:rsid w:val="00032164"/>
    <w:rsid w:val="0003318A"/>
    <w:rsid w:val="000335E7"/>
    <w:rsid w:val="000335FF"/>
    <w:rsid w:val="00033754"/>
    <w:rsid w:val="00033796"/>
    <w:rsid w:val="00033D54"/>
    <w:rsid w:val="00034734"/>
    <w:rsid w:val="00034896"/>
    <w:rsid w:val="00034B2E"/>
    <w:rsid w:val="00034B90"/>
    <w:rsid w:val="00034DE9"/>
    <w:rsid w:val="00034DFF"/>
    <w:rsid w:val="000350D8"/>
    <w:rsid w:val="000369F4"/>
    <w:rsid w:val="00037025"/>
    <w:rsid w:val="00037221"/>
    <w:rsid w:val="000379E4"/>
    <w:rsid w:val="00040136"/>
    <w:rsid w:val="000401E4"/>
    <w:rsid w:val="000402EC"/>
    <w:rsid w:val="000405B7"/>
    <w:rsid w:val="000408E7"/>
    <w:rsid w:val="000414F0"/>
    <w:rsid w:val="00041769"/>
    <w:rsid w:val="000418E4"/>
    <w:rsid w:val="00041B1E"/>
    <w:rsid w:val="00041BB4"/>
    <w:rsid w:val="000424FF"/>
    <w:rsid w:val="0004291C"/>
    <w:rsid w:val="00042D79"/>
    <w:rsid w:val="0004343A"/>
    <w:rsid w:val="0004432A"/>
    <w:rsid w:val="0004460A"/>
    <w:rsid w:val="00044DE4"/>
    <w:rsid w:val="0004563C"/>
    <w:rsid w:val="00045847"/>
    <w:rsid w:val="00045CEE"/>
    <w:rsid w:val="0004638B"/>
    <w:rsid w:val="00046591"/>
    <w:rsid w:val="0004672F"/>
    <w:rsid w:val="000470D8"/>
    <w:rsid w:val="00047130"/>
    <w:rsid w:val="0004791E"/>
    <w:rsid w:val="00047F40"/>
    <w:rsid w:val="00050514"/>
    <w:rsid w:val="000506D4"/>
    <w:rsid w:val="00050769"/>
    <w:rsid w:val="00050E64"/>
    <w:rsid w:val="00051037"/>
    <w:rsid w:val="00051CA1"/>
    <w:rsid w:val="0005205A"/>
    <w:rsid w:val="0005372C"/>
    <w:rsid w:val="0005376C"/>
    <w:rsid w:val="0005395C"/>
    <w:rsid w:val="00054481"/>
    <w:rsid w:val="00054D24"/>
    <w:rsid w:val="00055168"/>
    <w:rsid w:val="000562BA"/>
    <w:rsid w:val="00056632"/>
    <w:rsid w:val="000567C9"/>
    <w:rsid w:val="00057120"/>
    <w:rsid w:val="00057615"/>
    <w:rsid w:val="00060616"/>
    <w:rsid w:val="00060776"/>
    <w:rsid w:val="00060C8C"/>
    <w:rsid w:val="00061198"/>
    <w:rsid w:val="000613BF"/>
    <w:rsid w:val="000613FF"/>
    <w:rsid w:val="000615F7"/>
    <w:rsid w:val="00061E53"/>
    <w:rsid w:val="00062264"/>
    <w:rsid w:val="00062AD1"/>
    <w:rsid w:val="00063098"/>
    <w:rsid w:val="000636FE"/>
    <w:rsid w:val="00063761"/>
    <w:rsid w:val="00063C56"/>
    <w:rsid w:val="00064552"/>
    <w:rsid w:val="00064797"/>
    <w:rsid w:val="00064FF0"/>
    <w:rsid w:val="00065369"/>
    <w:rsid w:val="00065379"/>
    <w:rsid w:val="000656A6"/>
    <w:rsid w:val="00065BFF"/>
    <w:rsid w:val="00065DA2"/>
    <w:rsid w:val="0006604E"/>
    <w:rsid w:val="000664B8"/>
    <w:rsid w:val="00066751"/>
    <w:rsid w:val="00067698"/>
    <w:rsid w:val="00067E4E"/>
    <w:rsid w:val="0007051A"/>
    <w:rsid w:val="00070760"/>
    <w:rsid w:val="00070934"/>
    <w:rsid w:val="00070B9B"/>
    <w:rsid w:val="000715B0"/>
    <w:rsid w:val="00071A12"/>
    <w:rsid w:val="00072062"/>
    <w:rsid w:val="000720F7"/>
    <w:rsid w:val="00072201"/>
    <w:rsid w:val="00072553"/>
    <w:rsid w:val="00072A79"/>
    <w:rsid w:val="00072D1C"/>
    <w:rsid w:val="00073281"/>
    <w:rsid w:val="00073361"/>
    <w:rsid w:val="00073F64"/>
    <w:rsid w:val="00073FE7"/>
    <w:rsid w:val="000740A1"/>
    <w:rsid w:val="0007431E"/>
    <w:rsid w:val="000743F1"/>
    <w:rsid w:val="00076D0A"/>
    <w:rsid w:val="000775D9"/>
    <w:rsid w:val="00080D8C"/>
    <w:rsid w:val="00081040"/>
    <w:rsid w:val="00081932"/>
    <w:rsid w:val="00081B17"/>
    <w:rsid w:val="00081D7A"/>
    <w:rsid w:val="00083726"/>
    <w:rsid w:val="000839B1"/>
    <w:rsid w:val="00083C48"/>
    <w:rsid w:val="00083F22"/>
    <w:rsid w:val="000850BB"/>
    <w:rsid w:val="0008531B"/>
    <w:rsid w:val="000857F0"/>
    <w:rsid w:val="00086183"/>
    <w:rsid w:val="00087BEC"/>
    <w:rsid w:val="00087DC2"/>
    <w:rsid w:val="00090391"/>
    <w:rsid w:val="000909B8"/>
    <w:rsid w:val="00090A64"/>
    <w:rsid w:val="0009135D"/>
    <w:rsid w:val="00091446"/>
    <w:rsid w:val="0009148E"/>
    <w:rsid w:val="000914BF"/>
    <w:rsid w:val="00091B47"/>
    <w:rsid w:val="00092C35"/>
    <w:rsid w:val="000933B5"/>
    <w:rsid w:val="0009367D"/>
    <w:rsid w:val="00093D0D"/>
    <w:rsid w:val="000947AA"/>
    <w:rsid w:val="000952C8"/>
    <w:rsid w:val="00095852"/>
    <w:rsid w:val="00095DEF"/>
    <w:rsid w:val="00095E12"/>
    <w:rsid w:val="0009672E"/>
    <w:rsid w:val="000974DE"/>
    <w:rsid w:val="00097898"/>
    <w:rsid w:val="00097985"/>
    <w:rsid w:val="00097F61"/>
    <w:rsid w:val="00097F97"/>
    <w:rsid w:val="000A07B4"/>
    <w:rsid w:val="000A0897"/>
    <w:rsid w:val="000A0A44"/>
    <w:rsid w:val="000A15D5"/>
    <w:rsid w:val="000A2BA8"/>
    <w:rsid w:val="000A2EE6"/>
    <w:rsid w:val="000A3DED"/>
    <w:rsid w:val="000A3F78"/>
    <w:rsid w:val="000A41D1"/>
    <w:rsid w:val="000A4B43"/>
    <w:rsid w:val="000A5022"/>
    <w:rsid w:val="000A5720"/>
    <w:rsid w:val="000A5BD6"/>
    <w:rsid w:val="000A5DB5"/>
    <w:rsid w:val="000A5FD7"/>
    <w:rsid w:val="000A6321"/>
    <w:rsid w:val="000A647E"/>
    <w:rsid w:val="000A7415"/>
    <w:rsid w:val="000A76EA"/>
    <w:rsid w:val="000B0532"/>
    <w:rsid w:val="000B0F62"/>
    <w:rsid w:val="000B14F2"/>
    <w:rsid w:val="000B16F7"/>
    <w:rsid w:val="000B232D"/>
    <w:rsid w:val="000B23DB"/>
    <w:rsid w:val="000B3604"/>
    <w:rsid w:val="000B38D0"/>
    <w:rsid w:val="000B41FD"/>
    <w:rsid w:val="000B4A17"/>
    <w:rsid w:val="000B4A88"/>
    <w:rsid w:val="000B4C3B"/>
    <w:rsid w:val="000B53C7"/>
    <w:rsid w:val="000B5B0C"/>
    <w:rsid w:val="000B5B3A"/>
    <w:rsid w:val="000B63F8"/>
    <w:rsid w:val="000B69AA"/>
    <w:rsid w:val="000B7612"/>
    <w:rsid w:val="000C0BC6"/>
    <w:rsid w:val="000C0FD4"/>
    <w:rsid w:val="000C1C47"/>
    <w:rsid w:val="000C20CF"/>
    <w:rsid w:val="000C4906"/>
    <w:rsid w:val="000C4E12"/>
    <w:rsid w:val="000C58C4"/>
    <w:rsid w:val="000C6B9A"/>
    <w:rsid w:val="000D006C"/>
    <w:rsid w:val="000D0D2E"/>
    <w:rsid w:val="000D1232"/>
    <w:rsid w:val="000D19DB"/>
    <w:rsid w:val="000D1A01"/>
    <w:rsid w:val="000D1CB1"/>
    <w:rsid w:val="000D1F9E"/>
    <w:rsid w:val="000D222E"/>
    <w:rsid w:val="000D2974"/>
    <w:rsid w:val="000D2F89"/>
    <w:rsid w:val="000D3092"/>
    <w:rsid w:val="000D358E"/>
    <w:rsid w:val="000D368F"/>
    <w:rsid w:val="000D36F7"/>
    <w:rsid w:val="000D3A9D"/>
    <w:rsid w:val="000D3BB8"/>
    <w:rsid w:val="000D431F"/>
    <w:rsid w:val="000D4CA4"/>
    <w:rsid w:val="000D5AC4"/>
    <w:rsid w:val="000D5AD6"/>
    <w:rsid w:val="000D5F71"/>
    <w:rsid w:val="000D6C62"/>
    <w:rsid w:val="000D6F96"/>
    <w:rsid w:val="000D7FFD"/>
    <w:rsid w:val="000E0036"/>
    <w:rsid w:val="000E013E"/>
    <w:rsid w:val="000E0A7B"/>
    <w:rsid w:val="000E0FD9"/>
    <w:rsid w:val="000E107A"/>
    <w:rsid w:val="000E1242"/>
    <w:rsid w:val="000E1BCC"/>
    <w:rsid w:val="000E268D"/>
    <w:rsid w:val="000E2CF3"/>
    <w:rsid w:val="000E2E38"/>
    <w:rsid w:val="000E36CA"/>
    <w:rsid w:val="000E42C2"/>
    <w:rsid w:val="000E5514"/>
    <w:rsid w:val="000E6C5B"/>
    <w:rsid w:val="000E7187"/>
    <w:rsid w:val="000E7EB7"/>
    <w:rsid w:val="000E7F51"/>
    <w:rsid w:val="000F0704"/>
    <w:rsid w:val="000F0748"/>
    <w:rsid w:val="000F0966"/>
    <w:rsid w:val="000F09C6"/>
    <w:rsid w:val="000F0AC1"/>
    <w:rsid w:val="000F1302"/>
    <w:rsid w:val="000F195A"/>
    <w:rsid w:val="000F1D2B"/>
    <w:rsid w:val="000F2096"/>
    <w:rsid w:val="000F23C0"/>
    <w:rsid w:val="000F395C"/>
    <w:rsid w:val="000F3B20"/>
    <w:rsid w:val="000F427F"/>
    <w:rsid w:val="000F45B9"/>
    <w:rsid w:val="000F4879"/>
    <w:rsid w:val="000F4EBE"/>
    <w:rsid w:val="000F549A"/>
    <w:rsid w:val="000F55DA"/>
    <w:rsid w:val="000F5A2D"/>
    <w:rsid w:val="000F6B93"/>
    <w:rsid w:val="0010023C"/>
    <w:rsid w:val="00100685"/>
    <w:rsid w:val="001009B7"/>
    <w:rsid w:val="00100AE9"/>
    <w:rsid w:val="001016D7"/>
    <w:rsid w:val="00102436"/>
    <w:rsid w:val="0010264A"/>
    <w:rsid w:val="00102D3F"/>
    <w:rsid w:val="00103140"/>
    <w:rsid w:val="00103452"/>
    <w:rsid w:val="00104F6B"/>
    <w:rsid w:val="00104FA1"/>
    <w:rsid w:val="00105558"/>
    <w:rsid w:val="00105D47"/>
    <w:rsid w:val="00105D88"/>
    <w:rsid w:val="0010631F"/>
    <w:rsid w:val="001063AF"/>
    <w:rsid w:val="0010647C"/>
    <w:rsid w:val="001065D3"/>
    <w:rsid w:val="00106A58"/>
    <w:rsid w:val="00106B8F"/>
    <w:rsid w:val="00107383"/>
    <w:rsid w:val="001073C8"/>
    <w:rsid w:val="0010770A"/>
    <w:rsid w:val="00107CA8"/>
    <w:rsid w:val="00107DC1"/>
    <w:rsid w:val="00110491"/>
    <w:rsid w:val="00110948"/>
    <w:rsid w:val="00110AE4"/>
    <w:rsid w:val="0011101A"/>
    <w:rsid w:val="00111770"/>
    <w:rsid w:val="00111ACA"/>
    <w:rsid w:val="00111BFD"/>
    <w:rsid w:val="001124C7"/>
    <w:rsid w:val="001137AF"/>
    <w:rsid w:val="00113EA5"/>
    <w:rsid w:val="00113FF1"/>
    <w:rsid w:val="001149A7"/>
    <w:rsid w:val="00115221"/>
    <w:rsid w:val="0011743E"/>
    <w:rsid w:val="001177D3"/>
    <w:rsid w:val="001179B4"/>
    <w:rsid w:val="00120B94"/>
    <w:rsid w:val="001225D6"/>
    <w:rsid w:val="0012287A"/>
    <w:rsid w:val="0012308B"/>
    <w:rsid w:val="001230A7"/>
    <w:rsid w:val="00123161"/>
    <w:rsid w:val="0012373F"/>
    <w:rsid w:val="00123D83"/>
    <w:rsid w:val="001259E8"/>
    <w:rsid w:val="00126710"/>
    <w:rsid w:val="00126E4B"/>
    <w:rsid w:val="00127347"/>
    <w:rsid w:val="001278B4"/>
    <w:rsid w:val="00127B07"/>
    <w:rsid w:val="00130173"/>
    <w:rsid w:val="0013079D"/>
    <w:rsid w:val="0013143E"/>
    <w:rsid w:val="0013173D"/>
    <w:rsid w:val="00131E95"/>
    <w:rsid w:val="00132700"/>
    <w:rsid w:val="00132A78"/>
    <w:rsid w:val="00133012"/>
    <w:rsid w:val="001333A8"/>
    <w:rsid w:val="001346D8"/>
    <w:rsid w:val="00134913"/>
    <w:rsid w:val="00134E20"/>
    <w:rsid w:val="001350EA"/>
    <w:rsid w:val="00135DD2"/>
    <w:rsid w:val="001360A4"/>
    <w:rsid w:val="00136172"/>
    <w:rsid w:val="0013650F"/>
    <w:rsid w:val="00136F52"/>
    <w:rsid w:val="00137222"/>
    <w:rsid w:val="00140248"/>
    <w:rsid w:val="00140744"/>
    <w:rsid w:val="001410A1"/>
    <w:rsid w:val="00141A29"/>
    <w:rsid w:val="00141B91"/>
    <w:rsid w:val="00141CED"/>
    <w:rsid w:val="001426C0"/>
    <w:rsid w:val="0014359F"/>
    <w:rsid w:val="00143E02"/>
    <w:rsid w:val="00144066"/>
    <w:rsid w:val="001440CF"/>
    <w:rsid w:val="0014420A"/>
    <w:rsid w:val="001447E7"/>
    <w:rsid w:val="00145098"/>
    <w:rsid w:val="0014564D"/>
    <w:rsid w:val="001458EA"/>
    <w:rsid w:val="0014603A"/>
    <w:rsid w:val="00146897"/>
    <w:rsid w:val="00146EBD"/>
    <w:rsid w:val="00147566"/>
    <w:rsid w:val="00147D12"/>
    <w:rsid w:val="001502FC"/>
    <w:rsid w:val="00150EEC"/>
    <w:rsid w:val="00151375"/>
    <w:rsid w:val="00151762"/>
    <w:rsid w:val="00151839"/>
    <w:rsid w:val="001518DD"/>
    <w:rsid w:val="00151DA3"/>
    <w:rsid w:val="00153852"/>
    <w:rsid w:val="00154AD2"/>
    <w:rsid w:val="00154E10"/>
    <w:rsid w:val="00155352"/>
    <w:rsid w:val="001575CF"/>
    <w:rsid w:val="00157AA3"/>
    <w:rsid w:val="001602EF"/>
    <w:rsid w:val="00160931"/>
    <w:rsid w:val="001613E8"/>
    <w:rsid w:val="0016152D"/>
    <w:rsid w:val="0016246A"/>
    <w:rsid w:val="001630AA"/>
    <w:rsid w:val="0016367A"/>
    <w:rsid w:val="00163A11"/>
    <w:rsid w:val="00164304"/>
    <w:rsid w:val="00164E6B"/>
    <w:rsid w:val="00165325"/>
    <w:rsid w:val="0016535D"/>
    <w:rsid w:val="0016560F"/>
    <w:rsid w:val="00166644"/>
    <w:rsid w:val="00166EED"/>
    <w:rsid w:val="00166F30"/>
    <w:rsid w:val="00166F59"/>
    <w:rsid w:val="00167C1C"/>
    <w:rsid w:val="00170439"/>
    <w:rsid w:val="00170944"/>
    <w:rsid w:val="00171049"/>
    <w:rsid w:val="00171917"/>
    <w:rsid w:val="00171F9A"/>
    <w:rsid w:val="00172402"/>
    <w:rsid w:val="001728A5"/>
    <w:rsid w:val="00172D20"/>
    <w:rsid w:val="00172F81"/>
    <w:rsid w:val="001733B8"/>
    <w:rsid w:val="0017455C"/>
    <w:rsid w:val="00174774"/>
    <w:rsid w:val="00174A00"/>
    <w:rsid w:val="00174E6E"/>
    <w:rsid w:val="00175058"/>
    <w:rsid w:val="00175184"/>
    <w:rsid w:val="001757A4"/>
    <w:rsid w:val="00175E11"/>
    <w:rsid w:val="001765FA"/>
    <w:rsid w:val="001766DA"/>
    <w:rsid w:val="00176D38"/>
    <w:rsid w:val="0017712F"/>
    <w:rsid w:val="00177A98"/>
    <w:rsid w:val="00180B42"/>
    <w:rsid w:val="00181545"/>
    <w:rsid w:val="001826E4"/>
    <w:rsid w:val="0018417D"/>
    <w:rsid w:val="00184666"/>
    <w:rsid w:val="0018467A"/>
    <w:rsid w:val="001850F2"/>
    <w:rsid w:val="00185A3D"/>
    <w:rsid w:val="00185B80"/>
    <w:rsid w:val="001863A0"/>
    <w:rsid w:val="00186473"/>
    <w:rsid w:val="00186997"/>
    <w:rsid w:val="00186A55"/>
    <w:rsid w:val="00187223"/>
    <w:rsid w:val="00190001"/>
    <w:rsid w:val="001900B4"/>
    <w:rsid w:val="00191B6C"/>
    <w:rsid w:val="00191D05"/>
    <w:rsid w:val="00191EAD"/>
    <w:rsid w:val="00193FAE"/>
    <w:rsid w:val="001940B4"/>
    <w:rsid w:val="00194111"/>
    <w:rsid w:val="00194355"/>
    <w:rsid w:val="001950D4"/>
    <w:rsid w:val="00195159"/>
    <w:rsid w:val="001951DA"/>
    <w:rsid w:val="001952BB"/>
    <w:rsid w:val="0019542A"/>
    <w:rsid w:val="00195852"/>
    <w:rsid w:val="00195FEB"/>
    <w:rsid w:val="00196A25"/>
    <w:rsid w:val="00196BF4"/>
    <w:rsid w:val="00196D34"/>
    <w:rsid w:val="00196D59"/>
    <w:rsid w:val="00197964"/>
    <w:rsid w:val="001979EA"/>
    <w:rsid w:val="00197D80"/>
    <w:rsid w:val="00197EC5"/>
    <w:rsid w:val="001A054A"/>
    <w:rsid w:val="001A07CD"/>
    <w:rsid w:val="001A0C87"/>
    <w:rsid w:val="001A1257"/>
    <w:rsid w:val="001A1528"/>
    <w:rsid w:val="001A193E"/>
    <w:rsid w:val="001A2135"/>
    <w:rsid w:val="001A293C"/>
    <w:rsid w:val="001A297E"/>
    <w:rsid w:val="001A2BA6"/>
    <w:rsid w:val="001A2D52"/>
    <w:rsid w:val="001A39CD"/>
    <w:rsid w:val="001A3CED"/>
    <w:rsid w:val="001A4066"/>
    <w:rsid w:val="001A417E"/>
    <w:rsid w:val="001A4624"/>
    <w:rsid w:val="001A49DE"/>
    <w:rsid w:val="001A4EF3"/>
    <w:rsid w:val="001A53BD"/>
    <w:rsid w:val="001A56B4"/>
    <w:rsid w:val="001A7C3F"/>
    <w:rsid w:val="001A7FEB"/>
    <w:rsid w:val="001B0610"/>
    <w:rsid w:val="001B149D"/>
    <w:rsid w:val="001B2360"/>
    <w:rsid w:val="001B2C9E"/>
    <w:rsid w:val="001B30EC"/>
    <w:rsid w:val="001B38F4"/>
    <w:rsid w:val="001B3AFD"/>
    <w:rsid w:val="001B423B"/>
    <w:rsid w:val="001B4A79"/>
    <w:rsid w:val="001B4DC6"/>
    <w:rsid w:val="001B4F2D"/>
    <w:rsid w:val="001B509F"/>
    <w:rsid w:val="001B52E5"/>
    <w:rsid w:val="001B5326"/>
    <w:rsid w:val="001B687E"/>
    <w:rsid w:val="001B6C8C"/>
    <w:rsid w:val="001B6E4F"/>
    <w:rsid w:val="001B70E7"/>
    <w:rsid w:val="001B721D"/>
    <w:rsid w:val="001B7789"/>
    <w:rsid w:val="001C023F"/>
    <w:rsid w:val="001C0550"/>
    <w:rsid w:val="001C0915"/>
    <w:rsid w:val="001C125C"/>
    <w:rsid w:val="001C23EF"/>
    <w:rsid w:val="001C2631"/>
    <w:rsid w:val="001C321B"/>
    <w:rsid w:val="001C3339"/>
    <w:rsid w:val="001C340B"/>
    <w:rsid w:val="001C3538"/>
    <w:rsid w:val="001C3D74"/>
    <w:rsid w:val="001C3FBF"/>
    <w:rsid w:val="001C4925"/>
    <w:rsid w:val="001C5073"/>
    <w:rsid w:val="001C59AC"/>
    <w:rsid w:val="001C6D36"/>
    <w:rsid w:val="001D0815"/>
    <w:rsid w:val="001D090D"/>
    <w:rsid w:val="001D0D82"/>
    <w:rsid w:val="001D110F"/>
    <w:rsid w:val="001D12C4"/>
    <w:rsid w:val="001D14E3"/>
    <w:rsid w:val="001D1A7D"/>
    <w:rsid w:val="001D1D37"/>
    <w:rsid w:val="001D1D74"/>
    <w:rsid w:val="001D1DA6"/>
    <w:rsid w:val="001D2157"/>
    <w:rsid w:val="001D2527"/>
    <w:rsid w:val="001D3F03"/>
    <w:rsid w:val="001D40C4"/>
    <w:rsid w:val="001D4712"/>
    <w:rsid w:val="001D4961"/>
    <w:rsid w:val="001D518A"/>
    <w:rsid w:val="001D5672"/>
    <w:rsid w:val="001D59E7"/>
    <w:rsid w:val="001D5BDF"/>
    <w:rsid w:val="001D5C20"/>
    <w:rsid w:val="001D5E15"/>
    <w:rsid w:val="001D6191"/>
    <w:rsid w:val="001D6425"/>
    <w:rsid w:val="001D6AB7"/>
    <w:rsid w:val="001D6D37"/>
    <w:rsid w:val="001D6DFF"/>
    <w:rsid w:val="001D70B7"/>
    <w:rsid w:val="001D7436"/>
    <w:rsid w:val="001D768B"/>
    <w:rsid w:val="001D7C98"/>
    <w:rsid w:val="001D7DBE"/>
    <w:rsid w:val="001D7F0E"/>
    <w:rsid w:val="001E07AC"/>
    <w:rsid w:val="001E0FE8"/>
    <w:rsid w:val="001E1361"/>
    <w:rsid w:val="001E1A37"/>
    <w:rsid w:val="001E26CC"/>
    <w:rsid w:val="001E39E7"/>
    <w:rsid w:val="001E3A95"/>
    <w:rsid w:val="001E3F5B"/>
    <w:rsid w:val="001E4C23"/>
    <w:rsid w:val="001E5641"/>
    <w:rsid w:val="001E673D"/>
    <w:rsid w:val="001E7CD5"/>
    <w:rsid w:val="001F0486"/>
    <w:rsid w:val="001F082E"/>
    <w:rsid w:val="001F0834"/>
    <w:rsid w:val="001F093A"/>
    <w:rsid w:val="001F1633"/>
    <w:rsid w:val="001F1A3C"/>
    <w:rsid w:val="001F1ADB"/>
    <w:rsid w:val="001F1B13"/>
    <w:rsid w:val="001F1D25"/>
    <w:rsid w:val="001F1DB6"/>
    <w:rsid w:val="001F2BD1"/>
    <w:rsid w:val="001F2BDB"/>
    <w:rsid w:val="001F2EAC"/>
    <w:rsid w:val="001F3748"/>
    <w:rsid w:val="001F3B3D"/>
    <w:rsid w:val="001F3E1E"/>
    <w:rsid w:val="001F4561"/>
    <w:rsid w:val="001F4AD9"/>
    <w:rsid w:val="001F50BC"/>
    <w:rsid w:val="001F53A1"/>
    <w:rsid w:val="001F5573"/>
    <w:rsid w:val="001F589D"/>
    <w:rsid w:val="001F62B8"/>
    <w:rsid w:val="001F6699"/>
    <w:rsid w:val="001F69DB"/>
    <w:rsid w:val="001F6F41"/>
    <w:rsid w:val="001F7071"/>
    <w:rsid w:val="001F7168"/>
    <w:rsid w:val="001F78A3"/>
    <w:rsid w:val="001F7B4B"/>
    <w:rsid w:val="002002C2"/>
    <w:rsid w:val="00200FB3"/>
    <w:rsid w:val="0020148E"/>
    <w:rsid w:val="0020155C"/>
    <w:rsid w:val="00202813"/>
    <w:rsid w:val="00203818"/>
    <w:rsid w:val="00203F1B"/>
    <w:rsid w:val="00203F71"/>
    <w:rsid w:val="00204565"/>
    <w:rsid w:val="00204CA7"/>
    <w:rsid w:val="0020521A"/>
    <w:rsid w:val="00205783"/>
    <w:rsid w:val="00205AC4"/>
    <w:rsid w:val="00206013"/>
    <w:rsid w:val="00206423"/>
    <w:rsid w:val="00206AA6"/>
    <w:rsid w:val="00206AD0"/>
    <w:rsid w:val="00207267"/>
    <w:rsid w:val="00207803"/>
    <w:rsid w:val="002079F9"/>
    <w:rsid w:val="00207FE9"/>
    <w:rsid w:val="0021094B"/>
    <w:rsid w:val="00211A69"/>
    <w:rsid w:val="00211DC6"/>
    <w:rsid w:val="00211E4C"/>
    <w:rsid w:val="0021295C"/>
    <w:rsid w:val="00212A75"/>
    <w:rsid w:val="00213643"/>
    <w:rsid w:val="0021383A"/>
    <w:rsid w:val="00213DDD"/>
    <w:rsid w:val="002145AB"/>
    <w:rsid w:val="002146A6"/>
    <w:rsid w:val="002146B7"/>
    <w:rsid w:val="002162CD"/>
    <w:rsid w:val="00217AEE"/>
    <w:rsid w:val="00217DD0"/>
    <w:rsid w:val="00220E39"/>
    <w:rsid w:val="00220FCD"/>
    <w:rsid w:val="00221516"/>
    <w:rsid w:val="002217BD"/>
    <w:rsid w:val="00222623"/>
    <w:rsid w:val="00222799"/>
    <w:rsid w:val="0022304B"/>
    <w:rsid w:val="002230C9"/>
    <w:rsid w:val="002238B4"/>
    <w:rsid w:val="0022497D"/>
    <w:rsid w:val="00224A90"/>
    <w:rsid w:val="00225AC7"/>
    <w:rsid w:val="0022648B"/>
    <w:rsid w:val="0022705E"/>
    <w:rsid w:val="002270DD"/>
    <w:rsid w:val="00227695"/>
    <w:rsid w:val="002278C8"/>
    <w:rsid w:val="00227A33"/>
    <w:rsid w:val="00227C42"/>
    <w:rsid w:val="00227FD1"/>
    <w:rsid w:val="002302BB"/>
    <w:rsid w:val="0023094D"/>
    <w:rsid w:val="00230974"/>
    <w:rsid w:val="00230CB7"/>
    <w:rsid w:val="00230F90"/>
    <w:rsid w:val="00233139"/>
    <w:rsid w:val="00233140"/>
    <w:rsid w:val="0023363A"/>
    <w:rsid w:val="002348A4"/>
    <w:rsid w:val="00235589"/>
    <w:rsid w:val="00235971"/>
    <w:rsid w:val="00235A31"/>
    <w:rsid w:val="00236020"/>
    <w:rsid w:val="00236207"/>
    <w:rsid w:val="002370B3"/>
    <w:rsid w:val="00240059"/>
    <w:rsid w:val="00240085"/>
    <w:rsid w:val="002403D6"/>
    <w:rsid w:val="00241436"/>
    <w:rsid w:val="00241680"/>
    <w:rsid w:val="00241FEB"/>
    <w:rsid w:val="00242047"/>
    <w:rsid w:val="002421AD"/>
    <w:rsid w:val="00242211"/>
    <w:rsid w:val="00242828"/>
    <w:rsid w:val="00242AF5"/>
    <w:rsid w:val="00242D07"/>
    <w:rsid w:val="002435D1"/>
    <w:rsid w:val="00243C25"/>
    <w:rsid w:val="0024442C"/>
    <w:rsid w:val="00244EB6"/>
    <w:rsid w:val="00245540"/>
    <w:rsid w:val="0024752C"/>
    <w:rsid w:val="00247917"/>
    <w:rsid w:val="002502FB"/>
    <w:rsid w:val="0025066A"/>
    <w:rsid w:val="00250734"/>
    <w:rsid w:val="0025125D"/>
    <w:rsid w:val="002512F6"/>
    <w:rsid w:val="00251DF2"/>
    <w:rsid w:val="00252109"/>
    <w:rsid w:val="00252436"/>
    <w:rsid w:val="00252A1D"/>
    <w:rsid w:val="00252ED7"/>
    <w:rsid w:val="00253512"/>
    <w:rsid w:val="0025393A"/>
    <w:rsid w:val="00253A0F"/>
    <w:rsid w:val="00253FE5"/>
    <w:rsid w:val="00254BFE"/>
    <w:rsid w:val="002559EE"/>
    <w:rsid w:val="00255FC9"/>
    <w:rsid w:val="00257D5E"/>
    <w:rsid w:val="00260AE6"/>
    <w:rsid w:val="00260D61"/>
    <w:rsid w:val="00261380"/>
    <w:rsid w:val="00261629"/>
    <w:rsid w:val="00261F81"/>
    <w:rsid w:val="0026210F"/>
    <w:rsid w:val="002626E1"/>
    <w:rsid w:val="002649C4"/>
    <w:rsid w:val="00264AD5"/>
    <w:rsid w:val="00265281"/>
    <w:rsid w:val="00265453"/>
    <w:rsid w:val="0026560F"/>
    <w:rsid w:val="002657BE"/>
    <w:rsid w:val="00265C75"/>
    <w:rsid w:val="00265D7B"/>
    <w:rsid w:val="00266C3B"/>
    <w:rsid w:val="002675A0"/>
    <w:rsid w:val="00270115"/>
    <w:rsid w:val="00270786"/>
    <w:rsid w:val="00270B1C"/>
    <w:rsid w:val="00270CEA"/>
    <w:rsid w:val="00270D17"/>
    <w:rsid w:val="00271069"/>
    <w:rsid w:val="00271867"/>
    <w:rsid w:val="00274462"/>
    <w:rsid w:val="0027465E"/>
    <w:rsid w:val="0027499E"/>
    <w:rsid w:val="00274F0D"/>
    <w:rsid w:val="0027584D"/>
    <w:rsid w:val="002759DD"/>
    <w:rsid w:val="00275EF8"/>
    <w:rsid w:val="0027708F"/>
    <w:rsid w:val="002778B1"/>
    <w:rsid w:val="00277B38"/>
    <w:rsid w:val="00280BB1"/>
    <w:rsid w:val="0028105A"/>
    <w:rsid w:val="00281F73"/>
    <w:rsid w:val="00282141"/>
    <w:rsid w:val="00282A41"/>
    <w:rsid w:val="00282D2A"/>
    <w:rsid w:val="00283397"/>
    <w:rsid w:val="002833E0"/>
    <w:rsid w:val="002834DF"/>
    <w:rsid w:val="0028375A"/>
    <w:rsid w:val="00284915"/>
    <w:rsid w:val="002859B1"/>
    <w:rsid w:val="002864AA"/>
    <w:rsid w:val="002867D1"/>
    <w:rsid w:val="00286BF6"/>
    <w:rsid w:val="00286FC2"/>
    <w:rsid w:val="0028715E"/>
    <w:rsid w:val="0028784E"/>
    <w:rsid w:val="00287F9A"/>
    <w:rsid w:val="002901BD"/>
    <w:rsid w:val="002917DB"/>
    <w:rsid w:val="00292636"/>
    <w:rsid w:val="0029305D"/>
    <w:rsid w:val="002940AE"/>
    <w:rsid w:val="0029483C"/>
    <w:rsid w:val="0029687F"/>
    <w:rsid w:val="00297A6A"/>
    <w:rsid w:val="002A01E5"/>
    <w:rsid w:val="002A0A19"/>
    <w:rsid w:val="002A15D2"/>
    <w:rsid w:val="002A16F5"/>
    <w:rsid w:val="002A1D27"/>
    <w:rsid w:val="002A1FF9"/>
    <w:rsid w:val="002A2B6D"/>
    <w:rsid w:val="002A2BF1"/>
    <w:rsid w:val="002A3667"/>
    <w:rsid w:val="002A45D1"/>
    <w:rsid w:val="002A5070"/>
    <w:rsid w:val="002A6337"/>
    <w:rsid w:val="002A762B"/>
    <w:rsid w:val="002A77AB"/>
    <w:rsid w:val="002A7B2A"/>
    <w:rsid w:val="002B0529"/>
    <w:rsid w:val="002B0B5D"/>
    <w:rsid w:val="002B0D24"/>
    <w:rsid w:val="002B0DF0"/>
    <w:rsid w:val="002B200D"/>
    <w:rsid w:val="002B20F9"/>
    <w:rsid w:val="002B20FE"/>
    <w:rsid w:val="002B2163"/>
    <w:rsid w:val="002B29B9"/>
    <w:rsid w:val="002B2BFF"/>
    <w:rsid w:val="002B34E0"/>
    <w:rsid w:val="002B3A81"/>
    <w:rsid w:val="002B3AF2"/>
    <w:rsid w:val="002B4820"/>
    <w:rsid w:val="002B4974"/>
    <w:rsid w:val="002B4E33"/>
    <w:rsid w:val="002B5170"/>
    <w:rsid w:val="002B519D"/>
    <w:rsid w:val="002B51AF"/>
    <w:rsid w:val="002B5216"/>
    <w:rsid w:val="002B55B8"/>
    <w:rsid w:val="002B671F"/>
    <w:rsid w:val="002B68C7"/>
    <w:rsid w:val="002B6AB2"/>
    <w:rsid w:val="002B6D94"/>
    <w:rsid w:val="002C0B5C"/>
    <w:rsid w:val="002C2CBE"/>
    <w:rsid w:val="002C2D40"/>
    <w:rsid w:val="002C465B"/>
    <w:rsid w:val="002C4EB4"/>
    <w:rsid w:val="002C5167"/>
    <w:rsid w:val="002C5D00"/>
    <w:rsid w:val="002C5D43"/>
    <w:rsid w:val="002C5ED1"/>
    <w:rsid w:val="002C625F"/>
    <w:rsid w:val="002C67CC"/>
    <w:rsid w:val="002C6833"/>
    <w:rsid w:val="002C6BA4"/>
    <w:rsid w:val="002C6DDA"/>
    <w:rsid w:val="002C72F0"/>
    <w:rsid w:val="002C7488"/>
    <w:rsid w:val="002C7924"/>
    <w:rsid w:val="002C795C"/>
    <w:rsid w:val="002C7D82"/>
    <w:rsid w:val="002C7E08"/>
    <w:rsid w:val="002D00B4"/>
    <w:rsid w:val="002D0739"/>
    <w:rsid w:val="002D0DA5"/>
    <w:rsid w:val="002D1075"/>
    <w:rsid w:val="002D1E21"/>
    <w:rsid w:val="002D34F8"/>
    <w:rsid w:val="002D4816"/>
    <w:rsid w:val="002D4B1A"/>
    <w:rsid w:val="002D5959"/>
    <w:rsid w:val="002D6757"/>
    <w:rsid w:val="002D70F7"/>
    <w:rsid w:val="002D7106"/>
    <w:rsid w:val="002D7276"/>
    <w:rsid w:val="002D73F4"/>
    <w:rsid w:val="002D75CB"/>
    <w:rsid w:val="002E14C2"/>
    <w:rsid w:val="002E1592"/>
    <w:rsid w:val="002E17F7"/>
    <w:rsid w:val="002E1BD5"/>
    <w:rsid w:val="002E2590"/>
    <w:rsid w:val="002E2CBE"/>
    <w:rsid w:val="002E353F"/>
    <w:rsid w:val="002E4005"/>
    <w:rsid w:val="002E424E"/>
    <w:rsid w:val="002E4EE1"/>
    <w:rsid w:val="002E5A44"/>
    <w:rsid w:val="002E5B61"/>
    <w:rsid w:val="002E5BE8"/>
    <w:rsid w:val="002E6BA1"/>
    <w:rsid w:val="002E6CB6"/>
    <w:rsid w:val="002E6EBB"/>
    <w:rsid w:val="002E7258"/>
    <w:rsid w:val="002E79A4"/>
    <w:rsid w:val="002F08B9"/>
    <w:rsid w:val="002F12B0"/>
    <w:rsid w:val="002F15CE"/>
    <w:rsid w:val="002F20A4"/>
    <w:rsid w:val="002F220C"/>
    <w:rsid w:val="002F25B1"/>
    <w:rsid w:val="002F30A9"/>
    <w:rsid w:val="002F3189"/>
    <w:rsid w:val="002F3F30"/>
    <w:rsid w:val="002F4CD1"/>
    <w:rsid w:val="002F66A0"/>
    <w:rsid w:val="002F6852"/>
    <w:rsid w:val="002F69CF"/>
    <w:rsid w:val="002F70DD"/>
    <w:rsid w:val="002F72A0"/>
    <w:rsid w:val="002F7DD1"/>
    <w:rsid w:val="003003AF"/>
    <w:rsid w:val="003009B3"/>
    <w:rsid w:val="00301125"/>
    <w:rsid w:val="0030238D"/>
    <w:rsid w:val="003026E4"/>
    <w:rsid w:val="00303D38"/>
    <w:rsid w:val="00305000"/>
    <w:rsid w:val="00305248"/>
    <w:rsid w:val="0030544E"/>
    <w:rsid w:val="003054F4"/>
    <w:rsid w:val="003059BF"/>
    <w:rsid w:val="00305F07"/>
    <w:rsid w:val="00305F52"/>
    <w:rsid w:val="00306155"/>
    <w:rsid w:val="0030654F"/>
    <w:rsid w:val="003066DB"/>
    <w:rsid w:val="00306A50"/>
    <w:rsid w:val="00306C1F"/>
    <w:rsid w:val="00307727"/>
    <w:rsid w:val="00307919"/>
    <w:rsid w:val="0030794C"/>
    <w:rsid w:val="00307A5D"/>
    <w:rsid w:val="00307ADE"/>
    <w:rsid w:val="00307BF1"/>
    <w:rsid w:val="00310A51"/>
    <w:rsid w:val="00310EAC"/>
    <w:rsid w:val="00310ECC"/>
    <w:rsid w:val="00311B6C"/>
    <w:rsid w:val="003147E6"/>
    <w:rsid w:val="003153A4"/>
    <w:rsid w:val="00315D57"/>
    <w:rsid w:val="00315E08"/>
    <w:rsid w:val="00317534"/>
    <w:rsid w:val="00317C7C"/>
    <w:rsid w:val="003213B2"/>
    <w:rsid w:val="00321673"/>
    <w:rsid w:val="003216A8"/>
    <w:rsid w:val="00321E67"/>
    <w:rsid w:val="00322038"/>
    <w:rsid w:val="003220F7"/>
    <w:rsid w:val="003220FD"/>
    <w:rsid w:val="00322258"/>
    <w:rsid w:val="00323B54"/>
    <w:rsid w:val="00323D0A"/>
    <w:rsid w:val="00323E7A"/>
    <w:rsid w:val="00324ABB"/>
    <w:rsid w:val="00324C5A"/>
    <w:rsid w:val="003258D4"/>
    <w:rsid w:val="003266DB"/>
    <w:rsid w:val="0032730F"/>
    <w:rsid w:val="00330224"/>
    <w:rsid w:val="003304DA"/>
    <w:rsid w:val="00330BD3"/>
    <w:rsid w:val="00331307"/>
    <w:rsid w:val="00331B50"/>
    <w:rsid w:val="003323D1"/>
    <w:rsid w:val="00332A29"/>
    <w:rsid w:val="003336A8"/>
    <w:rsid w:val="00333A7C"/>
    <w:rsid w:val="00333C5C"/>
    <w:rsid w:val="0033425A"/>
    <w:rsid w:val="00334AE7"/>
    <w:rsid w:val="00334E8F"/>
    <w:rsid w:val="00336233"/>
    <w:rsid w:val="00336269"/>
    <w:rsid w:val="003363C0"/>
    <w:rsid w:val="0033650A"/>
    <w:rsid w:val="00336B83"/>
    <w:rsid w:val="003370CD"/>
    <w:rsid w:val="00337CFB"/>
    <w:rsid w:val="00337F48"/>
    <w:rsid w:val="00340556"/>
    <w:rsid w:val="00340A8E"/>
    <w:rsid w:val="0034279F"/>
    <w:rsid w:val="003439A4"/>
    <w:rsid w:val="00343F6F"/>
    <w:rsid w:val="00345327"/>
    <w:rsid w:val="003469A7"/>
    <w:rsid w:val="0034731F"/>
    <w:rsid w:val="003478F1"/>
    <w:rsid w:val="00347F51"/>
    <w:rsid w:val="00347FCA"/>
    <w:rsid w:val="0035045F"/>
    <w:rsid w:val="00350C2D"/>
    <w:rsid w:val="00350CB9"/>
    <w:rsid w:val="0035181E"/>
    <w:rsid w:val="00351849"/>
    <w:rsid w:val="00352824"/>
    <w:rsid w:val="003531F3"/>
    <w:rsid w:val="003535F3"/>
    <w:rsid w:val="00353E95"/>
    <w:rsid w:val="00354360"/>
    <w:rsid w:val="00354D3D"/>
    <w:rsid w:val="00355107"/>
    <w:rsid w:val="00356E5B"/>
    <w:rsid w:val="0035701C"/>
    <w:rsid w:val="003576E3"/>
    <w:rsid w:val="00357C2D"/>
    <w:rsid w:val="00357FDC"/>
    <w:rsid w:val="00360673"/>
    <w:rsid w:val="003607B6"/>
    <w:rsid w:val="00360F03"/>
    <w:rsid w:val="00361152"/>
    <w:rsid w:val="00361289"/>
    <w:rsid w:val="00362818"/>
    <w:rsid w:val="00362FA8"/>
    <w:rsid w:val="0036306D"/>
    <w:rsid w:val="00364104"/>
    <w:rsid w:val="00364FA8"/>
    <w:rsid w:val="0036576E"/>
    <w:rsid w:val="00365812"/>
    <w:rsid w:val="00365827"/>
    <w:rsid w:val="00365AB9"/>
    <w:rsid w:val="00366597"/>
    <w:rsid w:val="00366A14"/>
    <w:rsid w:val="00366BFF"/>
    <w:rsid w:val="00367749"/>
    <w:rsid w:val="00370ADB"/>
    <w:rsid w:val="0037180E"/>
    <w:rsid w:val="00371887"/>
    <w:rsid w:val="0037197B"/>
    <w:rsid w:val="00372A31"/>
    <w:rsid w:val="00372B1A"/>
    <w:rsid w:val="00373A17"/>
    <w:rsid w:val="003742F9"/>
    <w:rsid w:val="00374B4B"/>
    <w:rsid w:val="00375CD2"/>
    <w:rsid w:val="00376C0C"/>
    <w:rsid w:val="00377F64"/>
    <w:rsid w:val="003801CF"/>
    <w:rsid w:val="003803E4"/>
    <w:rsid w:val="00380535"/>
    <w:rsid w:val="00380D2C"/>
    <w:rsid w:val="0038112F"/>
    <w:rsid w:val="00381749"/>
    <w:rsid w:val="00381B86"/>
    <w:rsid w:val="003825D6"/>
    <w:rsid w:val="00382BDA"/>
    <w:rsid w:val="00383139"/>
    <w:rsid w:val="0038358C"/>
    <w:rsid w:val="0038376A"/>
    <w:rsid w:val="003840CE"/>
    <w:rsid w:val="0038439D"/>
    <w:rsid w:val="00385373"/>
    <w:rsid w:val="00385A98"/>
    <w:rsid w:val="003865B5"/>
    <w:rsid w:val="00386902"/>
    <w:rsid w:val="00386AC3"/>
    <w:rsid w:val="00386EEE"/>
    <w:rsid w:val="00387D9F"/>
    <w:rsid w:val="00387E5F"/>
    <w:rsid w:val="00390DB2"/>
    <w:rsid w:val="00390DFC"/>
    <w:rsid w:val="00390EBF"/>
    <w:rsid w:val="00391A7E"/>
    <w:rsid w:val="00391C2C"/>
    <w:rsid w:val="003925C2"/>
    <w:rsid w:val="00392B1C"/>
    <w:rsid w:val="0039303C"/>
    <w:rsid w:val="003934C5"/>
    <w:rsid w:val="00393B70"/>
    <w:rsid w:val="003949BE"/>
    <w:rsid w:val="003950B1"/>
    <w:rsid w:val="003952A7"/>
    <w:rsid w:val="00395302"/>
    <w:rsid w:val="00395B61"/>
    <w:rsid w:val="00395C42"/>
    <w:rsid w:val="00396B94"/>
    <w:rsid w:val="003973B8"/>
    <w:rsid w:val="00397649"/>
    <w:rsid w:val="0039799C"/>
    <w:rsid w:val="003A0455"/>
    <w:rsid w:val="003A07F6"/>
    <w:rsid w:val="003A10B3"/>
    <w:rsid w:val="003A12C5"/>
    <w:rsid w:val="003A2CC5"/>
    <w:rsid w:val="003A2F82"/>
    <w:rsid w:val="003A41C3"/>
    <w:rsid w:val="003A42A9"/>
    <w:rsid w:val="003A43C3"/>
    <w:rsid w:val="003A451D"/>
    <w:rsid w:val="003A497F"/>
    <w:rsid w:val="003A4CB4"/>
    <w:rsid w:val="003A52B1"/>
    <w:rsid w:val="003A5D27"/>
    <w:rsid w:val="003A5E6A"/>
    <w:rsid w:val="003A6BEF"/>
    <w:rsid w:val="003A6FD6"/>
    <w:rsid w:val="003A7221"/>
    <w:rsid w:val="003A73DE"/>
    <w:rsid w:val="003A7889"/>
    <w:rsid w:val="003B0539"/>
    <w:rsid w:val="003B085A"/>
    <w:rsid w:val="003B0C4C"/>
    <w:rsid w:val="003B1CF4"/>
    <w:rsid w:val="003B1D48"/>
    <w:rsid w:val="003B2211"/>
    <w:rsid w:val="003B39DD"/>
    <w:rsid w:val="003B3E4D"/>
    <w:rsid w:val="003B3FF1"/>
    <w:rsid w:val="003B40DB"/>
    <w:rsid w:val="003B498B"/>
    <w:rsid w:val="003B555E"/>
    <w:rsid w:val="003B55A5"/>
    <w:rsid w:val="003B5CBB"/>
    <w:rsid w:val="003B5F3A"/>
    <w:rsid w:val="003B6CC3"/>
    <w:rsid w:val="003B7598"/>
    <w:rsid w:val="003B763A"/>
    <w:rsid w:val="003B7D7E"/>
    <w:rsid w:val="003C0508"/>
    <w:rsid w:val="003C0F97"/>
    <w:rsid w:val="003C1160"/>
    <w:rsid w:val="003C1719"/>
    <w:rsid w:val="003C1B85"/>
    <w:rsid w:val="003C1DEA"/>
    <w:rsid w:val="003C2052"/>
    <w:rsid w:val="003C22B7"/>
    <w:rsid w:val="003C28C2"/>
    <w:rsid w:val="003C28E3"/>
    <w:rsid w:val="003C31B6"/>
    <w:rsid w:val="003C566B"/>
    <w:rsid w:val="003C7119"/>
    <w:rsid w:val="003C767C"/>
    <w:rsid w:val="003C784B"/>
    <w:rsid w:val="003C7896"/>
    <w:rsid w:val="003C7912"/>
    <w:rsid w:val="003C7D63"/>
    <w:rsid w:val="003C7E27"/>
    <w:rsid w:val="003C7EDD"/>
    <w:rsid w:val="003D0D74"/>
    <w:rsid w:val="003D134F"/>
    <w:rsid w:val="003D18E3"/>
    <w:rsid w:val="003D19A4"/>
    <w:rsid w:val="003D1E1E"/>
    <w:rsid w:val="003D231F"/>
    <w:rsid w:val="003D23B6"/>
    <w:rsid w:val="003D2CD2"/>
    <w:rsid w:val="003D3537"/>
    <w:rsid w:val="003D3C9B"/>
    <w:rsid w:val="003D4188"/>
    <w:rsid w:val="003D4792"/>
    <w:rsid w:val="003D4CB0"/>
    <w:rsid w:val="003D4CB7"/>
    <w:rsid w:val="003D4F48"/>
    <w:rsid w:val="003D5303"/>
    <w:rsid w:val="003D557B"/>
    <w:rsid w:val="003D6CFE"/>
    <w:rsid w:val="003D6DAF"/>
    <w:rsid w:val="003E037E"/>
    <w:rsid w:val="003E06EE"/>
    <w:rsid w:val="003E0822"/>
    <w:rsid w:val="003E0B23"/>
    <w:rsid w:val="003E0B88"/>
    <w:rsid w:val="003E1121"/>
    <w:rsid w:val="003E1200"/>
    <w:rsid w:val="003E1D34"/>
    <w:rsid w:val="003E2D8A"/>
    <w:rsid w:val="003E342C"/>
    <w:rsid w:val="003E3A54"/>
    <w:rsid w:val="003E3C7F"/>
    <w:rsid w:val="003E3DB8"/>
    <w:rsid w:val="003E536B"/>
    <w:rsid w:val="003E55FF"/>
    <w:rsid w:val="003E5BCA"/>
    <w:rsid w:val="003E5C85"/>
    <w:rsid w:val="003E5EC7"/>
    <w:rsid w:val="003E5EE6"/>
    <w:rsid w:val="003E5FFA"/>
    <w:rsid w:val="003E642D"/>
    <w:rsid w:val="003E660B"/>
    <w:rsid w:val="003E6641"/>
    <w:rsid w:val="003E6660"/>
    <w:rsid w:val="003E666C"/>
    <w:rsid w:val="003E6685"/>
    <w:rsid w:val="003E7B4C"/>
    <w:rsid w:val="003F0339"/>
    <w:rsid w:val="003F08D7"/>
    <w:rsid w:val="003F0B44"/>
    <w:rsid w:val="003F1005"/>
    <w:rsid w:val="003F11B1"/>
    <w:rsid w:val="003F192C"/>
    <w:rsid w:val="003F1AA5"/>
    <w:rsid w:val="003F2119"/>
    <w:rsid w:val="003F2C3D"/>
    <w:rsid w:val="003F3073"/>
    <w:rsid w:val="003F38CA"/>
    <w:rsid w:val="003F43B1"/>
    <w:rsid w:val="003F56DE"/>
    <w:rsid w:val="003F593E"/>
    <w:rsid w:val="003F5C05"/>
    <w:rsid w:val="003F6284"/>
    <w:rsid w:val="003F6511"/>
    <w:rsid w:val="003F6907"/>
    <w:rsid w:val="003F7478"/>
    <w:rsid w:val="00401302"/>
    <w:rsid w:val="00401618"/>
    <w:rsid w:val="00401832"/>
    <w:rsid w:val="004019EA"/>
    <w:rsid w:val="00401ABB"/>
    <w:rsid w:val="00401D32"/>
    <w:rsid w:val="004020CF"/>
    <w:rsid w:val="0040221E"/>
    <w:rsid w:val="0040226E"/>
    <w:rsid w:val="004023E7"/>
    <w:rsid w:val="00402A41"/>
    <w:rsid w:val="004034E3"/>
    <w:rsid w:val="00403A11"/>
    <w:rsid w:val="00403B22"/>
    <w:rsid w:val="004048D7"/>
    <w:rsid w:val="00405399"/>
    <w:rsid w:val="00405D1F"/>
    <w:rsid w:val="00406A17"/>
    <w:rsid w:val="00407174"/>
    <w:rsid w:val="0040721E"/>
    <w:rsid w:val="004078F5"/>
    <w:rsid w:val="00410392"/>
    <w:rsid w:val="004103D4"/>
    <w:rsid w:val="00410861"/>
    <w:rsid w:val="00410DEF"/>
    <w:rsid w:val="00411B69"/>
    <w:rsid w:val="004125A2"/>
    <w:rsid w:val="004129F9"/>
    <w:rsid w:val="00412D7A"/>
    <w:rsid w:val="00412E09"/>
    <w:rsid w:val="00412F25"/>
    <w:rsid w:val="00413514"/>
    <w:rsid w:val="00413FA5"/>
    <w:rsid w:val="004141CF"/>
    <w:rsid w:val="00414A7F"/>
    <w:rsid w:val="004152A3"/>
    <w:rsid w:val="00415354"/>
    <w:rsid w:val="004155FB"/>
    <w:rsid w:val="004156F2"/>
    <w:rsid w:val="0041581B"/>
    <w:rsid w:val="00415AF3"/>
    <w:rsid w:val="004165F1"/>
    <w:rsid w:val="00416638"/>
    <w:rsid w:val="00417396"/>
    <w:rsid w:val="004174B8"/>
    <w:rsid w:val="00420076"/>
    <w:rsid w:val="004201DB"/>
    <w:rsid w:val="004214EF"/>
    <w:rsid w:val="00421B01"/>
    <w:rsid w:val="004227EB"/>
    <w:rsid w:val="004228EC"/>
    <w:rsid w:val="00423BAC"/>
    <w:rsid w:val="0042476D"/>
    <w:rsid w:val="00425361"/>
    <w:rsid w:val="0042568A"/>
    <w:rsid w:val="00425B12"/>
    <w:rsid w:val="00425D00"/>
    <w:rsid w:val="004274D5"/>
    <w:rsid w:val="004276AC"/>
    <w:rsid w:val="0042779B"/>
    <w:rsid w:val="004303B1"/>
    <w:rsid w:val="0043059D"/>
    <w:rsid w:val="0043079E"/>
    <w:rsid w:val="0043095D"/>
    <w:rsid w:val="00430FD9"/>
    <w:rsid w:val="00431722"/>
    <w:rsid w:val="00431838"/>
    <w:rsid w:val="00431C36"/>
    <w:rsid w:val="00431E16"/>
    <w:rsid w:val="0043235D"/>
    <w:rsid w:val="00432669"/>
    <w:rsid w:val="00432784"/>
    <w:rsid w:val="00434337"/>
    <w:rsid w:val="00435837"/>
    <w:rsid w:val="00435BFD"/>
    <w:rsid w:val="00435E27"/>
    <w:rsid w:val="00436578"/>
    <w:rsid w:val="0043715C"/>
    <w:rsid w:val="0043777C"/>
    <w:rsid w:val="00437AB6"/>
    <w:rsid w:val="00440224"/>
    <w:rsid w:val="0044039C"/>
    <w:rsid w:val="004407C4"/>
    <w:rsid w:val="004407CA"/>
    <w:rsid w:val="00440C6B"/>
    <w:rsid w:val="00440E4A"/>
    <w:rsid w:val="00441C29"/>
    <w:rsid w:val="00441DAD"/>
    <w:rsid w:val="00441F15"/>
    <w:rsid w:val="00442173"/>
    <w:rsid w:val="004431FB"/>
    <w:rsid w:val="00444552"/>
    <w:rsid w:val="00444FD6"/>
    <w:rsid w:val="004454B2"/>
    <w:rsid w:val="004458FC"/>
    <w:rsid w:val="00445A76"/>
    <w:rsid w:val="00445CD9"/>
    <w:rsid w:val="00445FF6"/>
    <w:rsid w:val="004469E1"/>
    <w:rsid w:val="00447242"/>
    <w:rsid w:val="004476BC"/>
    <w:rsid w:val="00447937"/>
    <w:rsid w:val="00447BA9"/>
    <w:rsid w:val="00447E41"/>
    <w:rsid w:val="004509B0"/>
    <w:rsid w:val="0045167F"/>
    <w:rsid w:val="00451760"/>
    <w:rsid w:val="0045284A"/>
    <w:rsid w:val="00453E98"/>
    <w:rsid w:val="00454619"/>
    <w:rsid w:val="00454ADF"/>
    <w:rsid w:val="00454D5A"/>
    <w:rsid w:val="00454F33"/>
    <w:rsid w:val="0045516B"/>
    <w:rsid w:val="00455199"/>
    <w:rsid w:val="0045559D"/>
    <w:rsid w:val="00455799"/>
    <w:rsid w:val="00455B66"/>
    <w:rsid w:val="00455BE8"/>
    <w:rsid w:val="00455C5E"/>
    <w:rsid w:val="00456168"/>
    <w:rsid w:val="00456598"/>
    <w:rsid w:val="0045666A"/>
    <w:rsid w:val="00457335"/>
    <w:rsid w:val="00457448"/>
    <w:rsid w:val="00457478"/>
    <w:rsid w:val="004604A1"/>
    <w:rsid w:val="00460957"/>
    <w:rsid w:val="00460A60"/>
    <w:rsid w:val="00460D4D"/>
    <w:rsid w:val="00460FC0"/>
    <w:rsid w:val="00460FD8"/>
    <w:rsid w:val="0046195D"/>
    <w:rsid w:val="00461BF4"/>
    <w:rsid w:val="00463B11"/>
    <w:rsid w:val="00464C14"/>
    <w:rsid w:val="0046578D"/>
    <w:rsid w:val="00466366"/>
    <w:rsid w:val="004664FC"/>
    <w:rsid w:val="00466C13"/>
    <w:rsid w:val="00466C54"/>
    <w:rsid w:val="00467375"/>
    <w:rsid w:val="004673AF"/>
    <w:rsid w:val="00467908"/>
    <w:rsid w:val="00470129"/>
    <w:rsid w:val="00470209"/>
    <w:rsid w:val="004711F0"/>
    <w:rsid w:val="004718F8"/>
    <w:rsid w:val="00471ED6"/>
    <w:rsid w:val="00471FB4"/>
    <w:rsid w:val="00472A21"/>
    <w:rsid w:val="00472F25"/>
    <w:rsid w:val="00473AFC"/>
    <w:rsid w:val="00473E0C"/>
    <w:rsid w:val="00474984"/>
    <w:rsid w:val="004750A7"/>
    <w:rsid w:val="004760FE"/>
    <w:rsid w:val="00476309"/>
    <w:rsid w:val="004766FF"/>
    <w:rsid w:val="004773A1"/>
    <w:rsid w:val="00477D87"/>
    <w:rsid w:val="00477E91"/>
    <w:rsid w:val="0048034C"/>
    <w:rsid w:val="0048132C"/>
    <w:rsid w:val="00481389"/>
    <w:rsid w:val="004823DB"/>
    <w:rsid w:val="0048260D"/>
    <w:rsid w:val="0048274B"/>
    <w:rsid w:val="00482B31"/>
    <w:rsid w:val="00483152"/>
    <w:rsid w:val="00483D1C"/>
    <w:rsid w:val="004842B0"/>
    <w:rsid w:val="00484BB4"/>
    <w:rsid w:val="00484C31"/>
    <w:rsid w:val="0048512B"/>
    <w:rsid w:val="0048552E"/>
    <w:rsid w:val="00485841"/>
    <w:rsid w:val="0048597E"/>
    <w:rsid w:val="00485EEC"/>
    <w:rsid w:val="00487AA5"/>
    <w:rsid w:val="00490AD1"/>
    <w:rsid w:val="00490B9E"/>
    <w:rsid w:val="00491145"/>
    <w:rsid w:val="00491689"/>
    <w:rsid w:val="00491F3A"/>
    <w:rsid w:val="00492E30"/>
    <w:rsid w:val="00492F4F"/>
    <w:rsid w:val="004935A7"/>
    <w:rsid w:val="004940CC"/>
    <w:rsid w:val="00494307"/>
    <w:rsid w:val="00494E7E"/>
    <w:rsid w:val="00494F30"/>
    <w:rsid w:val="00494FAD"/>
    <w:rsid w:val="004960DC"/>
    <w:rsid w:val="004962C3"/>
    <w:rsid w:val="004967FB"/>
    <w:rsid w:val="00496E99"/>
    <w:rsid w:val="004A0498"/>
    <w:rsid w:val="004A0517"/>
    <w:rsid w:val="004A08CF"/>
    <w:rsid w:val="004A0A05"/>
    <w:rsid w:val="004A0D78"/>
    <w:rsid w:val="004A15C4"/>
    <w:rsid w:val="004A1E7C"/>
    <w:rsid w:val="004A2402"/>
    <w:rsid w:val="004A267A"/>
    <w:rsid w:val="004A2A79"/>
    <w:rsid w:val="004A3098"/>
    <w:rsid w:val="004A32A4"/>
    <w:rsid w:val="004A39FF"/>
    <w:rsid w:val="004A3D01"/>
    <w:rsid w:val="004A408E"/>
    <w:rsid w:val="004A4BA1"/>
    <w:rsid w:val="004A517F"/>
    <w:rsid w:val="004A5292"/>
    <w:rsid w:val="004A5D04"/>
    <w:rsid w:val="004A765E"/>
    <w:rsid w:val="004A774B"/>
    <w:rsid w:val="004A78D1"/>
    <w:rsid w:val="004B02B7"/>
    <w:rsid w:val="004B07C2"/>
    <w:rsid w:val="004B1531"/>
    <w:rsid w:val="004B1EAB"/>
    <w:rsid w:val="004B1F13"/>
    <w:rsid w:val="004B2658"/>
    <w:rsid w:val="004B2B44"/>
    <w:rsid w:val="004B30BE"/>
    <w:rsid w:val="004B362C"/>
    <w:rsid w:val="004B384F"/>
    <w:rsid w:val="004B3C3F"/>
    <w:rsid w:val="004B4246"/>
    <w:rsid w:val="004B425A"/>
    <w:rsid w:val="004B45EC"/>
    <w:rsid w:val="004B4DD5"/>
    <w:rsid w:val="004B4DDC"/>
    <w:rsid w:val="004B5E98"/>
    <w:rsid w:val="004B5F67"/>
    <w:rsid w:val="004B6A54"/>
    <w:rsid w:val="004B6CD4"/>
    <w:rsid w:val="004B6CF6"/>
    <w:rsid w:val="004B7B55"/>
    <w:rsid w:val="004B7E9A"/>
    <w:rsid w:val="004C02F0"/>
    <w:rsid w:val="004C07F4"/>
    <w:rsid w:val="004C08BD"/>
    <w:rsid w:val="004C0E21"/>
    <w:rsid w:val="004C18F2"/>
    <w:rsid w:val="004C1B93"/>
    <w:rsid w:val="004C246E"/>
    <w:rsid w:val="004C286B"/>
    <w:rsid w:val="004C287C"/>
    <w:rsid w:val="004C34B5"/>
    <w:rsid w:val="004C3FD3"/>
    <w:rsid w:val="004C40CD"/>
    <w:rsid w:val="004C4E96"/>
    <w:rsid w:val="004C4EDD"/>
    <w:rsid w:val="004C58CF"/>
    <w:rsid w:val="004C6534"/>
    <w:rsid w:val="004C7B58"/>
    <w:rsid w:val="004C7CA1"/>
    <w:rsid w:val="004C7E0D"/>
    <w:rsid w:val="004D0023"/>
    <w:rsid w:val="004D01B0"/>
    <w:rsid w:val="004D06C9"/>
    <w:rsid w:val="004D0E5F"/>
    <w:rsid w:val="004D26B4"/>
    <w:rsid w:val="004D384A"/>
    <w:rsid w:val="004D41A2"/>
    <w:rsid w:val="004D4950"/>
    <w:rsid w:val="004D50DB"/>
    <w:rsid w:val="004D569F"/>
    <w:rsid w:val="004D5763"/>
    <w:rsid w:val="004D581D"/>
    <w:rsid w:val="004D5AAC"/>
    <w:rsid w:val="004D602B"/>
    <w:rsid w:val="004D6393"/>
    <w:rsid w:val="004D6CE1"/>
    <w:rsid w:val="004D79AC"/>
    <w:rsid w:val="004E0D0B"/>
    <w:rsid w:val="004E0FBC"/>
    <w:rsid w:val="004E105B"/>
    <w:rsid w:val="004E1456"/>
    <w:rsid w:val="004E1730"/>
    <w:rsid w:val="004E20A3"/>
    <w:rsid w:val="004E3151"/>
    <w:rsid w:val="004E32EF"/>
    <w:rsid w:val="004E4126"/>
    <w:rsid w:val="004E4440"/>
    <w:rsid w:val="004E4710"/>
    <w:rsid w:val="004E486D"/>
    <w:rsid w:val="004E4B65"/>
    <w:rsid w:val="004E58CC"/>
    <w:rsid w:val="004E5A2E"/>
    <w:rsid w:val="004E79F6"/>
    <w:rsid w:val="004E7A2A"/>
    <w:rsid w:val="004F011E"/>
    <w:rsid w:val="004F047D"/>
    <w:rsid w:val="004F0783"/>
    <w:rsid w:val="004F0DCC"/>
    <w:rsid w:val="004F15DE"/>
    <w:rsid w:val="004F18F9"/>
    <w:rsid w:val="004F1E25"/>
    <w:rsid w:val="004F239E"/>
    <w:rsid w:val="004F28E9"/>
    <w:rsid w:val="004F2F65"/>
    <w:rsid w:val="004F3213"/>
    <w:rsid w:val="004F33D2"/>
    <w:rsid w:val="004F3C07"/>
    <w:rsid w:val="004F3E99"/>
    <w:rsid w:val="004F4995"/>
    <w:rsid w:val="004F5D8C"/>
    <w:rsid w:val="004F5DA0"/>
    <w:rsid w:val="004F5F00"/>
    <w:rsid w:val="004F6221"/>
    <w:rsid w:val="004F6535"/>
    <w:rsid w:val="004F6862"/>
    <w:rsid w:val="004F6C81"/>
    <w:rsid w:val="004F6DB1"/>
    <w:rsid w:val="004F77D9"/>
    <w:rsid w:val="004F78C9"/>
    <w:rsid w:val="004F7BA5"/>
    <w:rsid w:val="004F7CD2"/>
    <w:rsid w:val="0050051C"/>
    <w:rsid w:val="00501DEA"/>
    <w:rsid w:val="005027D7"/>
    <w:rsid w:val="0050305C"/>
    <w:rsid w:val="005036B1"/>
    <w:rsid w:val="005038E6"/>
    <w:rsid w:val="00504ABA"/>
    <w:rsid w:val="0050532D"/>
    <w:rsid w:val="005057FF"/>
    <w:rsid w:val="00505C32"/>
    <w:rsid w:val="00505D74"/>
    <w:rsid w:val="005065F4"/>
    <w:rsid w:val="00506814"/>
    <w:rsid w:val="00506A1D"/>
    <w:rsid w:val="005072E5"/>
    <w:rsid w:val="005100E0"/>
    <w:rsid w:val="0051013C"/>
    <w:rsid w:val="00510372"/>
    <w:rsid w:val="005106EC"/>
    <w:rsid w:val="0051108C"/>
    <w:rsid w:val="005110CC"/>
    <w:rsid w:val="005117E6"/>
    <w:rsid w:val="00511A36"/>
    <w:rsid w:val="00512532"/>
    <w:rsid w:val="005127F4"/>
    <w:rsid w:val="00513088"/>
    <w:rsid w:val="005130D3"/>
    <w:rsid w:val="00513B44"/>
    <w:rsid w:val="00513B88"/>
    <w:rsid w:val="0051429A"/>
    <w:rsid w:val="0051450A"/>
    <w:rsid w:val="00514FCB"/>
    <w:rsid w:val="0051596D"/>
    <w:rsid w:val="00515DED"/>
    <w:rsid w:val="00516A1F"/>
    <w:rsid w:val="005176F9"/>
    <w:rsid w:val="00517A66"/>
    <w:rsid w:val="005202F8"/>
    <w:rsid w:val="00520EE3"/>
    <w:rsid w:val="00521269"/>
    <w:rsid w:val="00521B0C"/>
    <w:rsid w:val="00521CA4"/>
    <w:rsid w:val="00522649"/>
    <w:rsid w:val="00522816"/>
    <w:rsid w:val="00522B98"/>
    <w:rsid w:val="00523511"/>
    <w:rsid w:val="0052351C"/>
    <w:rsid w:val="00523981"/>
    <w:rsid w:val="00524B3B"/>
    <w:rsid w:val="00524B55"/>
    <w:rsid w:val="00524E0F"/>
    <w:rsid w:val="0052509A"/>
    <w:rsid w:val="005251C8"/>
    <w:rsid w:val="0052619E"/>
    <w:rsid w:val="005262B0"/>
    <w:rsid w:val="00526479"/>
    <w:rsid w:val="00526574"/>
    <w:rsid w:val="0052671F"/>
    <w:rsid w:val="00526A07"/>
    <w:rsid w:val="00526EF1"/>
    <w:rsid w:val="00527560"/>
    <w:rsid w:val="005278AF"/>
    <w:rsid w:val="00527F55"/>
    <w:rsid w:val="00531065"/>
    <w:rsid w:val="00531203"/>
    <w:rsid w:val="00531397"/>
    <w:rsid w:val="0053145B"/>
    <w:rsid w:val="005314FF"/>
    <w:rsid w:val="0053164E"/>
    <w:rsid w:val="0053181B"/>
    <w:rsid w:val="00531F21"/>
    <w:rsid w:val="005325C9"/>
    <w:rsid w:val="00532D55"/>
    <w:rsid w:val="00532E4F"/>
    <w:rsid w:val="00533F21"/>
    <w:rsid w:val="00534151"/>
    <w:rsid w:val="005348F7"/>
    <w:rsid w:val="00535429"/>
    <w:rsid w:val="00535459"/>
    <w:rsid w:val="00535D40"/>
    <w:rsid w:val="00535D94"/>
    <w:rsid w:val="00535ECC"/>
    <w:rsid w:val="00536393"/>
    <w:rsid w:val="005363EB"/>
    <w:rsid w:val="005373A6"/>
    <w:rsid w:val="0054016D"/>
    <w:rsid w:val="00540659"/>
    <w:rsid w:val="005409E6"/>
    <w:rsid w:val="00540B30"/>
    <w:rsid w:val="00541064"/>
    <w:rsid w:val="005412B3"/>
    <w:rsid w:val="0054137A"/>
    <w:rsid w:val="00541654"/>
    <w:rsid w:val="00541E47"/>
    <w:rsid w:val="00543B73"/>
    <w:rsid w:val="00543CB3"/>
    <w:rsid w:val="00543FE2"/>
    <w:rsid w:val="00545394"/>
    <w:rsid w:val="00545702"/>
    <w:rsid w:val="00545FF2"/>
    <w:rsid w:val="005460FA"/>
    <w:rsid w:val="005468C1"/>
    <w:rsid w:val="00546ADE"/>
    <w:rsid w:val="00546BD3"/>
    <w:rsid w:val="00546F1C"/>
    <w:rsid w:val="00547066"/>
    <w:rsid w:val="00547310"/>
    <w:rsid w:val="005475F6"/>
    <w:rsid w:val="0054779C"/>
    <w:rsid w:val="00550675"/>
    <w:rsid w:val="00551113"/>
    <w:rsid w:val="005511A5"/>
    <w:rsid w:val="0055135E"/>
    <w:rsid w:val="00551490"/>
    <w:rsid w:val="00551711"/>
    <w:rsid w:val="00551BB9"/>
    <w:rsid w:val="00551EFF"/>
    <w:rsid w:val="00552227"/>
    <w:rsid w:val="0055245D"/>
    <w:rsid w:val="005528F9"/>
    <w:rsid w:val="00552AFE"/>
    <w:rsid w:val="005548DE"/>
    <w:rsid w:val="00554C5B"/>
    <w:rsid w:val="00554CFF"/>
    <w:rsid w:val="00555397"/>
    <w:rsid w:val="00555513"/>
    <w:rsid w:val="0055554C"/>
    <w:rsid w:val="005555CA"/>
    <w:rsid w:val="005556F9"/>
    <w:rsid w:val="005559AA"/>
    <w:rsid w:val="00555C70"/>
    <w:rsid w:val="00555C9B"/>
    <w:rsid w:val="00555DDF"/>
    <w:rsid w:val="00555E1E"/>
    <w:rsid w:val="005560E0"/>
    <w:rsid w:val="005565BE"/>
    <w:rsid w:val="00556F59"/>
    <w:rsid w:val="00557402"/>
    <w:rsid w:val="00557955"/>
    <w:rsid w:val="00557CD6"/>
    <w:rsid w:val="00560360"/>
    <w:rsid w:val="0056092D"/>
    <w:rsid w:val="00561635"/>
    <w:rsid w:val="005623E7"/>
    <w:rsid w:val="00562FA3"/>
    <w:rsid w:val="00563751"/>
    <w:rsid w:val="00564062"/>
    <w:rsid w:val="005641BD"/>
    <w:rsid w:val="00564B05"/>
    <w:rsid w:val="0056515C"/>
    <w:rsid w:val="0056582C"/>
    <w:rsid w:val="00566424"/>
    <w:rsid w:val="005665EB"/>
    <w:rsid w:val="0056662B"/>
    <w:rsid w:val="00567E5A"/>
    <w:rsid w:val="00570BDE"/>
    <w:rsid w:val="005714E2"/>
    <w:rsid w:val="00572068"/>
    <w:rsid w:val="00572860"/>
    <w:rsid w:val="005729F9"/>
    <w:rsid w:val="0057363E"/>
    <w:rsid w:val="005736F3"/>
    <w:rsid w:val="00573803"/>
    <w:rsid w:val="005740FE"/>
    <w:rsid w:val="00574D58"/>
    <w:rsid w:val="00576519"/>
    <w:rsid w:val="00576929"/>
    <w:rsid w:val="0057695B"/>
    <w:rsid w:val="00576E1F"/>
    <w:rsid w:val="00576ECA"/>
    <w:rsid w:val="00576F48"/>
    <w:rsid w:val="005771C8"/>
    <w:rsid w:val="005773C4"/>
    <w:rsid w:val="00577EEA"/>
    <w:rsid w:val="0058069F"/>
    <w:rsid w:val="00580C02"/>
    <w:rsid w:val="00580C0F"/>
    <w:rsid w:val="005822AB"/>
    <w:rsid w:val="005823A9"/>
    <w:rsid w:val="005825FA"/>
    <w:rsid w:val="005826CE"/>
    <w:rsid w:val="00582C97"/>
    <w:rsid w:val="005832CE"/>
    <w:rsid w:val="00583832"/>
    <w:rsid w:val="00583E13"/>
    <w:rsid w:val="005840F3"/>
    <w:rsid w:val="005842FE"/>
    <w:rsid w:val="00584D8A"/>
    <w:rsid w:val="00584DAE"/>
    <w:rsid w:val="00585750"/>
    <w:rsid w:val="00585C4E"/>
    <w:rsid w:val="00585DD4"/>
    <w:rsid w:val="005861FD"/>
    <w:rsid w:val="005862A3"/>
    <w:rsid w:val="005862BD"/>
    <w:rsid w:val="00586342"/>
    <w:rsid w:val="00586E5F"/>
    <w:rsid w:val="0059000E"/>
    <w:rsid w:val="00591A60"/>
    <w:rsid w:val="00591D69"/>
    <w:rsid w:val="0059285E"/>
    <w:rsid w:val="00592F64"/>
    <w:rsid w:val="0059324A"/>
    <w:rsid w:val="005932B0"/>
    <w:rsid w:val="0059341D"/>
    <w:rsid w:val="005935D0"/>
    <w:rsid w:val="00593AF0"/>
    <w:rsid w:val="00593C66"/>
    <w:rsid w:val="00594F9F"/>
    <w:rsid w:val="00595010"/>
    <w:rsid w:val="00595A5F"/>
    <w:rsid w:val="00595D3C"/>
    <w:rsid w:val="0059673D"/>
    <w:rsid w:val="005974A1"/>
    <w:rsid w:val="00597A8C"/>
    <w:rsid w:val="00597E33"/>
    <w:rsid w:val="005A0D0F"/>
    <w:rsid w:val="005A115F"/>
    <w:rsid w:val="005A1303"/>
    <w:rsid w:val="005A193F"/>
    <w:rsid w:val="005A2A2A"/>
    <w:rsid w:val="005A2D43"/>
    <w:rsid w:val="005A40FE"/>
    <w:rsid w:val="005A43EA"/>
    <w:rsid w:val="005A494C"/>
    <w:rsid w:val="005A4B0C"/>
    <w:rsid w:val="005A4B38"/>
    <w:rsid w:val="005A517A"/>
    <w:rsid w:val="005A5DAD"/>
    <w:rsid w:val="005A5DB3"/>
    <w:rsid w:val="005A5DEC"/>
    <w:rsid w:val="005A5E12"/>
    <w:rsid w:val="005A5E3B"/>
    <w:rsid w:val="005A60AA"/>
    <w:rsid w:val="005A6348"/>
    <w:rsid w:val="005A748F"/>
    <w:rsid w:val="005A774F"/>
    <w:rsid w:val="005A7E2D"/>
    <w:rsid w:val="005B0363"/>
    <w:rsid w:val="005B07A1"/>
    <w:rsid w:val="005B07C0"/>
    <w:rsid w:val="005B0976"/>
    <w:rsid w:val="005B2691"/>
    <w:rsid w:val="005B2C81"/>
    <w:rsid w:val="005B3736"/>
    <w:rsid w:val="005B3EDA"/>
    <w:rsid w:val="005B4310"/>
    <w:rsid w:val="005B44A8"/>
    <w:rsid w:val="005B48E6"/>
    <w:rsid w:val="005B5509"/>
    <w:rsid w:val="005B6072"/>
    <w:rsid w:val="005B666B"/>
    <w:rsid w:val="005B6679"/>
    <w:rsid w:val="005B67BD"/>
    <w:rsid w:val="005B7911"/>
    <w:rsid w:val="005B7F29"/>
    <w:rsid w:val="005C00BE"/>
    <w:rsid w:val="005C031B"/>
    <w:rsid w:val="005C07F9"/>
    <w:rsid w:val="005C0E40"/>
    <w:rsid w:val="005C1419"/>
    <w:rsid w:val="005C19DC"/>
    <w:rsid w:val="005C1A66"/>
    <w:rsid w:val="005C1B39"/>
    <w:rsid w:val="005C3394"/>
    <w:rsid w:val="005C37D7"/>
    <w:rsid w:val="005C3894"/>
    <w:rsid w:val="005C3A0E"/>
    <w:rsid w:val="005C3CB1"/>
    <w:rsid w:val="005C49F4"/>
    <w:rsid w:val="005C609B"/>
    <w:rsid w:val="005C7DAE"/>
    <w:rsid w:val="005D1F2D"/>
    <w:rsid w:val="005D2D4E"/>
    <w:rsid w:val="005D2DBB"/>
    <w:rsid w:val="005D4B99"/>
    <w:rsid w:val="005D4BC4"/>
    <w:rsid w:val="005D5739"/>
    <w:rsid w:val="005D5E47"/>
    <w:rsid w:val="005D5EB3"/>
    <w:rsid w:val="005D6546"/>
    <w:rsid w:val="005D668C"/>
    <w:rsid w:val="005D68D5"/>
    <w:rsid w:val="005D6ED2"/>
    <w:rsid w:val="005D76CB"/>
    <w:rsid w:val="005D78A3"/>
    <w:rsid w:val="005D79FB"/>
    <w:rsid w:val="005D7CC2"/>
    <w:rsid w:val="005E08D4"/>
    <w:rsid w:val="005E1597"/>
    <w:rsid w:val="005E2120"/>
    <w:rsid w:val="005E2185"/>
    <w:rsid w:val="005E2DD7"/>
    <w:rsid w:val="005E3131"/>
    <w:rsid w:val="005E3529"/>
    <w:rsid w:val="005E4530"/>
    <w:rsid w:val="005E62FB"/>
    <w:rsid w:val="005E6AAC"/>
    <w:rsid w:val="005E6E50"/>
    <w:rsid w:val="005F00DD"/>
    <w:rsid w:val="005F0544"/>
    <w:rsid w:val="005F0FD6"/>
    <w:rsid w:val="005F28DC"/>
    <w:rsid w:val="005F41EE"/>
    <w:rsid w:val="005F4B1B"/>
    <w:rsid w:val="005F4EA7"/>
    <w:rsid w:val="005F5454"/>
    <w:rsid w:val="005F553C"/>
    <w:rsid w:val="005F5D0E"/>
    <w:rsid w:val="005F5E38"/>
    <w:rsid w:val="005F633F"/>
    <w:rsid w:val="005F6CA9"/>
    <w:rsid w:val="005F6F63"/>
    <w:rsid w:val="005F71D2"/>
    <w:rsid w:val="005F7CF0"/>
    <w:rsid w:val="00600754"/>
    <w:rsid w:val="006010DF"/>
    <w:rsid w:val="0060144A"/>
    <w:rsid w:val="00601588"/>
    <w:rsid w:val="00601729"/>
    <w:rsid w:val="00601FA3"/>
    <w:rsid w:val="006022C1"/>
    <w:rsid w:val="00602D3A"/>
    <w:rsid w:val="00602E1D"/>
    <w:rsid w:val="006034D7"/>
    <w:rsid w:val="00603564"/>
    <w:rsid w:val="00604AD0"/>
    <w:rsid w:val="00604F91"/>
    <w:rsid w:val="00605D07"/>
    <w:rsid w:val="006065C2"/>
    <w:rsid w:val="00606A98"/>
    <w:rsid w:val="00606CA4"/>
    <w:rsid w:val="00606F69"/>
    <w:rsid w:val="00607807"/>
    <w:rsid w:val="0061036B"/>
    <w:rsid w:val="0061118C"/>
    <w:rsid w:val="00612760"/>
    <w:rsid w:val="006133C3"/>
    <w:rsid w:val="006139C9"/>
    <w:rsid w:val="00613B07"/>
    <w:rsid w:val="00613D33"/>
    <w:rsid w:val="006148BE"/>
    <w:rsid w:val="00614F9A"/>
    <w:rsid w:val="00614FB7"/>
    <w:rsid w:val="00615437"/>
    <w:rsid w:val="006155FA"/>
    <w:rsid w:val="006157CE"/>
    <w:rsid w:val="0061616D"/>
    <w:rsid w:val="006165FD"/>
    <w:rsid w:val="006170CE"/>
    <w:rsid w:val="006173CD"/>
    <w:rsid w:val="006176F2"/>
    <w:rsid w:val="00617B34"/>
    <w:rsid w:val="00620179"/>
    <w:rsid w:val="006211CF"/>
    <w:rsid w:val="00621220"/>
    <w:rsid w:val="006217EC"/>
    <w:rsid w:val="00621B37"/>
    <w:rsid w:val="00622760"/>
    <w:rsid w:val="00623020"/>
    <w:rsid w:val="00623209"/>
    <w:rsid w:val="00623A18"/>
    <w:rsid w:val="0062425A"/>
    <w:rsid w:val="006246A4"/>
    <w:rsid w:val="006246A5"/>
    <w:rsid w:val="00624B54"/>
    <w:rsid w:val="00624C57"/>
    <w:rsid w:val="00626387"/>
    <w:rsid w:val="00626652"/>
    <w:rsid w:val="006269EB"/>
    <w:rsid w:val="00626F69"/>
    <w:rsid w:val="006279BB"/>
    <w:rsid w:val="00627A96"/>
    <w:rsid w:val="006306FD"/>
    <w:rsid w:val="0063133B"/>
    <w:rsid w:val="00631986"/>
    <w:rsid w:val="00631B42"/>
    <w:rsid w:val="00631E46"/>
    <w:rsid w:val="00632523"/>
    <w:rsid w:val="00632639"/>
    <w:rsid w:val="00633418"/>
    <w:rsid w:val="00633CB0"/>
    <w:rsid w:val="00633E37"/>
    <w:rsid w:val="00633EB8"/>
    <w:rsid w:val="00634304"/>
    <w:rsid w:val="00634C4E"/>
    <w:rsid w:val="00635D1F"/>
    <w:rsid w:val="00635E21"/>
    <w:rsid w:val="00635EC1"/>
    <w:rsid w:val="006362FE"/>
    <w:rsid w:val="00636790"/>
    <w:rsid w:val="006374CA"/>
    <w:rsid w:val="006401CB"/>
    <w:rsid w:val="006404A2"/>
    <w:rsid w:val="00640F63"/>
    <w:rsid w:val="006414B8"/>
    <w:rsid w:val="00641F85"/>
    <w:rsid w:val="00642AC3"/>
    <w:rsid w:val="00642CC0"/>
    <w:rsid w:val="006431C9"/>
    <w:rsid w:val="00643A32"/>
    <w:rsid w:val="00643A9F"/>
    <w:rsid w:val="006446B7"/>
    <w:rsid w:val="00644D28"/>
    <w:rsid w:val="00644E05"/>
    <w:rsid w:val="00645475"/>
    <w:rsid w:val="006461E0"/>
    <w:rsid w:val="00646305"/>
    <w:rsid w:val="00647377"/>
    <w:rsid w:val="00647398"/>
    <w:rsid w:val="006478FE"/>
    <w:rsid w:val="00647C71"/>
    <w:rsid w:val="00647D91"/>
    <w:rsid w:val="006501B3"/>
    <w:rsid w:val="006503C7"/>
    <w:rsid w:val="0065087A"/>
    <w:rsid w:val="00650F8B"/>
    <w:rsid w:val="0065188A"/>
    <w:rsid w:val="00651EB4"/>
    <w:rsid w:val="00652985"/>
    <w:rsid w:val="00652E7C"/>
    <w:rsid w:val="0065348C"/>
    <w:rsid w:val="006540C2"/>
    <w:rsid w:val="006541CD"/>
    <w:rsid w:val="006549AE"/>
    <w:rsid w:val="00654C86"/>
    <w:rsid w:val="0065561F"/>
    <w:rsid w:val="00655CCB"/>
    <w:rsid w:val="006567FD"/>
    <w:rsid w:val="0065747B"/>
    <w:rsid w:val="006601DD"/>
    <w:rsid w:val="006607E7"/>
    <w:rsid w:val="00660810"/>
    <w:rsid w:val="00660E41"/>
    <w:rsid w:val="00660E89"/>
    <w:rsid w:val="006610E1"/>
    <w:rsid w:val="006610E2"/>
    <w:rsid w:val="0066167B"/>
    <w:rsid w:val="00661BA3"/>
    <w:rsid w:val="00661C65"/>
    <w:rsid w:val="00662E09"/>
    <w:rsid w:val="00663125"/>
    <w:rsid w:val="00663492"/>
    <w:rsid w:val="006639E5"/>
    <w:rsid w:val="00663DD4"/>
    <w:rsid w:val="00663EC5"/>
    <w:rsid w:val="00664DB4"/>
    <w:rsid w:val="00665659"/>
    <w:rsid w:val="00665A08"/>
    <w:rsid w:val="006662B8"/>
    <w:rsid w:val="00666E4A"/>
    <w:rsid w:val="00667079"/>
    <w:rsid w:val="00667384"/>
    <w:rsid w:val="006679E5"/>
    <w:rsid w:val="00670D83"/>
    <w:rsid w:val="0067104F"/>
    <w:rsid w:val="00671056"/>
    <w:rsid w:val="00671603"/>
    <w:rsid w:val="00671A58"/>
    <w:rsid w:val="00671D48"/>
    <w:rsid w:val="00671DFF"/>
    <w:rsid w:val="00672865"/>
    <w:rsid w:val="00672D85"/>
    <w:rsid w:val="00672EA0"/>
    <w:rsid w:val="00672EEF"/>
    <w:rsid w:val="00673545"/>
    <w:rsid w:val="00673C99"/>
    <w:rsid w:val="0067425B"/>
    <w:rsid w:val="00674FAC"/>
    <w:rsid w:val="006757CA"/>
    <w:rsid w:val="00675929"/>
    <w:rsid w:val="00675A3C"/>
    <w:rsid w:val="00676E2C"/>
    <w:rsid w:val="00677383"/>
    <w:rsid w:val="006777F3"/>
    <w:rsid w:val="00680442"/>
    <w:rsid w:val="006805BD"/>
    <w:rsid w:val="0068213B"/>
    <w:rsid w:val="00683161"/>
    <w:rsid w:val="00683522"/>
    <w:rsid w:val="006839D5"/>
    <w:rsid w:val="0068425B"/>
    <w:rsid w:val="00684808"/>
    <w:rsid w:val="006848B3"/>
    <w:rsid w:val="006857C2"/>
    <w:rsid w:val="00685F47"/>
    <w:rsid w:val="00686233"/>
    <w:rsid w:val="006862B3"/>
    <w:rsid w:val="006865E3"/>
    <w:rsid w:val="00686BDF"/>
    <w:rsid w:val="00686DCF"/>
    <w:rsid w:val="00687BF2"/>
    <w:rsid w:val="0069019F"/>
    <w:rsid w:val="006904C3"/>
    <w:rsid w:val="00690EA8"/>
    <w:rsid w:val="00691822"/>
    <w:rsid w:val="0069195F"/>
    <w:rsid w:val="00691E6A"/>
    <w:rsid w:val="0069224F"/>
    <w:rsid w:val="0069312B"/>
    <w:rsid w:val="00693C6C"/>
    <w:rsid w:val="00693D1C"/>
    <w:rsid w:val="0069450E"/>
    <w:rsid w:val="00694B70"/>
    <w:rsid w:val="00694E15"/>
    <w:rsid w:val="00694EC1"/>
    <w:rsid w:val="0069511C"/>
    <w:rsid w:val="00695D3B"/>
    <w:rsid w:val="006961E0"/>
    <w:rsid w:val="006963D6"/>
    <w:rsid w:val="006966F3"/>
    <w:rsid w:val="00696994"/>
    <w:rsid w:val="006973BC"/>
    <w:rsid w:val="006A087D"/>
    <w:rsid w:val="006A10AE"/>
    <w:rsid w:val="006A13AE"/>
    <w:rsid w:val="006A192B"/>
    <w:rsid w:val="006A1A0E"/>
    <w:rsid w:val="006A1EA8"/>
    <w:rsid w:val="006A2A0B"/>
    <w:rsid w:val="006A2D3A"/>
    <w:rsid w:val="006A2E3A"/>
    <w:rsid w:val="006A2FD9"/>
    <w:rsid w:val="006A31DB"/>
    <w:rsid w:val="006A3D31"/>
    <w:rsid w:val="006A43AA"/>
    <w:rsid w:val="006A4637"/>
    <w:rsid w:val="006A46A3"/>
    <w:rsid w:val="006A48B4"/>
    <w:rsid w:val="006A4CDB"/>
    <w:rsid w:val="006A4EF2"/>
    <w:rsid w:val="006A5060"/>
    <w:rsid w:val="006A7280"/>
    <w:rsid w:val="006A72A7"/>
    <w:rsid w:val="006A763D"/>
    <w:rsid w:val="006B0199"/>
    <w:rsid w:val="006B1662"/>
    <w:rsid w:val="006B17A0"/>
    <w:rsid w:val="006B183E"/>
    <w:rsid w:val="006B1F5B"/>
    <w:rsid w:val="006B230F"/>
    <w:rsid w:val="006B28E5"/>
    <w:rsid w:val="006B3452"/>
    <w:rsid w:val="006B41A1"/>
    <w:rsid w:val="006B5120"/>
    <w:rsid w:val="006B52E3"/>
    <w:rsid w:val="006B5D71"/>
    <w:rsid w:val="006B61F9"/>
    <w:rsid w:val="006B68F4"/>
    <w:rsid w:val="006B7BB6"/>
    <w:rsid w:val="006C0018"/>
    <w:rsid w:val="006C09BC"/>
    <w:rsid w:val="006C0DB8"/>
    <w:rsid w:val="006C0E24"/>
    <w:rsid w:val="006C1A9C"/>
    <w:rsid w:val="006C2DAE"/>
    <w:rsid w:val="006C3320"/>
    <w:rsid w:val="006C3609"/>
    <w:rsid w:val="006C3AF3"/>
    <w:rsid w:val="006C4A45"/>
    <w:rsid w:val="006C4B93"/>
    <w:rsid w:val="006C527C"/>
    <w:rsid w:val="006C571C"/>
    <w:rsid w:val="006C5770"/>
    <w:rsid w:val="006C5CE6"/>
    <w:rsid w:val="006C644C"/>
    <w:rsid w:val="006C653D"/>
    <w:rsid w:val="006C66EF"/>
    <w:rsid w:val="006C6D5B"/>
    <w:rsid w:val="006D09EB"/>
    <w:rsid w:val="006D1676"/>
    <w:rsid w:val="006D1723"/>
    <w:rsid w:val="006D25D7"/>
    <w:rsid w:val="006D286E"/>
    <w:rsid w:val="006D2EFD"/>
    <w:rsid w:val="006D47CD"/>
    <w:rsid w:val="006D4E84"/>
    <w:rsid w:val="006D5AF4"/>
    <w:rsid w:val="006D5FD1"/>
    <w:rsid w:val="006D6BD0"/>
    <w:rsid w:val="006D6C4C"/>
    <w:rsid w:val="006D6E62"/>
    <w:rsid w:val="006D714E"/>
    <w:rsid w:val="006E00F6"/>
    <w:rsid w:val="006E04E1"/>
    <w:rsid w:val="006E0B4E"/>
    <w:rsid w:val="006E0FBF"/>
    <w:rsid w:val="006E1116"/>
    <w:rsid w:val="006E19BD"/>
    <w:rsid w:val="006E1F4E"/>
    <w:rsid w:val="006E3BC3"/>
    <w:rsid w:val="006E3F4D"/>
    <w:rsid w:val="006E4189"/>
    <w:rsid w:val="006E41E9"/>
    <w:rsid w:val="006E45AC"/>
    <w:rsid w:val="006E4B94"/>
    <w:rsid w:val="006E51BC"/>
    <w:rsid w:val="006E528A"/>
    <w:rsid w:val="006E538F"/>
    <w:rsid w:val="006E5AFF"/>
    <w:rsid w:val="006E5B6E"/>
    <w:rsid w:val="006E5D7E"/>
    <w:rsid w:val="006E60C7"/>
    <w:rsid w:val="006E623D"/>
    <w:rsid w:val="006E6CB1"/>
    <w:rsid w:val="006E6D5F"/>
    <w:rsid w:val="006E70AE"/>
    <w:rsid w:val="006E70D4"/>
    <w:rsid w:val="006F0193"/>
    <w:rsid w:val="006F029D"/>
    <w:rsid w:val="006F0AD0"/>
    <w:rsid w:val="006F0D81"/>
    <w:rsid w:val="006F1758"/>
    <w:rsid w:val="006F240A"/>
    <w:rsid w:val="006F48AB"/>
    <w:rsid w:val="006F52F4"/>
    <w:rsid w:val="006F5710"/>
    <w:rsid w:val="006F5F7C"/>
    <w:rsid w:val="006F70EF"/>
    <w:rsid w:val="006F733B"/>
    <w:rsid w:val="006F750D"/>
    <w:rsid w:val="006F7740"/>
    <w:rsid w:val="006F77FA"/>
    <w:rsid w:val="006F7A92"/>
    <w:rsid w:val="006F7E81"/>
    <w:rsid w:val="007000C7"/>
    <w:rsid w:val="00700732"/>
    <w:rsid w:val="00700B66"/>
    <w:rsid w:val="00700DC8"/>
    <w:rsid w:val="007013B3"/>
    <w:rsid w:val="007019D5"/>
    <w:rsid w:val="00701DBE"/>
    <w:rsid w:val="00702C96"/>
    <w:rsid w:val="00702E46"/>
    <w:rsid w:val="007032AA"/>
    <w:rsid w:val="00703D86"/>
    <w:rsid w:val="00704793"/>
    <w:rsid w:val="007047F8"/>
    <w:rsid w:val="00706316"/>
    <w:rsid w:val="007065D1"/>
    <w:rsid w:val="007071FA"/>
    <w:rsid w:val="0070747F"/>
    <w:rsid w:val="007076D4"/>
    <w:rsid w:val="007077BC"/>
    <w:rsid w:val="00707B5F"/>
    <w:rsid w:val="00707EA3"/>
    <w:rsid w:val="00707ED7"/>
    <w:rsid w:val="00710049"/>
    <w:rsid w:val="0071077D"/>
    <w:rsid w:val="00710948"/>
    <w:rsid w:val="0071095F"/>
    <w:rsid w:val="00710ADD"/>
    <w:rsid w:val="00712C2C"/>
    <w:rsid w:val="00713211"/>
    <w:rsid w:val="0071379F"/>
    <w:rsid w:val="00713837"/>
    <w:rsid w:val="00713F68"/>
    <w:rsid w:val="0071408A"/>
    <w:rsid w:val="0071566A"/>
    <w:rsid w:val="007156AD"/>
    <w:rsid w:val="0071654E"/>
    <w:rsid w:val="00716594"/>
    <w:rsid w:val="00716B58"/>
    <w:rsid w:val="007172D0"/>
    <w:rsid w:val="007173FC"/>
    <w:rsid w:val="0072026C"/>
    <w:rsid w:val="0072049F"/>
    <w:rsid w:val="0072074D"/>
    <w:rsid w:val="00720C8F"/>
    <w:rsid w:val="00721573"/>
    <w:rsid w:val="00721B5F"/>
    <w:rsid w:val="00721C08"/>
    <w:rsid w:val="0072213E"/>
    <w:rsid w:val="0072216D"/>
    <w:rsid w:val="007222C7"/>
    <w:rsid w:val="00722A47"/>
    <w:rsid w:val="007233D0"/>
    <w:rsid w:val="0072341A"/>
    <w:rsid w:val="007237DB"/>
    <w:rsid w:val="00723E7A"/>
    <w:rsid w:val="00724989"/>
    <w:rsid w:val="00725225"/>
    <w:rsid w:val="00725AC9"/>
    <w:rsid w:val="00725FCA"/>
    <w:rsid w:val="0072677B"/>
    <w:rsid w:val="0072765A"/>
    <w:rsid w:val="00727B04"/>
    <w:rsid w:val="0073094F"/>
    <w:rsid w:val="00730F13"/>
    <w:rsid w:val="00731ED9"/>
    <w:rsid w:val="00732540"/>
    <w:rsid w:val="00733638"/>
    <w:rsid w:val="00734B80"/>
    <w:rsid w:val="00735054"/>
    <w:rsid w:val="00735A19"/>
    <w:rsid w:val="00735D2B"/>
    <w:rsid w:val="00735F33"/>
    <w:rsid w:val="0073653B"/>
    <w:rsid w:val="0073654D"/>
    <w:rsid w:val="007366AD"/>
    <w:rsid w:val="00736A45"/>
    <w:rsid w:val="007371EC"/>
    <w:rsid w:val="0073729F"/>
    <w:rsid w:val="007379EC"/>
    <w:rsid w:val="00737EBC"/>
    <w:rsid w:val="007401FF"/>
    <w:rsid w:val="00740551"/>
    <w:rsid w:val="007409DB"/>
    <w:rsid w:val="00742724"/>
    <w:rsid w:val="007429F6"/>
    <w:rsid w:val="00742EA4"/>
    <w:rsid w:val="0074356C"/>
    <w:rsid w:val="00743CB4"/>
    <w:rsid w:val="007443AC"/>
    <w:rsid w:val="0074470F"/>
    <w:rsid w:val="007448FC"/>
    <w:rsid w:val="00745214"/>
    <w:rsid w:val="00745A27"/>
    <w:rsid w:val="00745E15"/>
    <w:rsid w:val="007460CD"/>
    <w:rsid w:val="007460CE"/>
    <w:rsid w:val="007465D1"/>
    <w:rsid w:val="00746733"/>
    <w:rsid w:val="007468B5"/>
    <w:rsid w:val="00746C95"/>
    <w:rsid w:val="007473DD"/>
    <w:rsid w:val="00747A7B"/>
    <w:rsid w:val="00747F01"/>
    <w:rsid w:val="00750259"/>
    <w:rsid w:val="00750CEA"/>
    <w:rsid w:val="00750D59"/>
    <w:rsid w:val="00751325"/>
    <w:rsid w:val="00752A94"/>
    <w:rsid w:val="00752ABA"/>
    <w:rsid w:val="00752CEC"/>
    <w:rsid w:val="007531D0"/>
    <w:rsid w:val="00753773"/>
    <w:rsid w:val="00753995"/>
    <w:rsid w:val="007547C9"/>
    <w:rsid w:val="00754815"/>
    <w:rsid w:val="00754FB1"/>
    <w:rsid w:val="0075575D"/>
    <w:rsid w:val="00755B3B"/>
    <w:rsid w:val="0075609B"/>
    <w:rsid w:val="00756A70"/>
    <w:rsid w:val="00756BF3"/>
    <w:rsid w:val="00756C16"/>
    <w:rsid w:val="007577AC"/>
    <w:rsid w:val="007606DE"/>
    <w:rsid w:val="0076091E"/>
    <w:rsid w:val="00760B6D"/>
    <w:rsid w:val="00760D05"/>
    <w:rsid w:val="00761A46"/>
    <w:rsid w:val="00762F16"/>
    <w:rsid w:val="007632EF"/>
    <w:rsid w:val="00763537"/>
    <w:rsid w:val="00763641"/>
    <w:rsid w:val="00763BC7"/>
    <w:rsid w:val="00763F08"/>
    <w:rsid w:val="007647DE"/>
    <w:rsid w:val="00765029"/>
    <w:rsid w:val="00766B07"/>
    <w:rsid w:val="00766E67"/>
    <w:rsid w:val="00767129"/>
    <w:rsid w:val="00767B80"/>
    <w:rsid w:val="00767EC3"/>
    <w:rsid w:val="007701E2"/>
    <w:rsid w:val="00770681"/>
    <w:rsid w:val="007706F2"/>
    <w:rsid w:val="0077074E"/>
    <w:rsid w:val="00770EAB"/>
    <w:rsid w:val="0077105F"/>
    <w:rsid w:val="0077115A"/>
    <w:rsid w:val="00771E90"/>
    <w:rsid w:val="00772BBA"/>
    <w:rsid w:val="007730D6"/>
    <w:rsid w:val="007731F0"/>
    <w:rsid w:val="0077323D"/>
    <w:rsid w:val="007737E5"/>
    <w:rsid w:val="007740AB"/>
    <w:rsid w:val="00774D1D"/>
    <w:rsid w:val="007754DB"/>
    <w:rsid w:val="0077563C"/>
    <w:rsid w:val="00775B36"/>
    <w:rsid w:val="00775FB3"/>
    <w:rsid w:val="00776252"/>
    <w:rsid w:val="00777529"/>
    <w:rsid w:val="0077770D"/>
    <w:rsid w:val="00780497"/>
    <w:rsid w:val="007806A5"/>
    <w:rsid w:val="00780CDA"/>
    <w:rsid w:val="00781946"/>
    <w:rsid w:val="00781C97"/>
    <w:rsid w:val="0078219E"/>
    <w:rsid w:val="00782258"/>
    <w:rsid w:val="007833B4"/>
    <w:rsid w:val="00783646"/>
    <w:rsid w:val="00783765"/>
    <w:rsid w:val="00783A98"/>
    <w:rsid w:val="00784901"/>
    <w:rsid w:val="00784A16"/>
    <w:rsid w:val="00784F29"/>
    <w:rsid w:val="00785439"/>
    <w:rsid w:val="007854CF"/>
    <w:rsid w:val="00785661"/>
    <w:rsid w:val="00786115"/>
    <w:rsid w:val="0078684B"/>
    <w:rsid w:val="00787714"/>
    <w:rsid w:val="007879BF"/>
    <w:rsid w:val="007902A6"/>
    <w:rsid w:val="0079046D"/>
    <w:rsid w:val="00790B1A"/>
    <w:rsid w:val="00790CD1"/>
    <w:rsid w:val="00791432"/>
    <w:rsid w:val="00791825"/>
    <w:rsid w:val="00791B6F"/>
    <w:rsid w:val="00792117"/>
    <w:rsid w:val="00793461"/>
    <w:rsid w:val="00793F4E"/>
    <w:rsid w:val="00794389"/>
    <w:rsid w:val="007943A7"/>
    <w:rsid w:val="007949ED"/>
    <w:rsid w:val="0079530F"/>
    <w:rsid w:val="0079560B"/>
    <w:rsid w:val="00795BB5"/>
    <w:rsid w:val="00796470"/>
    <w:rsid w:val="00796DFF"/>
    <w:rsid w:val="00797221"/>
    <w:rsid w:val="007A0058"/>
    <w:rsid w:val="007A033A"/>
    <w:rsid w:val="007A0E97"/>
    <w:rsid w:val="007A0F9B"/>
    <w:rsid w:val="007A1821"/>
    <w:rsid w:val="007A1ADA"/>
    <w:rsid w:val="007A2402"/>
    <w:rsid w:val="007A28B2"/>
    <w:rsid w:val="007A301F"/>
    <w:rsid w:val="007A3791"/>
    <w:rsid w:val="007A3F27"/>
    <w:rsid w:val="007A4069"/>
    <w:rsid w:val="007A4317"/>
    <w:rsid w:val="007A4F80"/>
    <w:rsid w:val="007A5576"/>
    <w:rsid w:val="007A59C5"/>
    <w:rsid w:val="007A5C65"/>
    <w:rsid w:val="007A5E56"/>
    <w:rsid w:val="007A61E0"/>
    <w:rsid w:val="007A785B"/>
    <w:rsid w:val="007A7CCD"/>
    <w:rsid w:val="007B0602"/>
    <w:rsid w:val="007B0DF0"/>
    <w:rsid w:val="007B0F35"/>
    <w:rsid w:val="007B1C2E"/>
    <w:rsid w:val="007B1C50"/>
    <w:rsid w:val="007B1D4A"/>
    <w:rsid w:val="007B22CE"/>
    <w:rsid w:val="007B2BA1"/>
    <w:rsid w:val="007B2C13"/>
    <w:rsid w:val="007B2C77"/>
    <w:rsid w:val="007B305E"/>
    <w:rsid w:val="007B34A3"/>
    <w:rsid w:val="007B3863"/>
    <w:rsid w:val="007B3DDB"/>
    <w:rsid w:val="007B3E4E"/>
    <w:rsid w:val="007B5845"/>
    <w:rsid w:val="007B60AE"/>
    <w:rsid w:val="007B642D"/>
    <w:rsid w:val="007B6517"/>
    <w:rsid w:val="007B684E"/>
    <w:rsid w:val="007B6B35"/>
    <w:rsid w:val="007B77DD"/>
    <w:rsid w:val="007C0078"/>
    <w:rsid w:val="007C0185"/>
    <w:rsid w:val="007C06C1"/>
    <w:rsid w:val="007C0CF2"/>
    <w:rsid w:val="007C1501"/>
    <w:rsid w:val="007C1943"/>
    <w:rsid w:val="007C1D5F"/>
    <w:rsid w:val="007C213A"/>
    <w:rsid w:val="007C23E0"/>
    <w:rsid w:val="007C2B59"/>
    <w:rsid w:val="007C3F4F"/>
    <w:rsid w:val="007C4000"/>
    <w:rsid w:val="007C44EA"/>
    <w:rsid w:val="007C543E"/>
    <w:rsid w:val="007C54FE"/>
    <w:rsid w:val="007C5ADF"/>
    <w:rsid w:val="007C5D1D"/>
    <w:rsid w:val="007C618B"/>
    <w:rsid w:val="007C7217"/>
    <w:rsid w:val="007C73F2"/>
    <w:rsid w:val="007C7E3A"/>
    <w:rsid w:val="007D07BF"/>
    <w:rsid w:val="007D089E"/>
    <w:rsid w:val="007D0A1B"/>
    <w:rsid w:val="007D1360"/>
    <w:rsid w:val="007D1914"/>
    <w:rsid w:val="007D2775"/>
    <w:rsid w:val="007D30F1"/>
    <w:rsid w:val="007D34AF"/>
    <w:rsid w:val="007D35B7"/>
    <w:rsid w:val="007D4149"/>
    <w:rsid w:val="007D41CD"/>
    <w:rsid w:val="007D4AB8"/>
    <w:rsid w:val="007D4E4D"/>
    <w:rsid w:val="007D5969"/>
    <w:rsid w:val="007D74C1"/>
    <w:rsid w:val="007D77B2"/>
    <w:rsid w:val="007D7ABD"/>
    <w:rsid w:val="007E0082"/>
    <w:rsid w:val="007E046E"/>
    <w:rsid w:val="007E05C4"/>
    <w:rsid w:val="007E0AA3"/>
    <w:rsid w:val="007E0E7E"/>
    <w:rsid w:val="007E1B4D"/>
    <w:rsid w:val="007E1BA2"/>
    <w:rsid w:val="007E202C"/>
    <w:rsid w:val="007E294F"/>
    <w:rsid w:val="007E2974"/>
    <w:rsid w:val="007E34F8"/>
    <w:rsid w:val="007E390A"/>
    <w:rsid w:val="007E3C2B"/>
    <w:rsid w:val="007E4703"/>
    <w:rsid w:val="007E4DDE"/>
    <w:rsid w:val="007E60E5"/>
    <w:rsid w:val="007E62A2"/>
    <w:rsid w:val="007E6A8C"/>
    <w:rsid w:val="007E7BA3"/>
    <w:rsid w:val="007F05F7"/>
    <w:rsid w:val="007F1031"/>
    <w:rsid w:val="007F12A0"/>
    <w:rsid w:val="007F1868"/>
    <w:rsid w:val="007F186C"/>
    <w:rsid w:val="007F19AA"/>
    <w:rsid w:val="007F28C7"/>
    <w:rsid w:val="007F29D0"/>
    <w:rsid w:val="007F2B74"/>
    <w:rsid w:val="007F2C78"/>
    <w:rsid w:val="007F3040"/>
    <w:rsid w:val="007F3E8D"/>
    <w:rsid w:val="007F4487"/>
    <w:rsid w:val="007F4DF8"/>
    <w:rsid w:val="007F5130"/>
    <w:rsid w:val="007F5769"/>
    <w:rsid w:val="007F6EFE"/>
    <w:rsid w:val="007F77B9"/>
    <w:rsid w:val="007F78D4"/>
    <w:rsid w:val="007F7A42"/>
    <w:rsid w:val="007F7ABE"/>
    <w:rsid w:val="008001CD"/>
    <w:rsid w:val="00800687"/>
    <w:rsid w:val="00800B1F"/>
    <w:rsid w:val="00800BAB"/>
    <w:rsid w:val="00800C88"/>
    <w:rsid w:val="00801489"/>
    <w:rsid w:val="008014DB"/>
    <w:rsid w:val="0080214C"/>
    <w:rsid w:val="00803294"/>
    <w:rsid w:val="00805929"/>
    <w:rsid w:val="00805AF8"/>
    <w:rsid w:val="008070E4"/>
    <w:rsid w:val="0080744F"/>
    <w:rsid w:val="00807E33"/>
    <w:rsid w:val="008100FA"/>
    <w:rsid w:val="008104CC"/>
    <w:rsid w:val="00810B02"/>
    <w:rsid w:val="00811092"/>
    <w:rsid w:val="0081310B"/>
    <w:rsid w:val="008132B0"/>
    <w:rsid w:val="00813593"/>
    <w:rsid w:val="00813A01"/>
    <w:rsid w:val="00813E09"/>
    <w:rsid w:val="00813E7B"/>
    <w:rsid w:val="00814052"/>
    <w:rsid w:val="00814244"/>
    <w:rsid w:val="00814474"/>
    <w:rsid w:val="008145CB"/>
    <w:rsid w:val="00814C21"/>
    <w:rsid w:val="00814D67"/>
    <w:rsid w:val="008160FB"/>
    <w:rsid w:val="008169C5"/>
    <w:rsid w:val="00816A85"/>
    <w:rsid w:val="00816BC0"/>
    <w:rsid w:val="00817771"/>
    <w:rsid w:val="00820A01"/>
    <w:rsid w:val="00820D7D"/>
    <w:rsid w:val="00821A66"/>
    <w:rsid w:val="008227F3"/>
    <w:rsid w:val="0082319D"/>
    <w:rsid w:val="00823579"/>
    <w:rsid w:val="0082363E"/>
    <w:rsid w:val="00823939"/>
    <w:rsid w:val="00824182"/>
    <w:rsid w:val="0082426B"/>
    <w:rsid w:val="00824DF5"/>
    <w:rsid w:val="00825CBA"/>
    <w:rsid w:val="008261A5"/>
    <w:rsid w:val="008262F2"/>
    <w:rsid w:val="00826DC5"/>
    <w:rsid w:val="00826EE9"/>
    <w:rsid w:val="008270C7"/>
    <w:rsid w:val="00827A3C"/>
    <w:rsid w:val="008306AB"/>
    <w:rsid w:val="00830B5E"/>
    <w:rsid w:val="00830DED"/>
    <w:rsid w:val="00832122"/>
    <w:rsid w:val="00832BCC"/>
    <w:rsid w:val="00832EDD"/>
    <w:rsid w:val="00833291"/>
    <w:rsid w:val="0083340E"/>
    <w:rsid w:val="00834672"/>
    <w:rsid w:val="0083497A"/>
    <w:rsid w:val="008351C8"/>
    <w:rsid w:val="0083576C"/>
    <w:rsid w:val="00835B0A"/>
    <w:rsid w:val="00835BFC"/>
    <w:rsid w:val="00835F60"/>
    <w:rsid w:val="00836548"/>
    <w:rsid w:val="00836B51"/>
    <w:rsid w:val="00840281"/>
    <w:rsid w:val="008405A0"/>
    <w:rsid w:val="0084093C"/>
    <w:rsid w:val="008413DE"/>
    <w:rsid w:val="00841DA7"/>
    <w:rsid w:val="008425A6"/>
    <w:rsid w:val="00842BCD"/>
    <w:rsid w:val="00842F20"/>
    <w:rsid w:val="0084406E"/>
    <w:rsid w:val="0084424A"/>
    <w:rsid w:val="00845877"/>
    <w:rsid w:val="00845936"/>
    <w:rsid w:val="008462BF"/>
    <w:rsid w:val="00846956"/>
    <w:rsid w:val="00846B88"/>
    <w:rsid w:val="00847EEB"/>
    <w:rsid w:val="0085093F"/>
    <w:rsid w:val="008516F2"/>
    <w:rsid w:val="00851AE4"/>
    <w:rsid w:val="008524A5"/>
    <w:rsid w:val="0085279B"/>
    <w:rsid w:val="008534B1"/>
    <w:rsid w:val="00853501"/>
    <w:rsid w:val="008539D4"/>
    <w:rsid w:val="00853D7D"/>
    <w:rsid w:val="00854150"/>
    <w:rsid w:val="008543BB"/>
    <w:rsid w:val="00854B50"/>
    <w:rsid w:val="008551B0"/>
    <w:rsid w:val="008555C8"/>
    <w:rsid w:val="00857219"/>
    <w:rsid w:val="00857472"/>
    <w:rsid w:val="00857E3F"/>
    <w:rsid w:val="008602CC"/>
    <w:rsid w:val="00860DA7"/>
    <w:rsid w:val="00861AB0"/>
    <w:rsid w:val="00861EB8"/>
    <w:rsid w:val="00862466"/>
    <w:rsid w:val="00862ABC"/>
    <w:rsid w:val="00863315"/>
    <w:rsid w:val="00863E19"/>
    <w:rsid w:val="0086414E"/>
    <w:rsid w:val="008642A0"/>
    <w:rsid w:val="00865BB6"/>
    <w:rsid w:val="0086604D"/>
    <w:rsid w:val="008661D1"/>
    <w:rsid w:val="00866BEE"/>
    <w:rsid w:val="00867AF6"/>
    <w:rsid w:val="00870E50"/>
    <w:rsid w:val="0087198F"/>
    <w:rsid w:val="008720B5"/>
    <w:rsid w:val="0087274F"/>
    <w:rsid w:val="0087276F"/>
    <w:rsid w:val="008727E5"/>
    <w:rsid w:val="00872D75"/>
    <w:rsid w:val="0087359E"/>
    <w:rsid w:val="00874660"/>
    <w:rsid w:val="0087508F"/>
    <w:rsid w:val="00875308"/>
    <w:rsid w:val="00875C3A"/>
    <w:rsid w:val="00876C43"/>
    <w:rsid w:val="0087787F"/>
    <w:rsid w:val="00877918"/>
    <w:rsid w:val="00877E6B"/>
    <w:rsid w:val="00877E72"/>
    <w:rsid w:val="0088023C"/>
    <w:rsid w:val="008817B2"/>
    <w:rsid w:val="008819D5"/>
    <w:rsid w:val="00881FEB"/>
    <w:rsid w:val="0088210D"/>
    <w:rsid w:val="0088258C"/>
    <w:rsid w:val="008829E9"/>
    <w:rsid w:val="00882AAD"/>
    <w:rsid w:val="00882B28"/>
    <w:rsid w:val="00882EDF"/>
    <w:rsid w:val="00882EFE"/>
    <w:rsid w:val="00885063"/>
    <w:rsid w:val="0088516F"/>
    <w:rsid w:val="00885901"/>
    <w:rsid w:val="008859D9"/>
    <w:rsid w:val="00886DD7"/>
    <w:rsid w:val="00887E92"/>
    <w:rsid w:val="008900CC"/>
    <w:rsid w:val="008902E7"/>
    <w:rsid w:val="008905EE"/>
    <w:rsid w:val="00891CA6"/>
    <w:rsid w:val="00891D93"/>
    <w:rsid w:val="00892C19"/>
    <w:rsid w:val="008936A0"/>
    <w:rsid w:val="00894BE8"/>
    <w:rsid w:val="008952E3"/>
    <w:rsid w:val="0089576A"/>
    <w:rsid w:val="008957A6"/>
    <w:rsid w:val="0089711A"/>
    <w:rsid w:val="00897D30"/>
    <w:rsid w:val="008A00BD"/>
    <w:rsid w:val="008A0E3B"/>
    <w:rsid w:val="008A164A"/>
    <w:rsid w:val="008A1FCF"/>
    <w:rsid w:val="008A387B"/>
    <w:rsid w:val="008A3ADE"/>
    <w:rsid w:val="008A447F"/>
    <w:rsid w:val="008A5171"/>
    <w:rsid w:val="008A53B9"/>
    <w:rsid w:val="008A5762"/>
    <w:rsid w:val="008A5B97"/>
    <w:rsid w:val="008A6D01"/>
    <w:rsid w:val="008A701A"/>
    <w:rsid w:val="008B0438"/>
    <w:rsid w:val="008B0692"/>
    <w:rsid w:val="008B0A31"/>
    <w:rsid w:val="008B0A6B"/>
    <w:rsid w:val="008B1003"/>
    <w:rsid w:val="008B1665"/>
    <w:rsid w:val="008B18E5"/>
    <w:rsid w:val="008B1FD7"/>
    <w:rsid w:val="008B2320"/>
    <w:rsid w:val="008B2C90"/>
    <w:rsid w:val="008B2CD7"/>
    <w:rsid w:val="008B3C73"/>
    <w:rsid w:val="008B5CB8"/>
    <w:rsid w:val="008B5D2B"/>
    <w:rsid w:val="008B607C"/>
    <w:rsid w:val="008B61EE"/>
    <w:rsid w:val="008B7417"/>
    <w:rsid w:val="008B7715"/>
    <w:rsid w:val="008B7777"/>
    <w:rsid w:val="008B7A4A"/>
    <w:rsid w:val="008B7B01"/>
    <w:rsid w:val="008B7CAA"/>
    <w:rsid w:val="008B7F98"/>
    <w:rsid w:val="008C0520"/>
    <w:rsid w:val="008C13BB"/>
    <w:rsid w:val="008C1AF4"/>
    <w:rsid w:val="008C1F3A"/>
    <w:rsid w:val="008C2FB6"/>
    <w:rsid w:val="008C3257"/>
    <w:rsid w:val="008C338B"/>
    <w:rsid w:val="008C3758"/>
    <w:rsid w:val="008C424F"/>
    <w:rsid w:val="008C45EA"/>
    <w:rsid w:val="008C559B"/>
    <w:rsid w:val="008C5727"/>
    <w:rsid w:val="008C57FC"/>
    <w:rsid w:val="008C5951"/>
    <w:rsid w:val="008C5F84"/>
    <w:rsid w:val="008C6155"/>
    <w:rsid w:val="008C62CF"/>
    <w:rsid w:val="008C67B1"/>
    <w:rsid w:val="008C69F5"/>
    <w:rsid w:val="008C7122"/>
    <w:rsid w:val="008C753E"/>
    <w:rsid w:val="008C772E"/>
    <w:rsid w:val="008C7C5E"/>
    <w:rsid w:val="008D006B"/>
    <w:rsid w:val="008D0118"/>
    <w:rsid w:val="008D0570"/>
    <w:rsid w:val="008D1147"/>
    <w:rsid w:val="008D1564"/>
    <w:rsid w:val="008D1B0F"/>
    <w:rsid w:val="008D2B28"/>
    <w:rsid w:val="008D2EA0"/>
    <w:rsid w:val="008D3A74"/>
    <w:rsid w:val="008D3AB1"/>
    <w:rsid w:val="008D3FCE"/>
    <w:rsid w:val="008D40D4"/>
    <w:rsid w:val="008D44B4"/>
    <w:rsid w:val="008D4915"/>
    <w:rsid w:val="008D5695"/>
    <w:rsid w:val="008D58DF"/>
    <w:rsid w:val="008D607A"/>
    <w:rsid w:val="008D61AE"/>
    <w:rsid w:val="008D675B"/>
    <w:rsid w:val="008D698E"/>
    <w:rsid w:val="008E00C1"/>
    <w:rsid w:val="008E02B9"/>
    <w:rsid w:val="008E06C8"/>
    <w:rsid w:val="008E0B9A"/>
    <w:rsid w:val="008E0FFF"/>
    <w:rsid w:val="008E13D1"/>
    <w:rsid w:val="008E1E97"/>
    <w:rsid w:val="008E1F4D"/>
    <w:rsid w:val="008E24EE"/>
    <w:rsid w:val="008E2B19"/>
    <w:rsid w:val="008E2E69"/>
    <w:rsid w:val="008E3072"/>
    <w:rsid w:val="008E40E1"/>
    <w:rsid w:val="008E4475"/>
    <w:rsid w:val="008E44FD"/>
    <w:rsid w:val="008E4996"/>
    <w:rsid w:val="008E4B0F"/>
    <w:rsid w:val="008E4E9A"/>
    <w:rsid w:val="008E50AF"/>
    <w:rsid w:val="008E53FA"/>
    <w:rsid w:val="008E5696"/>
    <w:rsid w:val="008E5B6A"/>
    <w:rsid w:val="008E5FB9"/>
    <w:rsid w:val="008E6591"/>
    <w:rsid w:val="008E660D"/>
    <w:rsid w:val="008E6A1C"/>
    <w:rsid w:val="008E7020"/>
    <w:rsid w:val="008E742D"/>
    <w:rsid w:val="008E79E1"/>
    <w:rsid w:val="008E7BFF"/>
    <w:rsid w:val="008E7C72"/>
    <w:rsid w:val="008E7CEB"/>
    <w:rsid w:val="008F01BC"/>
    <w:rsid w:val="008F06DB"/>
    <w:rsid w:val="008F0796"/>
    <w:rsid w:val="008F0F67"/>
    <w:rsid w:val="008F1813"/>
    <w:rsid w:val="008F1AB6"/>
    <w:rsid w:val="008F1FB2"/>
    <w:rsid w:val="008F24AE"/>
    <w:rsid w:val="008F25B0"/>
    <w:rsid w:val="008F38BB"/>
    <w:rsid w:val="008F3DED"/>
    <w:rsid w:val="008F4077"/>
    <w:rsid w:val="008F416E"/>
    <w:rsid w:val="008F4641"/>
    <w:rsid w:val="008F473E"/>
    <w:rsid w:val="008F47D4"/>
    <w:rsid w:val="008F5AB3"/>
    <w:rsid w:val="008F5D4F"/>
    <w:rsid w:val="008F6818"/>
    <w:rsid w:val="008F7061"/>
    <w:rsid w:val="008F7AED"/>
    <w:rsid w:val="009004EA"/>
    <w:rsid w:val="00900ADF"/>
    <w:rsid w:val="009020EE"/>
    <w:rsid w:val="0090257C"/>
    <w:rsid w:val="0090333C"/>
    <w:rsid w:val="0090334E"/>
    <w:rsid w:val="0090351A"/>
    <w:rsid w:val="00903570"/>
    <w:rsid w:val="00903761"/>
    <w:rsid w:val="00903E42"/>
    <w:rsid w:val="00903EED"/>
    <w:rsid w:val="00904367"/>
    <w:rsid w:val="00904720"/>
    <w:rsid w:val="00905388"/>
    <w:rsid w:val="0090556A"/>
    <w:rsid w:val="00905E67"/>
    <w:rsid w:val="00905E86"/>
    <w:rsid w:val="0090666E"/>
    <w:rsid w:val="00907ABC"/>
    <w:rsid w:val="0091079F"/>
    <w:rsid w:val="00910FF4"/>
    <w:rsid w:val="009110A4"/>
    <w:rsid w:val="009122DF"/>
    <w:rsid w:val="009123E5"/>
    <w:rsid w:val="00912710"/>
    <w:rsid w:val="0091282D"/>
    <w:rsid w:val="00912CE5"/>
    <w:rsid w:val="00912D51"/>
    <w:rsid w:val="00913526"/>
    <w:rsid w:val="00913545"/>
    <w:rsid w:val="0091416E"/>
    <w:rsid w:val="0091430F"/>
    <w:rsid w:val="0091478F"/>
    <w:rsid w:val="00914C5B"/>
    <w:rsid w:val="00915B07"/>
    <w:rsid w:val="00915F2A"/>
    <w:rsid w:val="00915F70"/>
    <w:rsid w:val="0091613D"/>
    <w:rsid w:val="00916660"/>
    <w:rsid w:val="0091716D"/>
    <w:rsid w:val="009176B4"/>
    <w:rsid w:val="00917C22"/>
    <w:rsid w:val="00917ECC"/>
    <w:rsid w:val="0091EAD8"/>
    <w:rsid w:val="00920344"/>
    <w:rsid w:val="00921C2C"/>
    <w:rsid w:val="00923159"/>
    <w:rsid w:val="009236C8"/>
    <w:rsid w:val="009240CD"/>
    <w:rsid w:val="00924503"/>
    <w:rsid w:val="00924718"/>
    <w:rsid w:val="00925A27"/>
    <w:rsid w:val="00925E94"/>
    <w:rsid w:val="00926698"/>
    <w:rsid w:val="00926AF1"/>
    <w:rsid w:val="00927199"/>
    <w:rsid w:val="0092782A"/>
    <w:rsid w:val="00927905"/>
    <w:rsid w:val="00927C02"/>
    <w:rsid w:val="00930008"/>
    <w:rsid w:val="009301B9"/>
    <w:rsid w:val="009316F9"/>
    <w:rsid w:val="009319E9"/>
    <w:rsid w:val="00931C4C"/>
    <w:rsid w:val="00931CEB"/>
    <w:rsid w:val="00931E4F"/>
    <w:rsid w:val="0093222E"/>
    <w:rsid w:val="0093233C"/>
    <w:rsid w:val="00932476"/>
    <w:rsid w:val="009329A9"/>
    <w:rsid w:val="00932E9B"/>
    <w:rsid w:val="00932F47"/>
    <w:rsid w:val="00933014"/>
    <w:rsid w:val="009332E2"/>
    <w:rsid w:val="00933393"/>
    <w:rsid w:val="009334C1"/>
    <w:rsid w:val="009345E3"/>
    <w:rsid w:val="00934CA8"/>
    <w:rsid w:val="00934DFA"/>
    <w:rsid w:val="00935B74"/>
    <w:rsid w:val="00935FCC"/>
    <w:rsid w:val="009366A5"/>
    <w:rsid w:val="00936CAA"/>
    <w:rsid w:val="009371EF"/>
    <w:rsid w:val="00937475"/>
    <w:rsid w:val="0093772A"/>
    <w:rsid w:val="00937A64"/>
    <w:rsid w:val="00937AF6"/>
    <w:rsid w:val="009407A4"/>
    <w:rsid w:val="00940CDA"/>
    <w:rsid w:val="00941921"/>
    <w:rsid w:val="00941BDD"/>
    <w:rsid w:val="00941C27"/>
    <w:rsid w:val="00942F9D"/>
    <w:rsid w:val="00943208"/>
    <w:rsid w:val="009436E7"/>
    <w:rsid w:val="00943D49"/>
    <w:rsid w:val="009442E6"/>
    <w:rsid w:val="00944632"/>
    <w:rsid w:val="00944C18"/>
    <w:rsid w:val="009452EB"/>
    <w:rsid w:val="009458DB"/>
    <w:rsid w:val="00945943"/>
    <w:rsid w:val="009460DE"/>
    <w:rsid w:val="00946601"/>
    <w:rsid w:val="00946A87"/>
    <w:rsid w:val="00946D0B"/>
    <w:rsid w:val="00946EA7"/>
    <w:rsid w:val="0094780A"/>
    <w:rsid w:val="0095021C"/>
    <w:rsid w:val="0095124C"/>
    <w:rsid w:val="00951430"/>
    <w:rsid w:val="009514C9"/>
    <w:rsid w:val="00951552"/>
    <w:rsid w:val="00951E44"/>
    <w:rsid w:val="00952A78"/>
    <w:rsid w:val="00952DE8"/>
    <w:rsid w:val="00953737"/>
    <w:rsid w:val="00953A04"/>
    <w:rsid w:val="00953A7A"/>
    <w:rsid w:val="009540DD"/>
    <w:rsid w:val="009548CA"/>
    <w:rsid w:val="00954CCE"/>
    <w:rsid w:val="00954F17"/>
    <w:rsid w:val="00955922"/>
    <w:rsid w:val="00955A79"/>
    <w:rsid w:val="00957B60"/>
    <w:rsid w:val="00957D74"/>
    <w:rsid w:val="00957E7A"/>
    <w:rsid w:val="00957ECC"/>
    <w:rsid w:val="009609C5"/>
    <w:rsid w:val="00960DB8"/>
    <w:rsid w:val="00961443"/>
    <w:rsid w:val="00961530"/>
    <w:rsid w:val="00961545"/>
    <w:rsid w:val="00962463"/>
    <w:rsid w:val="00962770"/>
    <w:rsid w:val="009627CC"/>
    <w:rsid w:val="00962932"/>
    <w:rsid w:val="00962959"/>
    <w:rsid w:val="00962B27"/>
    <w:rsid w:val="00962BE2"/>
    <w:rsid w:val="00963AE4"/>
    <w:rsid w:val="00964252"/>
    <w:rsid w:val="0096476B"/>
    <w:rsid w:val="00964973"/>
    <w:rsid w:val="00964BFE"/>
    <w:rsid w:val="00965BA1"/>
    <w:rsid w:val="0096637E"/>
    <w:rsid w:val="00966B24"/>
    <w:rsid w:val="0096766B"/>
    <w:rsid w:val="009678F1"/>
    <w:rsid w:val="009679B3"/>
    <w:rsid w:val="009705BA"/>
    <w:rsid w:val="00970CA0"/>
    <w:rsid w:val="00970D75"/>
    <w:rsid w:val="00970F31"/>
    <w:rsid w:val="009711B1"/>
    <w:rsid w:val="009712C6"/>
    <w:rsid w:val="00971541"/>
    <w:rsid w:val="00971BAA"/>
    <w:rsid w:val="00971FA9"/>
    <w:rsid w:val="0097224B"/>
    <w:rsid w:val="00972609"/>
    <w:rsid w:val="0097364A"/>
    <w:rsid w:val="00973672"/>
    <w:rsid w:val="0097370B"/>
    <w:rsid w:val="00973C85"/>
    <w:rsid w:val="00974DB6"/>
    <w:rsid w:val="009750EF"/>
    <w:rsid w:val="00975439"/>
    <w:rsid w:val="0097606C"/>
    <w:rsid w:val="009768D1"/>
    <w:rsid w:val="00976CFE"/>
    <w:rsid w:val="00977146"/>
    <w:rsid w:val="00977C8B"/>
    <w:rsid w:val="00977DE4"/>
    <w:rsid w:val="00980481"/>
    <w:rsid w:val="00980BE8"/>
    <w:rsid w:val="00980C45"/>
    <w:rsid w:val="009816AE"/>
    <w:rsid w:val="00982293"/>
    <w:rsid w:val="009838B0"/>
    <w:rsid w:val="00983E10"/>
    <w:rsid w:val="00983EFA"/>
    <w:rsid w:val="00984146"/>
    <w:rsid w:val="0098421B"/>
    <w:rsid w:val="009844C5"/>
    <w:rsid w:val="00984691"/>
    <w:rsid w:val="00984C97"/>
    <w:rsid w:val="00984EE2"/>
    <w:rsid w:val="0098590C"/>
    <w:rsid w:val="009863CC"/>
    <w:rsid w:val="00986C54"/>
    <w:rsid w:val="00987355"/>
    <w:rsid w:val="0099050C"/>
    <w:rsid w:val="009914F7"/>
    <w:rsid w:val="009927C5"/>
    <w:rsid w:val="00992C33"/>
    <w:rsid w:val="00992EA8"/>
    <w:rsid w:val="00992F7A"/>
    <w:rsid w:val="009930B0"/>
    <w:rsid w:val="0099324E"/>
    <w:rsid w:val="00993A94"/>
    <w:rsid w:val="00993ED7"/>
    <w:rsid w:val="00993F62"/>
    <w:rsid w:val="00994DC0"/>
    <w:rsid w:val="009950C7"/>
    <w:rsid w:val="00996770"/>
    <w:rsid w:val="009970C1"/>
    <w:rsid w:val="009A09C1"/>
    <w:rsid w:val="009A0C1A"/>
    <w:rsid w:val="009A164D"/>
    <w:rsid w:val="009A1740"/>
    <w:rsid w:val="009A51CB"/>
    <w:rsid w:val="009A528C"/>
    <w:rsid w:val="009A5BE2"/>
    <w:rsid w:val="009A6D14"/>
    <w:rsid w:val="009A74B3"/>
    <w:rsid w:val="009A7601"/>
    <w:rsid w:val="009A7BF7"/>
    <w:rsid w:val="009B0161"/>
    <w:rsid w:val="009B115F"/>
    <w:rsid w:val="009B1D5E"/>
    <w:rsid w:val="009B2551"/>
    <w:rsid w:val="009B2584"/>
    <w:rsid w:val="009B2832"/>
    <w:rsid w:val="009B2F92"/>
    <w:rsid w:val="009B302B"/>
    <w:rsid w:val="009B3A92"/>
    <w:rsid w:val="009B3F55"/>
    <w:rsid w:val="009B45C5"/>
    <w:rsid w:val="009B4D6A"/>
    <w:rsid w:val="009B4E0A"/>
    <w:rsid w:val="009B5D7C"/>
    <w:rsid w:val="009B69A0"/>
    <w:rsid w:val="009B6B71"/>
    <w:rsid w:val="009B7D14"/>
    <w:rsid w:val="009C0B17"/>
    <w:rsid w:val="009C252B"/>
    <w:rsid w:val="009C2BA2"/>
    <w:rsid w:val="009C3778"/>
    <w:rsid w:val="009C3AC3"/>
    <w:rsid w:val="009C3C97"/>
    <w:rsid w:val="009C456E"/>
    <w:rsid w:val="009C566F"/>
    <w:rsid w:val="009C57AE"/>
    <w:rsid w:val="009C5B2C"/>
    <w:rsid w:val="009C5EC8"/>
    <w:rsid w:val="009C7267"/>
    <w:rsid w:val="009C7553"/>
    <w:rsid w:val="009D04DE"/>
    <w:rsid w:val="009D071C"/>
    <w:rsid w:val="009D118C"/>
    <w:rsid w:val="009D13C6"/>
    <w:rsid w:val="009D13D3"/>
    <w:rsid w:val="009D1747"/>
    <w:rsid w:val="009D21AE"/>
    <w:rsid w:val="009D2867"/>
    <w:rsid w:val="009D3347"/>
    <w:rsid w:val="009D49C1"/>
    <w:rsid w:val="009D53EE"/>
    <w:rsid w:val="009D7233"/>
    <w:rsid w:val="009D787F"/>
    <w:rsid w:val="009E0551"/>
    <w:rsid w:val="009E0801"/>
    <w:rsid w:val="009E0A53"/>
    <w:rsid w:val="009E0C24"/>
    <w:rsid w:val="009E1E1C"/>
    <w:rsid w:val="009E1F7B"/>
    <w:rsid w:val="009E259F"/>
    <w:rsid w:val="009E2AA1"/>
    <w:rsid w:val="009E2E26"/>
    <w:rsid w:val="009E2E50"/>
    <w:rsid w:val="009E2FD3"/>
    <w:rsid w:val="009E366E"/>
    <w:rsid w:val="009E4D92"/>
    <w:rsid w:val="009E5196"/>
    <w:rsid w:val="009E53CC"/>
    <w:rsid w:val="009E59CE"/>
    <w:rsid w:val="009E625B"/>
    <w:rsid w:val="009E6278"/>
    <w:rsid w:val="009E6618"/>
    <w:rsid w:val="009E6872"/>
    <w:rsid w:val="009E7CB9"/>
    <w:rsid w:val="009F01AE"/>
    <w:rsid w:val="009F05B5"/>
    <w:rsid w:val="009F0847"/>
    <w:rsid w:val="009F0AC6"/>
    <w:rsid w:val="009F11CA"/>
    <w:rsid w:val="009F18CD"/>
    <w:rsid w:val="009F1A3C"/>
    <w:rsid w:val="009F2393"/>
    <w:rsid w:val="009F2695"/>
    <w:rsid w:val="009F2C8E"/>
    <w:rsid w:val="009F35BA"/>
    <w:rsid w:val="009F3A1C"/>
    <w:rsid w:val="009F3B61"/>
    <w:rsid w:val="009F4773"/>
    <w:rsid w:val="009F527C"/>
    <w:rsid w:val="009F5668"/>
    <w:rsid w:val="009F5EB7"/>
    <w:rsid w:val="009F6F9D"/>
    <w:rsid w:val="009F7F3B"/>
    <w:rsid w:val="00A00432"/>
    <w:rsid w:val="00A0070F"/>
    <w:rsid w:val="00A00BE9"/>
    <w:rsid w:val="00A01040"/>
    <w:rsid w:val="00A012C0"/>
    <w:rsid w:val="00A0165F"/>
    <w:rsid w:val="00A018F9"/>
    <w:rsid w:val="00A01CAA"/>
    <w:rsid w:val="00A02120"/>
    <w:rsid w:val="00A024BB"/>
    <w:rsid w:val="00A02851"/>
    <w:rsid w:val="00A02A0D"/>
    <w:rsid w:val="00A02DC6"/>
    <w:rsid w:val="00A0329E"/>
    <w:rsid w:val="00A0380E"/>
    <w:rsid w:val="00A06B9F"/>
    <w:rsid w:val="00A06CE7"/>
    <w:rsid w:val="00A07754"/>
    <w:rsid w:val="00A07906"/>
    <w:rsid w:val="00A07BAA"/>
    <w:rsid w:val="00A07BD7"/>
    <w:rsid w:val="00A104E1"/>
    <w:rsid w:val="00A10EE2"/>
    <w:rsid w:val="00A116D7"/>
    <w:rsid w:val="00A12C2B"/>
    <w:rsid w:val="00A12F73"/>
    <w:rsid w:val="00A136C2"/>
    <w:rsid w:val="00A142F3"/>
    <w:rsid w:val="00A14387"/>
    <w:rsid w:val="00A146D8"/>
    <w:rsid w:val="00A15428"/>
    <w:rsid w:val="00A15810"/>
    <w:rsid w:val="00A17027"/>
    <w:rsid w:val="00A17A3F"/>
    <w:rsid w:val="00A17A66"/>
    <w:rsid w:val="00A20189"/>
    <w:rsid w:val="00A205E0"/>
    <w:rsid w:val="00A20DE8"/>
    <w:rsid w:val="00A21055"/>
    <w:rsid w:val="00A22232"/>
    <w:rsid w:val="00A224E1"/>
    <w:rsid w:val="00A22B17"/>
    <w:rsid w:val="00A22D43"/>
    <w:rsid w:val="00A22E9D"/>
    <w:rsid w:val="00A2316F"/>
    <w:rsid w:val="00A232C4"/>
    <w:rsid w:val="00A2336A"/>
    <w:rsid w:val="00A233B1"/>
    <w:rsid w:val="00A2360F"/>
    <w:rsid w:val="00A24659"/>
    <w:rsid w:val="00A24777"/>
    <w:rsid w:val="00A252E5"/>
    <w:rsid w:val="00A25440"/>
    <w:rsid w:val="00A25C32"/>
    <w:rsid w:val="00A2605B"/>
    <w:rsid w:val="00A2609C"/>
    <w:rsid w:val="00A26A4A"/>
    <w:rsid w:val="00A26BC6"/>
    <w:rsid w:val="00A275DC"/>
    <w:rsid w:val="00A27BB7"/>
    <w:rsid w:val="00A3055B"/>
    <w:rsid w:val="00A3167B"/>
    <w:rsid w:val="00A31B69"/>
    <w:rsid w:val="00A3230D"/>
    <w:rsid w:val="00A33DD7"/>
    <w:rsid w:val="00A344AA"/>
    <w:rsid w:val="00A3528F"/>
    <w:rsid w:val="00A3547E"/>
    <w:rsid w:val="00A3586C"/>
    <w:rsid w:val="00A35D0E"/>
    <w:rsid w:val="00A366B3"/>
    <w:rsid w:val="00A36948"/>
    <w:rsid w:val="00A36BD4"/>
    <w:rsid w:val="00A37835"/>
    <w:rsid w:val="00A400FB"/>
    <w:rsid w:val="00A40BAA"/>
    <w:rsid w:val="00A40F27"/>
    <w:rsid w:val="00A4125A"/>
    <w:rsid w:val="00A41ED2"/>
    <w:rsid w:val="00A42491"/>
    <w:rsid w:val="00A427B5"/>
    <w:rsid w:val="00A428C3"/>
    <w:rsid w:val="00A4299C"/>
    <w:rsid w:val="00A42EA8"/>
    <w:rsid w:val="00A4315E"/>
    <w:rsid w:val="00A44263"/>
    <w:rsid w:val="00A451A8"/>
    <w:rsid w:val="00A45285"/>
    <w:rsid w:val="00A45B25"/>
    <w:rsid w:val="00A45EBD"/>
    <w:rsid w:val="00A47046"/>
    <w:rsid w:val="00A478C2"/>
    <w:rsid w:val="00A502BC"/>
    <w:rsid w:val="00A502EB"/>
    <w:rsid w:val="00A503C2"/>
    <w:rsid w:val="00A5047B"/>
    <w:rsid w:val="00A51342"/>
    <w:rsid w:val="00A5167F"/>
    <w:rsid w:val="00A51D5B"/>
    <w:rsid w:val="00A51EDD"/>
    <w:rsid w:val="00A52598"/>
    <w:rsid w:val="00A526F0"/>
    <w:rsid w:val="00A535BA"/>
    <w:rsid w:val="00A53BAB"/>
    <w:rsid w:val="00A5409F"/>
    <w:rsid w:val="00A54444"/>
    <w:rsid w:val="00A54A77"/>
    <w:rsid w:val="00A54B93"/>
    <w:rsid w:val="00A55775"/>
    <w:rsid w:val="00A55D30"/>
    <w:rsid w:val="00A55EBC"/>
    <w:rsid w:val="00A56249"/>
    <w:rsid w:val="00A5693A"/>
    <w:rsid w:val="00A56C0A"/>
    <w:rsid w:val="00A56E6C"/>
    <w:rsid w:val="00A57913"/>
    <w:rsid w:val="00A60B92"/>
    <w:rsid w:val="00A60C3E"/>
    <w:rsid w:val="00A61661"/>
    <w:rsid w:val="00A61CCC"/>
    <w:rsid w:val="00A6231B"/>
    <w:rsid w:val="00A62A74"/>
    <w:rsid w:val="00A62C08"/>
    <w:rsid w:val="00A63088"/>
    <w:rsid w:val="00A6398E"/>
    <w:rsid w:val="00A63A21"/>
    <w:rsid w:val="00A64F07"/>
    <w:rsid w:val="00A6555B"/>
    <w:rsid w:val="00A65809"/>
    <w:rsid w:val="00A66B63"/>
    <w:rsid w:val="00A66EA8"/>
    <w:rsid w:val="00A671AD"/>
    <w:rsid w:val="00A70719"/>
    <w:rsid w:val="00A708D7"/>
    <w:rsid w:val="00A70A3B"/>
    <w:rsid w:val="00A70E31"/>
    <w:rsid w:val="00A714AE"/>
    <w:rsid w:val="00A71781"/>
    <w:rsid w:val="00A721D7"/>
    <w:rsid w:val="00A7268B"/>
    <w:rsid w:val="00A72976"/>
    <w:rsid w:val="00A72B1E"/>
    <w:rsid w:val="00A72DA8"/>
    <w:rsid w:val="00A73693"/>
    <w:rsid w:val="00A73CA0"/>
    <w:rsid w:val="00A746C3"/>
    <w:rsid w:val="00A74A83"/>
    <w:rsid w:val="00A74B40"/>
    <w:rsid w:val="00A74D42"/>
    <w:rsid w:val="00A74D8A"/>
    <w:rsid w:val="00A753D4"/>
    <w:rsid w:val="00A764F9"/>
    <w:rsid w:val="00A77DFB"/>
    <w:rsid w:val="00A800BF"/>
    <w:rsid w:val="00A8136A"/>
    <w:rsid w:val="00A81DFC"/>
    <w:rsid w:val="00A823F9"/>
    <w:rsid w:val="00A82810"/>
    <w:rsid w:val="00A83A5B"/>
    <w:rsid w:val="00A841B2"/>
    <w:rsid w:val="00A84708"/>
    <w:rsid w:val="00A84A3B"/>
    <w:rsid w:val="00A8545B"/>
    <w:rsid w:val="00A85653"/>
    <w:rsid w:val="00A85EFA"/>
    <w:rsid w:val="00A86616"/>
    <w:rsid w:val="00A8673A"/>
    <w:rsid w:val="00A868CB"/>
    <w:rsid w:val="00A87944"/>
    <w:rsid w:val="00A87EED"/>
    <w:rsid w:val="00A90338"/>
    <w:rsid w:val="00A90564"/>
    <w:rsid w:val="00A912BF"/>
    <w:rsid w:val="00A92640"/>
    <w:rsid w:val="00A9320B"/>
    <w:rsid w:val="00A93AAD"/>
    <w:rsid w:val="00A93F44"/>
    <w:rsid w:val="00A946D2"/>
    <w:rsid w:val="00A951EE"/>
    <w:rsid w:val="00A9553B"/>
    <w:rsid w:val="00A95A6F"/>
    <w:rsid w:val="00A95B85"/>
    <w:rsid w:val="00A97265"/>
    <w:rsid w:val="00A9735A"/>
    <w:rsid w:val="00A978E5"/>
    <w:rsid w:val="00AA032F"/>
    <w:rsid w:val="00AA0559"/>
    <w:rsid w:val="00AA1716"/>
    <w:rsid w:val="00AA1F8F"/>
    <w:rsid w:val="00AA2230"/>
    <w:rsid w:val="00AA2573"/>
    <w:rsid w:val="00AA26B1"/>
    <w:rsid w:val="00AA3763"/>
    <w:rsid w:val="00AA467A"/>
    <w:rsid w:val="00AA4A8A"/>
    <w:rsid w:val="00AA4CE2"/>
    <w:rsid w:val="00AA4FC6"/>
    <w:rsid w:val="00AA54FA"/>
    <w:rsid w:val="00AA643A"/>
    <w:rsid w:val="00AA6854"/>
    <w:rsid w:val="00AA71F9"/>
    <w:rsid w:val="00AA732E"/>
    <w:rsid w:val="00AB0507"/>
    <w:rsid w:val="00AB0949"/>
    <w:rsid w:val="00AB14CB"/>
    <w:rsid w:val="00AB18B4"/>
    <w:rsid w:val="00AB1AD7"/>
    <w:rsid w:val="00AB2D5F"/>
    <w:rsid w:val="00AB31F1"/>
    <w:rsid w:val="00AB33FE"/>
    <w:rsid w:val="00AB37E6"/>
    <w:rsid w:val="00AB4417"/>
    <w:rsid w:val="00AB453F"/>
    <w:rsid w:val="00AB50B5"/>
    <w:rsid w:val="00AB50B7"/>
    <w:rsid w:val="00AB5778"/>
    <w:rsid w:val="00AB5C0F"/>
    <w:rsid w:val="00AB64F5"/>
    <w:rsid w:val="00AB670E"/>
    <w:rsid w:val="00AB6B64"/>
    <w:rsid w:val="00AB7310"/>
    <w:rsid w:val="00AB75A4"/>
    <w:rsid w:val="00AB791B"/>
    <w:rsid w:val="00AB7E59"/>
    <w:rsid w:val="00AB7F58"/>
    <w:rsid w:val="00AC1176"/>
    <w:rsid w:val="00AC134F"/>
    <w:rsid w:val="00AC1543"/>
    <w:rsid w:val="00AC2A9E"/>
    <w:rsid w:val="00AC2C95"/>
    <w:rsid w:val="00AC2D08"/>
    <w:rsid w:val="00AC3E3B"/>
    <w:rsid w:val="00AC471D"/>
    <w:rsid w:val="00AC4839"/>
    <w:rsid w:val="00AC5025"/>
    <w:rsid w:val="00AC58A9"/>
    <w:rsid w:val="00AC5CE0"/>
    <w:rsid w:val="00AC684A"/>
    <w:rsid w:val="00AC6ADB"/>
    <w:rsid w:val="00AC759F"/>
    <w:rsid w:val="00AD018C"/>
    <w:rsid w:val="00AD02DD"/>
    <w:rsid w:val="00AD07DE"/>
    <w:rsid w:val="00AD1299"/>
    <w:rsid w:val="00AD12E6"/>
    <w:rsid w:val="00AD15F5"/>
    <w:rsid w:val="00AD281C"/>
    <w:rsid w:val="00AD2B33"/>
    <w:rsid w:val="00AD3A1A"/>
    <w:rsid w:val="00AD3B7F"/>
    <w:rsid w:val="00AD3C62"/>
    <w:rsid w:val="00AD460C"/>
    <w:rsid w:val="00AD4A79"/>
    <w:rsid w:val="00AD62C1"/>
    <w:rsid w:val="00AD64DB"/>
    <w:rsid w:val="00AD6C3D"/>
    <w:rsid w:val="00AD747C"/>
    <w:rsid w:val="00AD769F"/>
    <w:rsid w:val="00AD775F"/>
    <w:rsid w:val="00AE04E3"/>
    <w:rsid w:val="00AE0DA6"/>
    <w:rsid w:val="00AE1A5B"/>
    <w:rsid w:val="00AE200A"/>
    <w:rsid w:val="00AE2AAE"/>
    <w:rsid w:val="00AE2E87"/>
    <w:rsid w:val="00AE37D7"/>
    <w:rsid w:val="00AE3C28"/>
    <w:rsid w:val="00AE4142"/>
    <w:rsid w:val="00AE4386"/>
    <w:rsid w:val="00AE4C8B"/>
    <w:rsid w:val="00AE55EE"/>
    <w:rsid w:val="00AE593C"/>
    <w:rsid w:val="00AE5CFF"/>
    <w:rsid w:val="00AE61DC"/>
    <w:rsid w:val="00AE68B5"/>
    <w:rsid w:val="00AE73AE"/>
    <w:rsid w:val="00AF1150"/>
    <w:rsid w:val="00AF121A"/>
    <w:rsid w:val="00AF12AA"/>
    <w:rsid w:val="00AF1488"/>
    <w:rsid w:val="00AF14AA"/>
    <w:rsid w:val="00AF1554"/>
    <w:rsid w:val="00AF2063"/>
    <w:rsid w:val="00AF23A6"/>
    <w:rsid w:val="00AF2644"/>
    <w:rsid w:val="00AF297D"/>
    <w:rsid w:val="00AF344C"/>
    <w:rsid w:val="00AF36AA"/>
    <w:rsid w:val="00AF3F0A"/>
    <w:rsid w:val="00AF476C"/>
    <w:rsid w:val="00AF4E7D"/>
    <w:rsid w:val="00AF53FE"/>
    <w:rsid w:val="00AF5609"/>
    <w:rsid w:val="00AF5624"/>
    <w:rsid w:val="00AF5942"/>
    <w:rsid w:val="00AF5F9D"/>
    <w:rsid w:val="00AF6C4E"/>
    <w:rsid w:val="00AF6CFE"/>
    <w:rsid w:val="00AF6EA7"/>
    <w:rsid w:val="00AF74CB"/>
    <w:rsid w:val="00AF7544"/>
    <w:rsid w:val="00AF7642"/>
    <w:rsid w:val="00AF7823"/>
    <w:rsid w:val="00B00123"/>
    <w:rsid w:val="00B00143"/>
    <w:rsid w:val="00B002E5"/>
    <w:rsid w:val="00B004D5"/>
    <w:rsid w:val="00B005EF"/>
    <w:rsid w:val="00B008E5"/>
    <w:rsid w:val="00B00B72"/>
    <w:rsid w:val="00B00DFE"/>
    <w:rsid w:val="00B01071"/>
    <w:rsid w:val="00B01126"/>
    <w:rsid w:val="00B01900"/>
    <w:rsid w:val="00B02189"/>
    <w:rsid w:val="00B02344"/>
    <w:rsid w:val="00B02C84"/>
    <w:rsid w:val="00B02DAF"/>
    <w:rsid w:val="00B032C1"/>
    <w:rsid w:val="00B0357E"/>
    <w:rsid w:val="00B03C1D"/>
    <w:rsid w:val="00B03C37"/>
    <w:rsid w:val="00B03CAF"/>
    <w:rsid w:val="00B04221"/>
    <w:rsid w:val="00B04595"/>
    <w:rsid w:val="00B048E3"/>
    <w:rsid w:val="00B04C0A"/>
    <w:rsid w:val="00B04CA8"/>
    <w:rsid w:val="00B06076"/>
    <w:rsid w:val="00B064DE"/>
    <w:rsid w:val="00B066BF"/>
    <w:rsid w:val="00B06E2A"/>
    <w:rsid w:val="00B07114"/>
    <w:rsid w:val="00B07211"/>
    <w:rsid w:val="00B10278"/>
    <w:rsid w:val="00B108D1"/>
    <w:rsid w:val="00B10A91"/>
    <w:rsid w:val="00B10B60"/>
    <w:rsid w:val="00B115C4"/>
    <w:rsid w:val="00B1192B"/>
    <w:rsid w:val="00B11ACC"/>
    <w:rsid w:val="00B11D2E"/>
    <w:rsid w:val="00B11E21"/>
    <w:rsid w:val="00B11FDC"/>
    <w:rsid w:val="00B12A96"/>
    <w:rsid w:val="00B1311F"/>
    <w:rsid w:val="00B132B2"/>
    <w:rsid w:val="00B13642"/>
    <w:rsid w:val="00B17576"/>
    <w:rsid w:val="00B17C7E"/>
    <w:rsid w:val="00B20B8D"/>
    <w:rsid w:val="00B22303"/>
    <w:rsid w:val="00B22559"/>
    <w:rsid w:val="00B228CE"/>
    <w:rsid w:val="00B2291B"/>
    <w:rsid w:val="00B22FEF"/>
    <w:rsid w:val="00B2397A"/>
    <w:rsid w:val="00B239CE"/>
    <w:rsid w:val="00B24D7E"/>
    <w:rsid w:val="00B25562"/>
    <w:rsid w:val="00B258F9"/>
    <w:rsid w:val="00B271A8"/>
    <w:rsid w:val="00B27278"/>
    <w:rsid w:val="00B274E7"/>
    <w:rsid w:val="00B304C9"/>
    <w:rsid w:val="00B30EF5"/>
    <w:rsid w:val="00B30F1B"/>
    <w:rsid w:val="00B31323"/>
    <w:rsid w:val="00B313FE"/>
    <w:rsid w:val="00B31C41"/>
    <w:rsid w:val="00B31E25"/>
    <w:rsid w:val="00B333E6"/>
    <w:rsid w:val="00B336C4"/>
    <w:rsid w:val="00B3396C"/>
    <w:rsid w:val="00B3449C"/>
    <w:rsid w:val="00B34A54"/>
    <w:rsid w:val="00B34FFC"/>
    <w:rsid w:val="00B357CE"/>
    <w:rsid w:val="00B3586F"/>
    <w:rsid w:val="00B359B8"/>
    <w:rsid w:val="00B366D8"/>
    <w:rsid w:val="00B36E09"/>
    <w:rsid w:val="00B373D2"/>
    <w:rsid w:val="00B407EF"/>
    <w:rsid w:val="00B410D0"/>
    <w:rsid w:val="00B4112C"/>
    <w:rsid w:val="00B4113D"/>
    <w:rsid w:val="00B41AF2"/>
    <w:rsid w:val="00B420AB"/>
    <w:rsid w:val="00B420F9"/>
    <w:rsid w:val="00B4231A"/>
    <w:rsid w:val="00B42321"/>
    <w:rsid w:val="00B42446"/>
    <w:rsid w:val="00B429DD"/>
    <w:rsid w:val="00B4330D"/>
    <w:rsid w:val="00B446C0"/>
    <w:rsid w:val="00B44A30"/>
    <w:rsid w:val="00B450A5"/>
    <w:rsid w:val="00B45303"/>
    <w:rsid w:val="00B45712"/>
    <w:rsid w:val="00B45862"/>
    <w:rsid w:val="00B459FF"/>
    <w:rsid w:val="00B45CDE"/>
    <w:rsid w:val="00B45E07"/>
    <w:rsid w:val="00B45E45"/>
    <w:rsid w:val="00B46317"/>
    <w:rsid w:val="00B467E7"/>
    <w:rsid w:val="00B46C96"/>
    <w:rsid w:val="00B46DF5"/>
    <w:rsid w:val="00B471CB"/>
    <w:rsid w:val="00B5066C"/>
    <w:rsid w:val="00B507AA"/>
    <w:rsid w:val="00B5151F"/>
    <w:rsid w:val="00B51EAC"/>
    <w:rsid w:val="00B52C67"/>
    <w:rsid w:val="00B53972"/>
    <w:rsid w:val="00B53EF2"/>
    <w:rsid w:val="00B546B1"/>
    <w:rsid w:val="00B5474B"/>
    <w:rsid w:val="00B54A5C"/>
    <w:rsid w:val="00B55A9B"/>
    <w:rsid w:val="00B55C45"/>
    <w:rsid w:val="00B55F52"/>
    <w:rsid w:val="00B5740F"/>
    <w:rsid w:val="00B57432"/>
    <w:rsid w:val="00B57657"/>
    <w:rsid w:val="00B5776E"/>
    <w:rsid w:val="00B57D63"/>
    <w:rsid w:val="00B600F7"/>
    <w:rsid w:val="00B60598"/>
    <w:rsid w:val="00B60E49"/>
    <w:rsid w:val="00B62073"/>
    <w:rsid w:val="00B627A7"/>
    <w:rsid w:val="00B627FB"/>
    <w:rsid w:val="00B62B04"/>
    <w:rsid w:val="00B630B5"/>
    <w:rsid w:val="00B63510"/>
    <w:rsid w:val="00B640CB"/>
    <w:rsid w:val="00B649D8"/>
    <w:rsid w:val="00B64BAB"/>
    <w:rsid w:val="00B65637"/>
    <w:rsid w:val="00B65998"/>
    <w:rsid w:val="00B659C7"/>
    <w:rsid w:val="00B67460"/>
    <w:rsid w:val="00B67718"/>
    <w:rsid w:val="00B67C93"/>
    <w:rsid w:val="00B705F2"/>
    <w:rsid w:val="00B7103B"/>
    <w:rsid w:val="00B71593"/>
    <w:rsid w:val="00B71F36"/>
    <w:rsid w:val="00B72171"/>
    <w:rsid w:val="00B7264F"/>
    <w:rsid w:val="00B726D4"/>
    <w:rsid w:val="00B72729"/>
    <w:rsid w:val="00B72B84"/>
    <w:rsid w:val="00B7313F"/>
    <w:rsid w:val="00B735D8"/>
    <w:rsid w:val="00B74516"/>
    <w:rsid w:val="00B7474F"/>
    <w:rsid w:val="00B74F55"/>
    <w:rsid w:val="00B74F82"/>
    <w:rsid w:val="00B755EC"/>
    <w:rsid w:val="00B75B2E"/>
    <w:rsid w:val="00B76B0B"/>
    <w:rsid w:val="00B772B8"/>
    <w:rsid w:val="00B77396"/>
    <w:rsid w:val="00B776F3"/>
    <w:rsid w:val="00B7789E"/>
    <w:rsid w:val="00B77BF1"/>
    <w:rsid w:val="00B77D7A"/>
    <w:rsid w:val="00B800FC"/>
    <w:rsid w:val="00B80BCC"/>
    <w:rsid w:val="00B812DB"/>
    <w:rsid w:val="00B815F5"/>
    <w:rsid w:val="00B8174C"/>
    <w:rsid w:val="00B81E6F"/>
    <w:rsid w:val="00B82122"/>
    <w:rsid w:val="00B82310"/>
    <w:rsid w:val="00B82669"/>
    <w:rsid w:val="00B83001"/>
    <w:rsid w:val="00B83183"/>
    <w:rsid w:val="00B83CBE"/>
    <w:rsid w:val="00B83D24"/>
    <w:rsid w:val="00B847BB"/>
    <w:rsid w:val="00B84B5F"/>
    <w:rsid w:val="00B84C03"/>
    <w:rsid w:val="00B84C3D"/>
    <w:rsid w:val="00B85998"/>
    <w:rsid w:val="00B87426"/>
    <w:rsid w:val="00B875FB"/>
    <w:rsid w:val="00B876ED"/>
    <w:rsid w:val="00B87801"/>
    <w:rsid w:val="00B90488"/>
    <w:rsid w:val="00B905F2"/>
    <w:rsid w:val="00B90A1A"/>
    <w:rsid w:val="00B91A3C"/>
    <w:rsid w:val="00B91EC5"/>
    <w:rsid w:val="00B92CB1"/>
    <w:rsid w:val="00B92CF2"/>
    <w:rsid w:val="00B92F4C"/>
    <w:rsid w:val="00B93E1C"/>
    <w:rsid w:val="00B93E55"/>
    <w:rsid w:val="00B94547"/>
    <w:rsid w:val="00B9563C"/>
    <w:rsid w:val="00B96365"/>
    <w:rsid w:val="00B96A6F"/>
    <w:rsid w:val="00B96D10"/>
    <w:rsid w:val="00B96DCA"/>
    <w:rsid w:val="00B97143"/>
    <w:rsid w:val="00BA06F4"/>
    <w:rsid w:val="00BA088A"/>
    <w:rsid w:val="00BA1650"/>
    <w:rsid w:val="00BA169D"/>
    <w:rsid w:val="00BA2F39"/>
    <w:rsid w:val="00BA349B"/>
    <w:rsid w:val="00BA3F5B"/>
    <w:rsid w:val="00BA455F"/>
    <w:rsid w:val="00BA479D"/>
    <w:rsid w:val="00BA48E9"/>
    <w:rsid w:val="00BA58F7"/>
    <w:rsid w:val="00BA5987"/>
    <w:rsid w:val="00BA5B86"/>
    <w:rsid w:val="00BA6453"/>
    <w:rsid w:val="00BA6635"/>
    <w:rsid w:val="00BA67CB"/>
    <w:rsid w:val="00BA7583"/>
    <w:rsid w:val="00BA7F3E"/>
    <w:rsid w:val="00BB0512"/>
    <w:rsid w:val="00BB0D15"/>
    <w:rsid w:val="00BB1DB1"/>
    <w:rsid w:val="00BB22BC"/>
    <w:rsid w:val="00BB22EB"/>
    <w:rsid w:val="00BB25A8"/>
    <w:rsid w:val="00BB2ECF"/>
    <w:rsid w:val="00BB3679"/>
    <w:rsid w:val="00BB3BEC"/>
    <w:rsid w:val="00BB3C1B"/>
    <w:rsid w:val="00BB4147"/>
    <w:rsid w:val="00BB51B2"/>
    <w:rsid w:val="00BB5B6D"/>
    <w:rsid w:val="00BB5E3B"/>
    <w:rsid w:val="00BB629A"/>
    <w:rsid w:val="00BB6477"/>
    <w:rsid w:val="00BB77DA"/>
    <w:rsid w:val="00BC0E02"/>
    <w:rsid w:val="00BC0F21"/>
    <w:rsid w:val="00BC0FB7"/>
    <w:rsid w:val="00BC1082"/>
    <w:rsid w:val="00BC1800"/>
    <w:rsid w:val="00BC2220"/>
    <w:rsid w:val="00BC22BB"/>
    <w:rsid w:val="00BC294D"/>
    <w:rsid w:val="00BC3AAA"/>
    <w:rsid w:val="00BC3DD6"/>
    <w:rsid w:val="00BC427B"/>
    <w:rsid w:val="00BC479A"/>
    <w:rsid w:val="00BC48A6"/>
    <w:rsid w:val="00BC4A81"/>
    <w:rsid w:val="00BC4BC9"/>
    <w:rsid w:val="00BC50F0"/>
    <w:rsid w:val="00BC5547"/>
    <w:rsid w:val="00BC64AA"/>
    <w:rsid w:val="00BC65EE"/>
    <w:rsid w:val="00BC6C96"/>
    <w:rsid w:val="00BC73A6"/>
    <w:rsid w:val="00BC7755"/>
    <w:rsid w:val="00BC78E7"/>
    <w:rsid w:val="00BC78ED"/>
    <w:rsid w:val="00BD0201"/>
    <w:rsid w:val="00BD0D3E"/>
    <w:rsid w:val="00BD1135"/>
    <w:rsid w:val="00BD1946"/>
    <w:rsid w:val="00BD1C5A"/>
    <w:rsid w:val="00BD246F"/>
    <w:rsid w:val="00BD271A"/>
    <w:rsid w:val="00BD2FEE"/>
    <w:rsid w:val="00BD38AB"/>
    <w:rsid w:val="00BD3BF4"/>
    <w:rsid w:val="00BD44B8"/>
    <w:rsid w:val="00BD44EE"/>
    <w:rsid w:val="00BD478F"/>
    <w:rsid w:val="00BD4A06"/>
    <w:rsid w:val="00BD4F61"/>
    <w:rsid w:val="00BD57E0"/>
    <w:rsid w:val="00BD785A"/>
    <w:rsid w:val="00BE0371"/>
    <w:rsid w:val="00BE0381"/>
    <w:rsid w:val="00BE053D"/>
    <w:rsid w:val="00BE05A9"/>
    <w:rsid w:val="00BE0B71"/>
    <w:rsid w:val="00BE102C"/>
    <w:rsid w:val="00BE10FF"/>
    <w:rsid w:val="00BE1483"/>
    <w:rsid w:val="00BE1EBB"/>
    <w:rsid w:val="00BE2010"/>
    <w:rsid w:val="00BE2895"/>
    <w:rsid w:val="00BE31E2"/>
    <w:rsid w:val="00BE33E8"/>
    <w:rsid w:val="00BE34D6"/>
    <w:rsid w:val="00BE36D1"/>
    <w:rsid w:val="00BE3966"/>
    <w:rsid w:val="00BE39F6"/>
    <w:rsid w:val="00BE3B0B"/>
    <w:rsid w:val="00BE3E75"/>
    <w:rsid w:val="00BE4862"/>
    <w:rsid w:val="00BE5023"/>
    <w:rsid w:val="00BE525D"/>
    <w:rsid w:val="00BE5290"/>
    <w:rsid w:val="00BE5F38"/>
    <w:rsid w:val="00BE6085"/>
    <w:rsid w:val="00BE6477"/>
    <w:rsid w:val="00BE6916"/>
    <w:rsid w:val="00BE6CF9"/>
    <w:rsid w:val="00BE703F"/>
    <w:rsid w:val="00BE750E"/>
    <w:rsid w:val="00BE7776"/>
    <w:rsid w:val="00BE77F9"/>
    <w:rsid w:val="00BF23C8"/>
    <w:rsid w:val="00BF2D42"/>
    <w:rsid w:val="00BF30A4"/>
    <w:rsid w:val="00BF3B5B"/>
    <w:rsid w:val="00BF3D40"/>
    <w:rsid w:val="00BF3FD6"/>
    <w:rsid w:val="00BF41EB"/>
    <w:rsid w:val="00BF4C10"/>
    <w:rsid w:val="00BF4D4C"/>
    <w:rsid w:val="00BF4D53"/>
    <w:rsid w:val="00BF5456"/>
    <w:rsid w:val="00BF6A70"/>
    <w:rsid w:val="00BF7141"/>
    <w:rsid w:val="00BF7A72"/>
    <w:rsid w:val="00C0053F"/>
    <w:rsid w:val="00C0179B"/>
    <w:rsid w:val="00C023CD"/>
    <w:rsid w:val="00C02EB2"/>
    <w:rsid w:val="00C03AA3"/>
    <w:rsid w:val="00C03BA8"/>
    <w:rsid w:val="00C0406C"/>
    <w:rsid w:val="00C0434A"/>
    <w:rsid w:val="00C049FA"/>
    <w:rsid w:val="00C04F7F"/>
    <w:rsid w:val="00C05A81"/>
    <w:rsid w:val="00C05C26"/>
    <w:rsid w:val="00C065F6"/>
    <w:rsid w:val="00C06931"/>
    <w:rsid w:val="00C06ECD"/>
    <w:rsid w:val="00C06F9C"/>
    <w:rsid w:val="00C0712C"/>
    <w:rsid w:val="00C07761"/>
    <w:rsid w:val="00C07D98"/>
    <w:rsid w:val="00C10178"/>
    <w:rsid w:val="00C102F1"/>
    <w:rsid w:val="00C109CB"/>
    <w:rsid w:val="00C10DFC"/>
    <w:rsid w:val="00C11941"/>
    <w:rsid w:val="00C119B3"/>
    <w:rsid w:val="00C120D3"/>
    <w:rsid w:val="00C12B87"/>
    <w:rsid w:val="00C12D5B"/>
    <w:rsid w:val="00C1373A"/>
    <w:rsid w:val="00C139FC"/>
    <w:rsid w:val="00C14279"/>
    <w:rsid w:val="00C150D8"/>
    <w:rsid w:val="00C150FC"/>
    <w:rsid w:val="00C15839"/>
    <w:rsid w:val="00C15E64"/>
    <w:rsid w:val="00C15F79"/>
    <w:rsid w:val="00C16158"/>
    <w:rsid w:val="00C16DDE"/>
    <w:rsid w:val="00C17D61"/>
    <w:rsid w:val="00C2103A"/>
    <w:rsid w:val="00C212B2"/>
    <w:rsid w:val="00C214F4"/>
    <w:rsid w:val="00C21719"/>
    <w:rsid w:val="00C21875"/>
    <w:rsid w:val="00C2253B"/>
    <w:rsid w:val="00C22593"/>
    <w:rsid w:val="00C22844"/>
    <w:rsid w:val="00C23CD0"/>
    <w:rsid w:val="00C23F70"/>
    <w:rsid w:val="00C24117"/>
    <w:rsid w:val="00C24DBF"/>
    <w:rsid w:val="00C25967"/>
    <w:rsid w:val="00C25C25"/>
    <w:rsid w:val="00C261B8"/>
    <w:rsid w:val="00C269D0"/>
    <w:rsid w:val="00C272A6"/>
    <w:rsid w:val="00C30171"/>
    <w:rsid w:val="00C30ED2"/>
    <w:rsid w:val="00C31765"/>
    <w:rsid w:val="00C31C1A"/>
    <w:rsid w:val="00C31D82"/>
    <w:rsid w:val="00C32409"/>
    <w:rsid w:val="00C32613"/>
    <w:rsid w:val="00C3284E"/>
    <w:rsid w:val="00C329EC"/>
    <w:rsid w:val="00C32AAA"/>
    <w:rsid w:val="00C33B6A"/>
    <w:rsid w:val="00C33F19"/>
    <w:rsid w:val="00C33F6F"/>
    <w:rsid w:val="00C33FE6"/>
    <w:rsid w:val="00C340EA"/>
    <w:rsid w:val="00C3563E"/>
    <w:rsid w:val="00C35911"/>
    <w:rsid w:val="00C36AC7"/>
    <w:rsid w:val="00C37260"/>
    <w:rsid w:val="00C37E20"/>
    <w:rsid w:val="00C41A59"/>
    <w:rsid w:val="00C41D3B"/>
    <w:rsid w:val="00C42045"/>
    <w:rsid w:val="00C420D3"/>
    <w:rsid w:val="00C435EA"/>
    <w:rsid w:val="00C43CCC"/>
    <w:rsid w:val="00C4400B"/>
    <w:rsid w:val="00C44236"/>
    <w:rsid w:val="00C4461B"/>
    <w:rsid w:val="00C44661"/>
    <w:rsid w:val="00C45143"/>
    <w:rsid w:val="00C45310"/>
    <w:rsid w:val="00C458B9"/>
    <w:rsid w:val="00C45FE0"/>
    <w:rsid w:val="00C460B7"/>
    <w:rsid w:val="00C46EBC"/>
    <w:rsid w:val="00C47236"/>
    <w:rsid w:val="00C47971"/>
    <w:rsid w:val="00C47F50"/>
    <w:rsid w:val="00C51AE1"/>
    <w:rsid w:val="00C51E0C"/>
    <w:rsid w:val="00C52FEC"/>
    <w:rsid w:val="00C5334B"/>
    <w:rsid w:val="00C5345E"/>
    <w:rsid w:val="00C53627"/>
    <w:rsid w:val="00C5383C"/>
    <w:rsid w:val="00C54008"/>
    <w:rsid w:val="00C54347"/>
    <w:rsid w:val="00C546EE"/>
    <w:rsid w:val="00C5588A"/>
    <w:rsid w:val="00C558FC"/>
    <w:rsid w:val="00C559AB"/>
    <w:rsid w:val="00C55FC6"/>
    <w:rsid w:val="00C560C8"/>
    <w:rsid w:val="00C562D0"/>
    <w:rsid w:val="00C56636"/>
    <w:rsid w:val="00C56C82"/>
    <w:rsid w:val="00C56D75"/>
    <w:rsid w:val="00C570A7"/>
    <w:rsid w:val="00C570EB"/>
    <w:rsid w:val="00C57CBC"/>
    <w:rsid w:val="00C60066"/>
    <w:rsid w:val="00C6050C"/>
    <w:rsid w:val="00C60590"/>
    <w:rsid w:val="00C607E1"/>
    <w:rsid w:val="00C60852"/>
    <w:rsid w:val="00C61515"/>
    <w:rsid w:val="00C618F5"/>
    <w:rsid w:val="00C61A96"/>
    <w:rsid w:val="00C61C88"/>
    <w:rsid w:val="00C6214A"/>
    <w:rsid w:val="00C62641"/>
    <w:rsid w:val="00C62794"/>
    <w:rsid w:val="00C62A65"/>
    <w:rsid w:val="00C6303A"/>
    <w:rsid w:val="00C63DEE"/>
    <w:rsid w:val="00C64078"/>
    <w:rsid w:val="00C647AE"/>
    <w:rsid w:val="00C64DEE"/>
    <w:rsid w:val="00C65D67"/>
    <w:rsid w:val="00C66FCA"/>
    <w:rsid w:val="00C671E4"/>
    <w:rsid w:val="00C709BD"/>
    <w:rsid w:val="00C70BEF"/>
    <w:rsid w:val="00C71024"/>
    <w:rsid w:val="00C716D0"/>
    <w:rsid w:val="00C71D3E"/>
    <w:rsid w:val="00C71D67"/>
    <w:rsid w:val="00C72558"/>
    <w:rsid w:val="00C72DCD"/>
    <w:rsid w:val="00C732E1"/>
    <w:rsid w:val="00C73E51"/>
    <w:rsid w:val="00C74308"/>
    <w:rsid w:val="00C7433F"/>
    <w:rsid w:val="00C74BDC"/>
    <w:rsid w:val="00C75CF2"/>
    <w:rsid w:val="00C762EC"/>
    <w:rsid w:val="00C7646A"/>
    <w:rsid w:val="00C765A7"/>
    <w:rsid w:val="00C76627"/>
    <w:rsid w:val="00C77056"/>
    <w:rsid w:val="00C774BB"/>
    <w:rsid w:val="00C7776C"/>
    <w:rsid w:val="00C77B1D"/>
    <w:rsid w:val="00C77CDC"/>
    <w:rsid w:val="00C810FB"/>
    <w:rsid w:val="00C82596"/>
    <w:rsid w:val="00C826BC"/>
    <w:rsid w:val="00C82BC7"/>
    <w:rsid w:val="00C82FD1"/>
    <w:rsid w:val="00C832E8"/>
    <w:rsid w:val="00C83741"/>
    <w:rsid w:val="00C83C87"/>
    <w:rsid w:val="00C841A6"/>
    <w:rsid w:val="00C8467F"/>
    <w:rsid w:val="00C84F05"/>
    <w:rsid w:val="00C85104"/>
    <w:rsid w:val="00C8567D"/>
    <w:rsid w:val="00C85A2C"/>
    <w:rsid w:val="00C85AB8"/>
    <w:rsid w:val="00C85F9D"/>
    <w:rsid w:val="00C86071"/>
    <w:rsid w:val="00C861EE"/>
    <w:rsid w:val="00C866B8"/>
    <w:rsid w:val="00C867F6"/>
    <w:rsid w:val="00C86DAC"/>
    <w:rsid w:val="00C87CC2"/>
    <w:rsid w:val="00C91D7B"/>
    <w:rsid w:val="00C921F2"/>
    <w:rsid w:val="00C93130"/>
    <w:rsid w:val="00C939A6"/>
    <w:rsid w:val="00C93CE0"/>
    <w:rsid w:val="00C93CE8"/>
    <w:rsid w:val="00C94CC5"/>
    <w:rsid w:val="00C95AF5"/>
    <w:rsid w:val="00C966BB"/>
    <w:rsid w:val="00C967DC"/>
    <w:rsid w:val="00C96F9B"/>
    <w:rsid w:val="00C970B5"/>
    <w:rsid w:val="00CA15BC"/>
    <w:rsid w:val="00CA1A5A"/>
    <w:rsid w:val="00CA1E83"/>
    <w:rsid w:val="00CA218E"/>
    <w:rsid w:val="00CA23F0"/>
    <w:rsid w:val="00CA2406"/>
    <w:rsid w:val="00CA2EBD"/>
    <w:rsid w:val="00CA339C"/>
    <w:rsid w:val="00CA355F"/>
    <w:rsid w:val="00CA3830"/>
    <w:rsid w:val="00CA3A90"/>
    <w:rsid w:val="00CA5989"/>
    <w:rsid w:val="00CA5E90"/>
    <w:rsid w:val="00CA6B47"/>
    <w:rsid w:val="00CA6C0F"/>
    <w:rsid w:val="00CA6C59"/>
    <w:rsid w:val="00CA7591"/>
    <w:rsid w:val="00CA7B58"/>
    <w:rsid w:val="00CA7D35"/>
    <w:rsid w:val="00CB0A12"/>
    <w:rsid w:val="00CB0BD1"/>
    <w:rsid w:val="00CB3230"/>
    <w:rsid w:val="00CB371B"/>
    <w:rsid w:val="00CB381D"/>
    <w:rsid w:val="00CB3BF1"/>
    <w:rsid w:val="00CB434F"/>
    <w:rsid w:val="00CB4B50"/>
    <w:rsid w:val="00CB4DA0"/>
    <w:rsid w:val="00CB5387"/>
    <w:rsid w:val="00CB585A"/>
    <w:rsid w:val="00CB62D0"/>
    <w:rsid w:val="00CB693B"/>
    <w:rsid w:val="00CB74B0"/>
    <w:rsid w:val="00CB7D4E"/>
    <w:rsid w:val="00CC0119"/>
    <w:rsid w:val="00CC02C2"/>
    <w:rsid w:val="00CC077C"/>
    <w:rsid w:val="00CC094A"/>
    <w:rsid w:val="00CC0C85"/>
    <w:rsid w:val="00CC11D3"/>
    <w:rsid w:val="00CC1213"/>
    <w:rsid w:val="00CC15E4"/>
    <w:rsid w:val="00CC17BA"/>
    <w:rsid w:val="00CC248C"/>
    <w:rsid w:val="00CC29F9"/>
    <w:rsid w:val="00CC304F"/>
    <w:rsid w:val="00CC3782"/>
    <w:rsid w:val="00CC414A"/>
    <w:rsid w:val="00CC5283"/>
    <w:rsid w:val="00CC5B95"/>
    <w:rsid w:val="00CC5CC9"/>
    <w:rsid w:val="00CC642E"/>
    <w:rsid w:val="00CC6541"/>
    <w:rsid w:val="00CC6C28"/>
    <w:rsid w:val="00CC7549"/>
    <w:rsid w:val="00CC7CA8"/>
    <w:rsid w:val="00CD0B51"/>
    <w:rsid w:val="00CD15FF"/>
    <w:rsid w:val="00CD1F21"/>
    <w:rsid w:val="00CD1F30"/>
    <w:rsid w:val="00CD2390"/>
    <w:rsid w:val="00CD2977"/>
    <w:rsid w:val="00CD2A1B"/>
    <w:rsid w:val="00CD2E85"/>
    <w:rsid w:val="00CD3368"/>
    <w:rsid w:val="00CD36A9"/>
    <w:rsid w:val="00CD5653"/>
    <w:rsid w:val="00CD59A9"/>
    <w:rsid w:val="00CD5F6D"/>
    <w:rsid w:val="00CD6265"/>
    <w:rsid w:val="00CD7176"/>
    <w:rsid w:val="00CD72B1"/>
    <w:rsid w:val="00CD767A"/>
    <w:rsid w:val="00CD77D9"/>
    <w:rsid w:val="00CD7AC2"/>
    <w:rsid w:val="00CE012D"/>
    <w:rsid w:val="00CE0BFD"/>
    <w:rsid w:val="00CE0E65"/>
    <w:rsid w:val="00CE13A9"/>
    <w:rsid w:val="00CE2030"/>
    <w:rsid w:val="00CE2CDA"/>
    <w:rsid w:val="00CE2F58"/>
    <w:rsid w:val="00CE340C"/>
    <w:rsid w:val="00CE353E"/>
    <w:rsid w:val="00CE3846"/>
    <w:rsid w:val="00CE38CE"/>
    <w:rsid w:val="00CE39A3"/>
    <w:rsid w:val="00CE3A2A"/>
    <w:rsid w:val="00CE3AAB"/>
    <w:rsid w:val="00CE517C"/>
    <w:rsid w:val="00CE5509"/>
    <w:rsid w:val="00CE5FF6"/>
    <w:rsid w:val="00CE6498"/>
    <w:rsid w:val="00CE6C65"/>
    <w:rsid w:val="00CE6D77"/>
    <w:rsid w:val="00CE6E7C"/>
    <w:rsid w:val="00CE70E4"/>
    <w:rsid w:val="00CE73D4"/>
    <w:rsid w:val="00CF0D94"/>
    <w:rsid w:val="00CF1541"/>
    <w:rsid w:val="00CF1E52"/>
    <w:rsid w:val="00CF206A"/>
    <w:rsid w:val="00CF2849"/>
    <w:rsid w:val="00CF2911"/>
    <w:rsid w:val="00CF2E57"/>
    <w:rsid w:val="00CF5828"/>
    <w:rsid w:val="00CF5F1D"/>
    <w:rsid w:val="00CF5F50"/>
    <w:rsid w:val="00CF6458"/>
    <w:rsid w:val="00CF6A7D"/>
    <w:rsid w:val="00CF7068"/>
    <w:rsid w:val="00CF70B5"/>
    <w:rsid w:val="00D002B3"/>
    <w:rsid w:val="00D006BA"/>
    <w:rsid w:val="00D00E0C"/>
    <w:rsid w:val="00D015BC"/>
    <w:rsid w:val="00D016EF"/>
    <w:rsid w:val="00D01D7A"/>
    <w:rsid w:val="00D02B2B"/>
    <w:rsid w:val="00D02CB4"/>
    <w:rsid w:val="00D03103"/>
    <w:rsid w:val="00D0331C"/>
    <w:rsid w:val="00D038F0"/>
    <w:rsid w:val="00D04BA0"/>
    <w:rsid w:val="00D04F5A"/>
    <w:rsid w:val="00D05115"/>
    <w:rsid w:val="00D055CD"/>
    <w:rsid w:val="00D05DD3"/>
    <w:rsid w:val="00D05F63"/>
    <w:rsid w:val="00D0703C"/>
    <w:rsid w:val="00D07DD1"/>
    <w:rsid w:val="00D100F8"/>
    <w:rsid w:val="00D102BC"/>
    <w:rsid w:val="00D10578"/>
    <w:rsid w:val="00D12A5D"/>
    <w:rsid w:val="00D13042"/>
    <w:rsid w:val="00D13330"/>
    <w:rsid w:val="00D134F0"/>
    <w:rsid w:val="00D13C1F"/>
    <w:rsid w:val="00D14B70"/>
    <w:rsid w:val="00D15656"/>
    <w:rsid w:val="00D159D0"/>
    <w:rsid w:val="00D1661C"/>
    <w:rsid w:val="00D1736F"/>
    <w:rsid w:val="00D17947"/>
    <w:rsid w:val="00D17AD6"/>
    <w:rsid w:val="00D2062D"/>
    <w:rsid w:val="00D21B64"/>
    <w:rsid w:val="00D21FC2"/>
    <w:rsid w:val="00D2223F"/>
    <w:rsid w:val="00D2270E"/>
    <w:rsid w:val="00D227E3"/>
    <w:rsid w:val="00D22B2B"/>
    <w:rsid w:val="00D22E0F"/>
    <w:rsid w:val="00D234C9"/>
    <w:rsid w:val="00D23C8D"/>
    <w:rsid w:val="00D24317"/>
    <w:rsid w:val="00D24A47"/>
    <w:rsid w:val="00D24C96"/>
    <w:rsid w:val="00D25107"/>
    <w:rsid w:val="00D2510F"/>
    <w:rsid w:val="00D258CE"/>
    <w:rsid w:val="00D262FB"/>
    <w:rsid w:val="00D277AE"/>
    <w:rsid w:val="00D27AC2"/>
    <w:rsid w:val="00D27B88"/>
    <w:rsid w:val="00D27D7B"/>
    <w:rsid w:val="00D27FCE"/>
    <w:rsid w:val="00D30469"/>
    <w:rsid w:val="00D307C6"/>
    <w:rsid w:val="00D30AB4"/>
    <w:rsid w:val="00D30DC8"/>
    <w:rsid w:val="00D30EC7"/>
    <w:rsid w:val="00D31302"/>
    <w:rsid w:val="00D31E35"/>
    <w:rsid w:val="00D320D1"/>
    <w:rsid w:val="00D323F7"/>
    <w:rsid w:val="00D326DE"/>
    <w:rsid w:val="00D32768"/>
    <w:rsid w:val="00D327DA"/>
    <w:rsid w:val="00D32902"/>
    <w:rsid w:val="00D331F1"/>
    <w:rsid w:val="00D33226"/>
    <w:rsid w:val="00D33524"/>
    <w:rsid w:val="00D33595"/>
    <w:rsid w:val="00D3431F"/>
    <w:rsid w:val="00D3511B"/>
    <w:rsid w:val="00D35440"/>
    <w:rsid w:val="00D36315"/>
    <w:rsid w:val="00D369D7"/>
    <w:rsid w:val="00D36CCA"/>
    <w:rsid w:val="00D36E39"/>
    <w:rsid w:val="00D378A5"/>
    <w:rsid w:val="00D37E5F"/>
    <w:rsid w:val="00D41263"/>
    <w:rsid w:val="00D4161A"/>
    <w:rsid w:val="00D41D93"/>
    <w:rsid w:val="00D41E02"/>
    <w:rsid w:val="00D41EFC"/>
    <w:rsid w:val="00D42926"/>
    <w:rsid w:val="00D42E4B"/>
    <w:rsid w:val="00D43056"/>
    <w:rsid w:val="00D438AD"/>
    <w:rsid w:val="00D44266"/>
    <w:rsid w:val="00D44609"/>
    <w:rsid w:val="00D4561B"/>
    <w:rsid w:val="00D45B2E"/>
    <w:rsid w:val="00D45D5C"/>
    <w:rsid w:val="00D474B4"/>
    <w:rsid w:val="00D50BFD"/>
    <w:rsid w:val="00D51645"/>
    <w:rsid w:val="00D52466"/>
    <w:rsid w:val="00D5252C"/>
    <w:rsid w:val="00D52A50"/>
    <w:rsid w:val="00D52BBD"/>
    <w:rsid w:val="00D5315C"/>
    <w:rsid w:val="00D531C3"/>
    <w:rsid w:val="00D54008"/>
    <w:rsid w:val="00D541E1"/>
    <w:rsid w:val="00D54A41"/>
    <w:rsid w:val="00D54BC8"/>
    <w:rsid w:val="00D55485"/>
    <w:rsid w:val="00D55888"/>
    <w:rsid w:val="00D55909"/>
    <w:rsid w:val="00D560CE"/>
    <w:rsid w:val="00D567CD"/>
    <w:rsid w:val="00D57131"/>
    <w:rsid w:val="00D573E5"/>
    <w:rsid w:val="00D5773A"/>
    <w:rsid w:val="00D57A31"/>
    <w:rsid w:val="00D57BA1"/>
    <w:rsid w:val="00D6013A"/>
    <w:rsid w:val="00D603CB"/>
    <w:rsid w:val="00D60F50"/>
    <w:rsid w:val="00D6132B"/>
    <w:rsid w:val="00D61760"/>
    <w:rsid w:val="00D61ABD"/>
    <w:rsid w:val="00D61CDA"/>
    <w:rsid w:val="00D62BAF"/>
    <w:rsid w:val="00D630F1"/>
    <w:rsid w:val="00D63176"/>
    <w:rsid w:val="00D6324A"/>
    <w:rsid w:val="00D6372C"/>
    <w:rsid w:val="00D639EE"/>
    <w:rsid w:val="00D63A62"/>
    <w:rsid w:val="00D63B07"/>
    <w:rsid w:val="00D63B30"/>
    <w:rsid w:val="00D63B93"/>
    <w:rsid w:val="00D63C75"/>
    <w:rsid w:val="00D63E95"/>
    <w:rsid w:val="00D64950"/>
    <w:rsid w:val="00D64A64"/>
    <w:rsid w:val="00D64F39"/>
    <w:rsid w:val="00D66125"/>
    <w:rsid w:val="00D664BD"/>
    <w:rsid w:val="00D667A6"/>
    <w:rsid w:val="00D66C43"/>
    <w:rsid w:val="00D675D1"/>
    <w:rsid w:val="00D675E1"/>
    <w:rsid w:val="00D67B99"/>
    <w:rsid w:val="00D67C29"/>
    <w:rsid w:val="00D72B89"/>
    <w:rsid w:val="00D731D1"/>
    <w:rsid w:val="00D733E9"/>
    <w:rsid w:val="00D73753"/>
    <w:rsid w:val="00D73A14"/>
    <w:rsid w:val="00D73F23"/>
    <w:rsid w:val="00D74030"/>
    <w:rsid w:val="00D75017"/>
    <w:rsid w:val="00D758CF"/>
    <w:rsid w:val="00D75BDE"/>
    <w:rsid w:val="00D76699"/>
    <w:rsid w:val="00D7696D"/>
    <w:rsid w:val="00D76DB0"/>
    <w:rsid w:val="00D7744F"/>
    <w:rsid w:val="00D77750"/>
    <w:rsid w:val="00D779BC"/>
    <w:rsid w:val="00D803EF"/>
    <w:rsid w:val="00D8054D"/>
    <w:rsid w:val="00D80D17"/>
    <w:rsid w:val="00D80F0C"/>
    <w:rsid w:val="00D81440"/>
    <w:rsid w:val="00D8198D"/>
    <w:rsid w:val="00D81A19"/>
    <w:rsid w:val="00D81A64"/>
    <w:rsid w:val="00D81CA3"/>
    <w:rsid w:val="00D82573"/>
    <w:rsid w:val="00D82C40"/>
    <w:rsid w:val="00D83816"/>
    <w:rsid w:val="00D83F2E"/>
    <w:rsid w:val="00D84076"/>
    <w:rsid w:val="00D849E3"/>
    <w:rsid w:val="00D84AF2"/>
    <w:rsid w:val="00D84FF2"/>
    <w:rsid w:val="00D851EA"/>
    <w:rsid w:val="00D85464"/>
    <w:rsid w:val="00D85ECC"/>
    <w:rsid w:val="00D85F97"/>
    <w:rsid w:val="00D8617F"/>
    <w:rsid w:val="00D86922"/>
    <w:rsid w:val="00D86E79"/>
    <w:rsid w:val="00D870DF"/>
    <w:rsid w:val="00D875F5"/>
    <w:rsid w:val="00D87FE1"/>
    <w:rsid w:val="00D90352"/>
    <w:rsid w:val="00D90969"/>
    <w:rsid w:val="00D9112E"/>
    <w:rsid w:val="00D91B69"/>
    <w:rsid w:val="00D924A6"/>
    <w:rsid w:val="00D929D2"/>
    <w:rsid w:val="00D93A63"/>
    <w:rsid w:val="00D94D70"/>
    <w:rsid w:val="00D95E25"/>
    <w:rsid w:val="00D965C4"/>
    <w:rsid w:val="00D966A5"/>
    <w:rsid w:val="00D968A6"/>
    <w:rsid w:val="00D96C82"/>
    <w:rsid w:val="00D96D38"/>
    <w:rsid w:val="00D975F5"/>
    <w:rsid w:val="00D97978"/>
    <w:rsid w:val="00DA00A9"/>
    <w:rsid w:val="00DA00BD"/>
    <w:rsid w:val="00DA04B8"/>
    <w:rsid w:val="00DA145E"/>
    <w:rsid w:val="00DA1E7D"/>
    <w:rsid w:val="00DA1E87"/>
    <w:rsid w:val="00DA3334"/>
    <w:rsid w:val="00DA39AC"/>
    <w:rsid w:val="00DA3C06"/>
    <w:rsid w:val="00DA4813"/>
    <w:rsid w:val="00DA4C9F"/>
    <w:rsid w:val="00DA5276"/>
    <w:rsid w:val="00DA57B2"/>
    <w:rsid w:val="00DA5C03"/>
    <w:rsid w:val="00DA5DD0"/>
    <w:rsid w:val="00DA5EB6"/>
    <w:rsid w:val="00DA61D7"/>
    <w:rsid w:val="00DA6254"/>
    <w:rsid w:val="00DA7CBB"/>
    <w:rsid w:val="00DB0700"/>
    <w:rsid w:val="00DB0C71"/>
    <w:rsid w:val="00DB0C8F"/>
    <w:rsid w:val="00DB0F60"/>
    <w:rsid w:val="00DB0F73"/>
    <w:rsid w:val="00DB2885"/>
    <w:rsid w:val="00DB3178"/>
    <w:rsid w:val="00DB3264"/>
    <w:rsid w:val="00DB3707"/>
    <w:rsid w:val="00DB3853"/>
    <w:rsid w:val="00DB3B3D"/>
    <w:rsid w:val="00DB3C0B"/>
    <w:rsid w:val="00DB4C40"/>
    <w:rsid w:val="00DB4CB4"/>
    <w:rsid w:val="00DB50E0"/>
    <w:rsid w:val="00DB559E"/>
    <w:rsid w:val="00DB57C0"/>
    <w:rsid w:val="00DB5B1C"/>
    <w:rsid w:val="00DB5C46"/>
    <w:rsid w:val="00DC01A9"/>
    <w:rsid w:val="00DC0782"/>
    <w:rsid w:val="00DC0969"/>
    <w:rsid w:val="00DC0AA0"/>
    <w:rsid w:val="00DC1DA0"/>
    <w:rsid w:val="00DC1E19"/>
    <w:rsid w:val="00DC244E"/>
    <w:rsid w:val="00DC2AAE"/>
    <w:rsid w:val="00DC2D19"/>
    <w:rsid w:val="00DC3DDA"/>
    <w:rsid w:val="00DC3E32"/>
    <w:rsid w:val="00DC42D7"/>
    <w:rsid w:val="00DC50C7"/>
    <w:rsid w:val="00DC53B8"/>
    <w:rsid w:val="00DC560E"/>
    <w:rsid w:val="00DC571D"/>
    <w:rsid w:val="00DC6389"/>
    <w:rsid w:val="00DC6F15"/>
    <w:rsid w:val="00DC7329"/>
    <w:rsid w:val="00DC7890"/>
    <w:rsid w:val="00DD0378"/>
    <w:rsid w:val="00DD0AB6"/>
    <w:rsid w:val="00DD0E6C"/>
    <w:rsid w:val="00DD21DF"/>
    <w:rsid w:val="00DD298D"/>
    <w:rsid w:val="00DD2EFF"/>
    <w:rsid w:val="00DD38E0"/>
    <w:rsid w:val="00DD3E1A"/>
    <w:rsid w:val="00DD4023"/>
    <w:rsid w:val="00DD42D8"/>
    <w:rsid w:val="00DD4827"/>
    <w:rsid w:val="00DD51BF"/>
    <w:rsid w:val="00DD5994"/>
    <w:rsid w:val="00DD637C"/>
    <w:rsid w:val="00DD6E14"/>
    <w:rsid w:val="00DD772F"/>
    <w:rsid w:val="00DD7FF4"/>
    <w:rsid w:val="00DE0162"/>
    <w:rsid w:val="00DE086F"/>
    <w:rsid w:val="00DE0AF9"/>
    <w:rsid w:val="00DE1546"/>
    <w:rsid w:val="00DE1C46"/>
    <w:rsid w:val="00DE2EEA"/>
    <w:rsid w:val="00DE3D59"/>
    <w:rsid w:val="00DE3F3E"/>
    <w:rsid w:val="00DE4648"/>
    <w:rsid w:val="00DE49C2"/>
    <w:rsid w:val="00DE4A73"/>
    <w:rsid w:val="00DE4B5F"/>
    <w:rsid w:val="00DE4ECB"/>
    <w:rsid w:val="00DE518F"/>
    <w:rsid w:val="00DE650F"/>
    <w:rsid w:val="00DE66B8"/>
    <w:rsid w:val="00DE6759"/>
    <w:rsid w:val="00DE68F1"/>
    <w:rsid w:val="00DE6967"/>
    <w:rsid w:val="00DE6BED"/>
    <w:rsid w:val="00DE6E61"/>
    <w:rsid w:val="00DE7294"/>
    <w:rsid w:val="00DE72C2"/>
    <w:rsid w:val="00DE72E6"/>
    <w:rsid w:val="00DE77E9"/>
    <w:rsid w:val="00DE7E2B"/>
    <w:rsid w:val="00DE7F12"/>
    <w:rsid w:val="00DF01AE"/>
    <w:rsid w:val="00DF03B6"/>
    <w:rsid w:val="00DF090B"/>
    <w:rsid w:val="00DF0B02"/>
    <w:rsid w:val="00DF0F4D"/>
    <w:rsid w:val="00DF1C5F"/>
    <w:rsid w:val="00DF1EA0"/>
    <w:rsid w:val="00DF1F6F"/>
    <w:rsid w:val="00DF24E9"/>
    <w:rsid w:val="00DF2F26"/>
    <w:rsid w:val="00DF3E96"/>
    <w:rsid w:val="00DF42D8"/>
    <w:rsid w:val="00DF4852"/>
    <w:rsid w:val="00DF50B0"/>
    <w:rsid w:val="00DF51DB"/>
    <w:rsid w:val="00DF5788"/>
    <w:rsid w:val="00DF635E"/>
    <w:rsid w:val="00DF6B21"/>
    <w:rsid w:val="00DF7150"/>
    <w:rsid w:val="00DF7C97"/>
    <w:rsid w:val="00E00095"/>
    <w:rsid w:val="00E00211"/>
    <w:rsid w:val="00E00567"/>
    <w:rsid w:val="00E01226"/>
    <w:rsid w:val="00E01F10"/>
    <w:rsid w:val="00E01F47"/>
    <w:rsid w:val="00E0253E"/>
    <w:rsid w:val="00E025D8"/>
    <w:rsid w:val="00E02D0A"/>
    <w:rsid w:val="00E03B4A"/>
    <w:rsid w:val="00E04256"/>
    <w:rsid w:val="00E0508F"/>
    <w:rsid w:val="00E05744"/>
    <w:rsid w:val="00E05863"/>
    <w:rsid w:val="00E058D6"/>
    <w:rsid w:val="00E05F54"/>
    <w:rsid w:val="00E065EB"/>
    <w:rsid w:val="00E0708F"/>
    <w:rsid w:val="00E07387"/>
    <w:rsid w:val="00E073F1"/>
    <w:rsid w:val="00E073FD"/>
    <w:rsid w:val="00E10053"/>
    <w:rsid w:val="00E10642"/>
    <w:rsid w:val="00E115A7"/>
    <w:rsid w:val="00E117B3"/>
    <w:rsid w:val="00E1182E"/>
    <w:rsid w:val="00E12552"/>
    <w:rsid w:val="00E1269B"/>
    <w:rsid w:val="00E12AF4"/>
    <w:rsid w:val="00E12E9B"/>
    <w:rsid w:val="00E1318C"/>
    <w:rsid w:val="00E132B2"/>
    <w:rsid w:val="00E14246"/>
    <w:rsid w:val="00E14561"/>
    <w:rsid w:val="00E14789"/>
    <w:rsid w:val="00E156F6"/>
    <w:rsid w:val="00E166D3"/>
    <w:rsid w:val="00E17931"/>
    <w:rsid w:val="00E17B6C"/>
    <w:rsid w:val="00E201BD"/>
    <w:rsid w:val="00E2045A"/>
    <w:rsid w:val="00E21FF3"/>
    <w:rsid w:val="00E22057"/>
    <w:rsid w:val="00E221D1"/>
    <w:rsid w:val="00E22D11"/>
    <w:rsid w:val="00E23212"/>
    <w:rsid w:val="00E23B10"/>
    <w:rsid w:val="00E24550"/>
    <w:rsid w:val="00E24E22"/>
    <w:rsid w:val="00E25387"/>
    <w:rsid w:val="00E26182"/>
    <w:rsid w:val="00E268E8"/>
    <w:rsid w:val="00E26F59"/>
    <w:rsid w:val="00E27398"/>
    <w:rsid w:val="00E275A1"/>
    <w:rsid w:val="00E27A3E"/>
    <w:rsid w:val="00E303FD"/>
    <w:rsid w:val="00E30E37"/>
    <w:rsid w:val="00E30EA0"/>
    <w:rsid w:val="00E31329"/>
    <w:rsid w:val="00E31396"/>
    <w:rsid w:val="00E31B3E"/>
    <w:rsid w:val="00E320B5"/>
    <w:rsid w:val="00E320E3"/>
    <w:rsid w:val="00E3260F"/>
    <w:rsid w:val="00E32A20"/>
    <w:rsid w:val="00E32F3A"/>
    <w:rsid w:val="00E33782"/>
    <w:rsid w:val="00E33996"/>
    <w:rsid w:val="00E3406D"/>
    <w:rsid w:val="00E34526"/>
    <w:rsid w:val="00E35057"/>
    <w:rsid w:val="00E35211"/>
    <w:rsid w:val="00E35224"/>
    <w:rsid w:val="00E357BD"/>
    <w:rsid w:val="00E35A6E"/>
    <w:rsid w:val="00E36544"/>
    <w:rsid w:val="00E373A6"/>
    <w:rsid w:val="00E376CB"/>
    <w:rsid w:val="00E37C9A"/>
    <w:rsid w:val="00E40932"/>
    <w:rsid w:val="00E40E06"/>
    <w:rsid w:val="00E40F58"/>
    <w:rsid w:val="00E41CD3"/>
    <w:rsid w:val="00E42018"/>
    <w:rsid w:val="00E428D9"/>
    <w:rsid w:val="00E434B0"/>
    <w:rsid w:val="00E444EA"/>
    <w:rsid w:val="00E4513B"/>
    <w:rsid w:val="00E451EC"/>
    <w:rsid w:val="00E4527E"/>
    <w:rsid w:val="00E45813"/>
    <w:rsid w:val="00E45EC3"/>
    <w:rsid w:val="00E45F0F"/>
    <w:rsid w:val="00E46038"/>
    <w:rsid w:val="00E47A40"/>
    <w:rsid w:val="00E503AF"/>
    <w:rsid w:val="00E51C55"/>
    <w:rsid w:val="00E52146"/>
    <w:rsid w:val="00E52EC9"/>
    <w:rsid w:val="00E538AE"/>
    <w:rsid w:val="00E53DBF"/>
    <w:rsid w:val="00E540B5"/>
    <w:rsid w:val="00E540E2"/>
    <w:rsid w:val="00E54402"/>
    <w:rsid w:val="00E54981"/>
    <w:rsid w:val="00E54F0F"/>
    <w:rsid w:val="00E550F9"/>
    <w:rsid w:val="00E56461"/>
    <w:rsid w:val="00E5658F"/>
    <w:rsid w:val="00E56964"/>
    <w:rsid w:val="00E5733B"/>
    <w:rsid w:val="00E57604"/>
    <w:rsid w:val="00E5790B"/>
    <w:rsid w:val="00E579F5"/>
    <w:rsid w:val="00E61911"/>
    <w:rsid w:val="00E61AC6"/>
    <w:rsid w:val="00E61B66"/>
    <w:rsid w:val="00E62890"/>
    <w:rsid w:val="00E62988"/>
    <w:rsid w:val="00E634E5"/>
    <w:rsid w:val="00E64602"/>
    <w:rsid w:val="00E64636"/>
    <w:rsid w:val="00E647FC"/>
    <w:rsid w:val="00E64AF1"/>
    <w:rsid w:val="00E64BCE"/>
    <w:rsid w:val="00E64FF9"/>
    <w:rsid w:val="00E65351"/>
    <w:rsid w:val="00E65B38"/>
    <w:rsid w:val="00E66310"/>
    <w:rsid w:val="00E66C09"/>
    <w:rsid w:val="00E67176"/>
    <w:rsid w:val="00E6785C"/>
    <w:rsid w:val="00E6791B"/>
    <w:rsid w:val="00E70300"/>
    <w:rsid w:val="00E70A1E"/>
    <w:rsid w:val="00E70B04"/>
    <w:rsid w:val="00E70B3A"/>
    <w:rsid w:val="00E715D2"/>
    <w:rsid w:val="00E71F08"/>
    <w:rsid w:val="00E71F81"/>
    <w:rsid w:val="00E74082"/>
    <w:rsid w:val="00E74392"/>
    <w:rsid w:val="00E74862"/>
    <w:rsid w:val="00E74A07"/>
    <w:rsid w:val="00E74A4A"/>
    <w:rsid w:val="00E75041"/>
    <w:rsid w:val="00E751A7"/>
    <w:rsid w:val="00E75BE8"/>
    <w:rsid w:val="00E7673A"/>
    <w:rsid w:val="00E76973"/>
    <w:rsid w:val="00E76B31"/>
    <w:rsid w:val="00E76C99"/>
    <w:rsid w:val="00E772D5"/>
    <w:rsid w:val="00E77F2F"/>
    <w:rsid w:val="00E81646"/>
    <w:rsid w:val="00E81AB4"/>
    <w:rsid w:val="00E832E2"/>
    <w:rsid w:val="00E84640"/>
    <w:rsid w:val="00E84B7F"/>
    <w:rsid w:val="00E84EF4"/>
    <w:rsid w:val="00E853C8"/>
    <w:rsid w:val="00E856E4"/>
    <w:rsid w:val="00E85A9D"/>
    <w:rsid w:val="00E85B98"/>
    <w:rsid w:val="00E86551"/>
    <w:rsid w:val="00E8754A"/>
    <w:rsid w:val="00E879F1"/>
    <w:rsid w:val="00E9037F"/>
    <w:rsid w:val="00E908AA"/>
    <w:rsid w:val="00E91032"/>
    <w:rsid w:val="00E91079"/>
    <w:rsid w:val="00E91437"/>
    <w:rsid w:val="00E9148C"/>
    <w:rsid w:val="00E91708"/>
    <w:rsid w:val="00E91C32"/>
    <w:rsid w:val="00E91CCB"/>
    <w:rsid w:val="00E92CB4"/>
    <w:rsid w:val="00E9324A"/>
    <w:rsid w:val="00E93ECE"/>
    <w:rsid w:val="00E944F5"/>
    <w:rsid w:val="00E94BA8"/>
    <w:rsid w:val="00E95214"/>
    <w:rsid w:val="00E9566D"/>
    <w:rsid w:val="00E9635E"/>
    <w:rsid w:val="00E965DC"/>
    <w:rsid w:val="00E96CB5"/>
    <w:rsid w:val="00E96DF8"/>
    <w:rsid w:val="00E9713C"/>
    <w:rsid w:val="00E97FF9"/>
    <w:rsid w:val="00EA0036"/>
    <w:rsid w:val="00EA0928"/>
    <w:rsid w:val="00EA138E"/>
    <w:rsid w:val="00EA1496"/>
    <w:rsid w:val="00EA1B15"/>
    <w:rsid w:val="00EA21C3"/>
    <w:rsid w:val="00EA24D4"/>
    <w:rsid w:val="00EA2C51"/>
    <w:rsid w:val="00EA2EBB"/>
    <w:rsid w:val="00EA62AA"/>
    <w:rsid w:val="00EA68B3"/>
    <w:rsid w:val="00EA6982"/>
    <w:rsid w:val="00EA7209"/>
    <w:rsid w:val="00EA7677"/>
    <w:rsid w:val="00EA7B2F"/>
    <w:rsid w:val="00EB0A19"/>
    <w:rsid w:val="00EB0F7D"/>
    <w:rsid w:val="00EB1513"/>
    <w:rsid w:val="00EB1D45"/>
    <w:rsid w:val="00EB1F5A"/>
    <w:rsid w:val="00EB20AB"/>
    <w:rsid w:val="00EB2630"/>
    <w:rsid w:val="00EB2C14"/>
    <w:rsid w:val="00EB3256"/>
    <w:rsid w:val="00EB4355"/>
    <w:rsid w:val="00EB44D0"/>
    <w:rsid w:val="00EB506F"/>
    <w:rsid w:val="00EB52E8"/>
    <w:rsid w:val="00EB627F"/>
    <w:rsid w:val="00EB7A69"/>
    <w:rsid w:val="00EB7EFE"/>
    <w:rsid w:val="00EC04FD"/>
    <w:rsid w:val="00EC08EA"/>
    <w:rsid w:val="00EC0AA3"/>
    <w:rsid w:val="00EC1B56"/>
    <w:rsid w:val="00EC333F"/>
    <w:rsid w:val="00EC38E9"/>
    <w:rsid w:val="00EC3ACE"/>
    <w:rsid w:val="00EC3EF4"/>
    <w:rsid w:val="00EC423F"/>
    <w:rsid w:val="00EC4F9A"/>
    <w:rsid w:val="00EC5209"/>
    <w:rsid w:val="00EC5842"/>
    <w:rsid w:val="00EC63C9"/>
    <w:rsid w:val="00EC6EDE"/>
    <w:rsid w:val="00ED0279"/>
    <w:rsid w:val="00ED1AB2"/>
    <w:rsid w:val="00ED1E1D"/>
    <w:rsid w:val="00ED29AD"/>
    <w:rsid w:val="00ED2C61"/>
    <w:rsid w:val="00ED3E34"/>
    <w:rsid w:val="00ED3FF4"/>
    <w:rsid w:val="00ED4281"/>
    <w:rsid w:val="00ED4D44"/>
    <w:rsid w:val="00ED510C"/>
    <w:rsid w:val="00ED5904"/>
    <w:rsid w:val="00ED5A1C"/>
    <w:rsid w:val="00ED5B16"/>
    <w:rsid w:val="00ED5D70"/>
    <w:rsid w:val="00ED656D"/>
    <w:rsid w:val="00ED76D2"/>
    <w:rsid w:val="00ED7A09"/>
    <w:rsid w:val="00EE0059"/>
    <w:rsid w:val="00EE136F"/>
    <w:rsid w:val="00EE1433"/>
    <w:rsid w:val="00EE2402"/>
    <w:rsid w:val="00EE27F7"/>
    <w:rsid w:val="00EE2963"/>
    <w:rsid w:val="00EE41A7"/>
    <w:rsid w:val="00EE4A21"/>
    <w:rsid w:val="00EE4D3B"/>
    <w:rsid w:val="00EE4F95"/>
    <w:rsid w:val="00EE7810"/>
    <w:rsid w:val="00EE7C18"/>
    <w:rsid w:val="00EF0040"/>
    <w:rsid w:val="00EF021A"/>
    <w:rsid w:val="00EF08CE"/>
    <w:rsid w:val="00EF1958"/>
    <w:rsid w:val="00EF1CF1"/>
    <w:rsid w:val="00EF2141"/>
    <w:rsid w:val="00EF2283"/>
    <w:rsid w:val="00EF229A"/>
    <w:rsid w:val="00EF28DD"/>
    <w:rsid w:val="00EF299C"/>
    <w:rsid w:val="00EF2ADA"/>
    <w:rsid w:val="00EF3255"/>
    <w:rsid w:val="00EF3417"/>
    <w:rsid w:val="00EF3918"/>
    <w:rsid w:val="00EF3C10"/>
    <w:rsid w:val="00EF4780"/>
    <w:rsid w:val="00EF51AA"/>
    <w:rsid w:val="00EF5BD6"/>
    <w:rsid w:val="00EF5DAE"/>
    <w:rsid w:val="00EF6D4F"/>
    <w:rsid w:val="00EF6FAB"/>
    <w:rsid w:val="00EF7824"/>
    <w:rsid w:val="00EF7B3F"/>
    <w:rsid w:val="00F00788"/>
    <w:rsid w:val="00F00838"/>
    <w:rsid w:val="00F012EE"/>
    <w:rsid w:val="00F01A68"/>
    <w:rsid w:val="00F026E4"/>
    <w:rsid w:val="00F02FE1"/>
    <w:rsid w:val="00F03B7C"/>
    <w:rsid w:val="00F048C7"/>
    <w:rsid w:val="00F05160"/>
    <w:rsid w:val="00F05721"/>
    <w:rsid w:val="00F05BA6"/>
    <w:rsid w:val="00F063BD"/>
    <w:rsid w:val="00F06715"/>
    <w:rsid w:val="00F068ED"/>
    <w:rsid w:val="00F06A04"/>
    <w:rsid w:val="00F07168"/>
    <w:rsid w:val="00F0736C"/>
    <w:rsid w:val="00F07C60"/>
    <w:rsid w:val="00F07DA1"/>
    <w:rsid w:val="00F07F3F"/>
    <w:rsid w:val="00F10178"/>
    <w:rsid w:val="00F10E30"/>
    <w:rsid w:val="00F1211F"/>
    <w:rsid w:val="00F12A00"/>
    <w:rsid w:val="00F12B21"/>
    <w:rsid w:val="00F13015"/>
    <w:rsid w:val="00F13164"/>
    <w:rsid w:val="00F13C33"/>
    <w:rsid w:val="00F141A4"/>
    <w:rsid w:val="00F147E8"/>
    <w:rsid w:val="00F14C7F"/>
    <w:rsid w:val="00F15C9D"/>
    <w:rsid w:val="00F15F41"/>
    <w:rsid w:val="00F16123"/>
    <w:rsid w:val="00F172AB"/>
    <w:rsid w:val="00F17471"/>
    <w:rsid w:val="00F174F7"/>
    <w:rsid w:val="00F177EC"/>
    <w:rsid w:val="00F17861"/>
    <w:rsid w:val="00F17E1B"/>
    <w:rsid w:val="00F20AED"/>
    <w:rsid w:val="00F2207B"/>
    <w:rsid w:val="00F22A0F"/>
    <w:rsid w:val="00F22B11"/>
    <w:rsid w:val="00F22B7F"/>
    <w:rsid w:val="00F22F4F"/>
    <w:rsid w:val="00F230DD"/>
    <w:rsid w:val="00F230EC"/>
    <w:rsid w:val="00F2397B"/>
    <w:rsid w:val="00F23F67"/>
    <w:rsid w:val="00F23FB5"/>
    <w:rsid w:val="00F240AA"/>
    <w:rsid w:val="00F25166"/>
    <w:rsid w:val="00F25625"/>
    <w:rsid w:val="00F25D75"/>
    <w:rsid w:val="00F25EA3"/>
    <w:rsid w:val="00F26318"/>
    <w:rsid w:val="00F26350"/>
    <w:rsid w:val="00F2640F"/>
    <w:rsid w:val="00F26462"/>
    <w:rsid w:val="00F26821"/>
    <w:rsid w:val="00F26E7A"/>
    <w:rsid w:val="00F277B3"/>
    <w:rsid w:val="00F301B9"/>
    <w:rsid w:val="00F3031B"/>
    <w:rsid w:val="00F3071A"/>
    <w:rsid w:val="00F30847"/>
    <w:rsid w:val="00F309AB"/>
    <w:rsid w:val="00F30C87"/>
    <w:rsid w:val="00F317F6"/>
    <w:rsid w:val="00F31A29"/>
    <w:rsid w:val="00F32692"/>
    <w:rsid w:val="00F32857"/>
    <w:rsid w:val="00F32AAE"/>
    <w:rsid w:val="00F33350"/>
    <w:rsid w:val="00F334DC"/>
    <w:rsid w:val="00F334E8"/>
    <w:rsid w:val="00F338F8"/>
    <w:rsid w:val="00F33AD2"/>
    <w:rsid w:val="00F34771"/>
    <w:rsid w:val="00F353A2"/>
    <w:rsid w:val="00F35B15"/>
    <w:rsid w:val="00F35F49"/>
    <w:rsid w:val="00F36CDA"/>
    <w:rsid w:val="00F3725A"/>
    <w:rsid w:val="00F37579"/>
    <w:rsid w:val="00F408A6"/>
    <w:rsid w:val="00F41315"/>
    <w:rsid w:val="00F41534"/>
    <w:rsid w:val="00F417A7"/>
    <w:rsid w:val="00F4218C"/>
    <w:rsid w:val="00F42303"/>
    <w:rsid w:val="00F424DB"/>
    <w:rsid w:val="00F4300A"/>
    <w:rsid w:val="00F432D8"/>
    <w:rsid w:val="00F43541"/>
    <w:rsid w:val="00F43FA4"/>
    <w:rsid w:val="00F44373"/>
    <w:rsid w:val="00F44530"/>
    <w:rsid w:val="00F44CFD"/>
    <w:rsid w:val="00F457CD"/>
    <w:rsid w:val="00F458AA"/>
    <w:rsid w:val="00F4659D"/>
    <w:rsid w:val="00F475FA"/>
    <w:rsid w:val="00F476CA"/>
    <w:rsid w:val="00F47F97"/>
    <w:rsid w:val="00F505C0"/>
    <w:rsid w:val="00F51339"/>
    <w:rsid w:val="00F524A5"/>
    <w:rsid w:val="00F52638"/>
    <w:rsid w:val="00F52E6D"/>
    <w:rsid w:val="00F52F5E"/>
    <w:rsid w:val="00F52F69"/>
    <w:rsid w:val="00F532B8"/>
    <w:rsid w:val="00F533F4"/>
    <w:rsid w:val="00F53812"/>
    <w:rsid w:val="00F53909"/>
    <w:rsid w:val="00F539CD"/>
    <w:rsid w:val="00F53B23"/>
    <w:rsid w:val="00F53BB1"/>
    <w:rsid w:val="00F53F22"/>
    <w:rsid w:val="00F54AA2"/>
    <w:rsid w:val="00F54E96"/>
    <w:rsid w:val="00F54FE0"/>
    <w:rsid w:val="00F55471"/>
    <w:rsid w:val="00F55786"/>
    <w:rsid w:val="00F5583D"/>
    <w:rsid w:val="00F558DF"/>
    <w:rsid w:val="00F55AD1"/>
    <w:rsid w:val="00F55FD3"/>
    <w:rsid w:val="00F56527"/>
    <w:rsid w:val="00F57206"/>
    <w:rsid w:val="00F61318"/>
    <w:rsid w:val="00F62BDF"/>
    <w:rsid w:val="00F637D7"/>
    <w:rsid w:val="00F641B1"/>
    <w:rsid w:val="00F64815"/>
    <w:rsid w:val="00F64EA3"/>
    <w:rsid w:val="00F65082"/>
    <w:rsid w:val="00F659B2"/>
    <w:rsid w:val="00F66AF3"/>
    <w:rsid w:val="00F66F46"/>
    <w:rsid w:val="00F67476"/>
    <w:rsid w:val="00F6766C"/>
    <w:rsid w:val="00F71384"/>
    <w:rsid w:val="00F716C2"/>
    <w:rsid w:val="00F718F5"/>
    <w:rsid w:val="00F72688"/>
    <w:rsid w:val="00F72921"/>
    <w:rsid w:val="00F73102"/>
    <w:rsid w:val="00F73BBC"/>
    <w:rsid w:val="00F73CE1"/>
    <w:rsid w:val="00F740DB"/>
    <w:rsid w:val="00F74180"/>
    <w:rsid w:val="00F75020"/>
    <w:rsid w:val="00F75CD9"/>
    <w:rsid w:val="00F75FB9"/>
    <w:rsid w:val="00F76030"/>
    <w:rsid w:val="00F761A5"/>
    <w:rsid w:val="00F765B9"/>
    <w:rsid w:val="00F765BB"/>
    <w:rsid w:val="00F76AF0"/>
    <w:rsid w:val="00F770C8"/>
    <w:rsid w:val="00F77F0F"/>
    <w:rsid w:val="00F817E0"/>
    <w:rsid w:val="00F82228"/>
    <w:rsid w:val="00F8271D"/>
    <w:rsid w:val="00F830C1"/>
    <w:rsid w:val="00F83445"/>
    <w:rsid w:val="00F83466"/>
    <w:rsid w:val="00F83592"/>
    <w:rsid w:val="00F8370C"/>
    <w:rsid w:val="00F8388F"/>
    <w:rsid w:val="00F84480"/>
    <w:rsid w:val="00F84972"/>
    <w:rsid w:val="00F85B79"/>
    <w:rsid w:val="00F864E8"/>
    <w:rsid w:val="00F865E0"/>
    <w:rsid w:val="00F8696A"/>
    <w:rsid w:val="00F878B8"/>
    <w:rsid w:val="00F90020"/>
    <w:rsid w:val="00F9055C"/>
    <w:rsid w:val="00F912B0"/>
    <w:rsid w:val="00F9184B"/>
    <w:rsid w:val="00F92332"/>
    <w:rsid w:val="00F924C6"/>
    <w:rsid w:val="00F92BA3"/>
    <w:rsid w:val="00F92D69"/>
    <w:rsid w:val="00F93137"/>
    <w:rsid w:val="00F938A1"/>
    <w:rsid w:val="00F938C8"/>
    <w:rsid w:val="00F944A4"/>
    <w:rsid w:val="00F94BB6"/>
    <w:rsid w:val="00F94E9B"/>
    <w:rsid w:val="00F9550E"/>
    <w:rsid w:val="00F95E3D"/>
    <w:rsid w:val="00F96557"/>
    <w:rsid w:val="00F96559"/>
    <w:rsid w:val="00F9674C"/>
    <w:rsid w:val="00F9678F"/>
    <w:rsid w:val="00F96933"/>
    <w:rsid w:val="00F96F3F"/>
    <w:rsid w:val="00F97232"/>
    <w:rsid w:val="00F97C15"/>
    <w:rsid w:val="00FA01F4"/>
    <w:rsid w:val="00FA147E"/>
    <w:rsid w:val="00FA20E5"/>
    <w:rsid w:val="00FA2191"/>
    <w:rsid w:val="00FA25D9"/>
    <w:rsid w:val="00FA2606"/>
    <w:rsid w:val="00FA31CD"/>
    <w:rsid w:val="00FA3203"/>
    <w:rsid w:val="00FA37D0"/>
    <w:rsid w:val="00FA3AEF"/>
    <w:rsid w:val="00FA4FBC"/>
    <w:rsid w:val="00FA5576"/>
    <w:rsid w:val="00FA55EB"/>
    <w:rsid w:val="00FA60FB"/>
    <w:rsid w:val="00FA6653"/>
    <w:rsid w:val="00FA6A3C"/>
    <w:rsid w:val="00FA6BF6"/>
    <w:rsid w:val="00FA7353"/>
    <w:rsid w:val="00FA75C5"/>
    <w:rsid w:val="00FA789B"/>
    <w:rsid w:val="00FB0142"/>
    <w:rsid w:val="00FB01A5"/>
    <w:rsid w:val="00FB0465"/>
    <w:rsid w:val="00FB06F6"/>
    <w:rsid w:val="00FB0CC2"/>
    <w:rsid w:val="00FB1396"/>
    <w:rsid w:val="00FB1AC9"/>
    <w:rsid w:val="00FB1F73"/>
    <w:rsid w:val="00FB2598"/>
    <w:rsid w:val="00FB2DDB"/>
    <w:rsid w:val="00FB342E"/>
    <w:rsid w:val="00FB3649"/>
    <w:rsid w:val="00FB3B89"/>
    <w:rsid w:val="00FB411C"/>
    <w:rsid w:val="00FB4971"/>
    <w:rsid w:val="00FB4FAF"/>
    <w:rsid w:val="00FB53ED"/>
    <w:rsid w:val="00FB6CAC"/>
    <w:rsid w:val="00FB6DF4"/>
    <w:rsid w:val="00FB7FEE"/>
    <w:rsid w:val="00FC01DA"/>
    <w:rsid w:val="00FC0600"/>
    <w:rsid w:val="00FC0B63"/>
    <w:rsid w:val="00FC0C28"/>
    <w:rsid w:val="00FC13F6"/>
    <w:rsid w:val="00FC19A7"/>
    <w:rsid w:val="00FC1A15"/>
    <w:rsid w:val="00FC1D0E"/>
    <w:rsid w:val="00FC204B"/>
    <w:rsid w:val="00FC29AF"/>
    <w:rsid w:val="00FC2A6F"/>
    <w:rsid w:val="00FC304C"/>
    <w:rsid w:val="00FC3504"/>
    <w:rsid w:val="00FC39CE"/>
    <w:rsid w:val="00FC3EEF"/>
    <w:rsid w:val="00FC42A1"/>
    <w:rsid w:val="00FC42D7"/>
    <w:rsid w:val="00FC45F8"/>
    <w:rsid w:val="00FC477A"/>
    <w:rsid w:val="00FC4A76"/>
    <w:rsid w:val="00FC4A83"/>
    <w:rsid w:val="00FC4CF1"/>
    <w:rsid w:val="00FC5389"/>
    <w:rsid w:val="00FC603B"/>
    <w:rsid w:val="00FC6290"/>
    <w:rsid w:val="00FC6882"/>
    <w:rsid w:val="00FC7861"/>
    <w:rsid w:val="00FD0AA5"/>
    <w:rsid w:val="00FD1A13"/>
    <w:rsid w:val="00FD1EC1"/>
    <w:rsid w:val="00FD20A4"/>
    <w:rsid w:val="00FD20BB"/>
    <w:rsid w:val="00FD2317"/>
    <w:rsid w:val="00FD2C78"/>
    <w:rsid w:val="00FD2DD2"/>
    <w:rsid w:val="00FD31F4"/>
    <w:rsid w:val="00FD3328"/>
    <w:rsid w:val="00FD3AE2"/>
    <w:rsid w:val="00FD415B"/>
    <w:rsid w:val="00FD416F"/>
    <w:rsid w:val="00FD4EB6"/>
    <w:rsid w:val="00FD52CC"/>
    <w:rsid w:val="00FD5392"/>
    <w:rsid w:val="00FD6684"/>
    <w:rsid w:val="00FD67CF"/>
    <w:rsid w:val="00FE0353"/>
    <w:rsid w:val="00FE075F"/>
    <w:rsid w:val="00FE0CA6"/>
    <w:rsid w:val="00FE178B"/>
    <w:rsid w:val="00FE2072"/>
    <w:rsid w:val="00FE2B79"/>
    <w:rsid w:val="00FE3029"/>
    <w:rsid w:val="00FE3ADA"/>
    <w:rsid w:val="00FE42D2"/>
    <w:rsid w:val="00FE5C77"/>
    <w:rsid w:val="00FE60A8"/>
    <w:rsid w:val="00FE60CF"/>
    <w:rsid w:val="00FE6333"/>
    <w:rsid w:val="00FE68CD"/>
    <w:rsid w:val="00FE6A3D"/>
    <w:rsid w:val="00FE6FE0"/>
    <w:rsid w:val="00FE704C"/>
    <w:rsid w:val="00FE71DB"/>
    <w:rsid w:val="00FE7252"/>
    <w:rsid w:val="00FE7686"/>
    <w:rsid w:val="00FE789F"/>
    <w:rsid w:val="00FE7971"/>
    <w:rsid w:val="00FE7A91"/>
    <w:rsid w:val="00FE7E34"/>
    <w:rsid w:val="00FF0540"/>
    <w:rsid w:val="00FF184A"/>
    <w:rsid w:val="00FF18E0"/>
    <w:rsid w:val="00FF1C77"/>
    <w:rsid w:val="00FF1ECA"/>
    <w:rsid w:val="00FF24D6"/>
    <w:rsid w:val="00FF29D2"/>
    <w:rsid w:val="00FF2CAE"/>
    <w:rsid w:val="00FF35CF"/>
    <w:rsid w:val="00FF4137"/>
    <w:rsid w:val="00FF475C"/>
    <w:rsid w:val="00FF4774"/>
    <w:rsid w:val="00FF4852"/>
    <w:rsid w:val="00FF5153"/>
    <w:rsid w:val="00FF5611"/>
    <w:rsid w:val="00FF63A4"/>
    <w:rsid w:val="00FF705B"/>
    <w:rsid w:val="00FF70E1"/>
    <w:rsid w:val="00FF71A5"/>
    <w:rsid w:val="00FF7829"/>
    <w:rsid w:val="00FF7A57"/>
    <w:rsid w:val="00FF7B79"/>
    <w:rsid w:val="0373F869"/>
    <w:rsid w:val="03B1BF08"/>
    <w:rsid w:val="03E9B448"/>
    <w:rsid w:val="05ACB7E7"/>
    <w:rsid w:val="063016BC"/>
    <w:rsid w:val="076255AA"/>
    <w:rsid w:val="0934D38B"/>
    <w:rsid w:val="09F7247D"/>
    <w:rsid w:val="0E66A3F0"/>
    <w:rsid w:val="0F6351D5"/>
    <w:rsid w:val="10B27FB0"/>
    <w:rsid w:val="1441A1F7"/>
    <w:rsid w:val="1602357D"/>
    <w:rsid w:val="1858172F"/>
    <w:rsid w:val="1956A286"/>
    <w:rsid w:val="1B3F1F5C"/>
    <w:rsid w:val="1C6AE32C"/>
    <w:rsid w:val="1E5DD071"/>
    <w:rsid w:val="1ED47983"/>
    <w:rsid w:val="1F1C63C8"/>
    <w:rsid w:val="20DBFAC2"/>
    <w:rsid w:val="221D3EB6"/>
    <w:rsid w:val="23438272"/>
    <w:rsid w:val="247B2514"/>
    <w:rsid w:val="263594CD"/>
    <w:rsid w:val="2683F3FE"/>
    <w:rsid w:val="270C93A5"/>
    <w:rsid w:val="293FA095"/>
    <w:rsid w:val="29784A43"/>
    <w:rsid w:val="2A84D9B8"/>
    <w:rsid w:val="2B5B5DA9"/>
    <w:rsid w:val="2E6EBEE6"/>
    <w:rsid w:val="3107A1BF"/>
    <w:rsid w:val="376B0DAE"/>
    <w:rsid w:val="3A610CF1"/>
    <w:rsid w:val="3ABDD9A3"/>
    <w:rsid w:val="3AF60912"/>
    <w:rsid w:val="3C1C876C"/>
    <w:rsid w:val="3D5851EC"/>
    <w:rsid w:val="43AA1502"/>
    <w:rsid w:val="47C6FFA0"/>
    <w:rsid w:val="4C3033B4"/>
    <w:rsid w:val="4D64B87A"/>
    <w:rsid w:val="4DC541CD"/>
    <w:rsid w:val="4E7A8909"/>
    <w:rsid w:val="4E86B98B"/>
    <w:rsid w:val="4ECB4671"/>
    <w:rsid w:val="4F5E7FB7"/>
    <w:rsid w:val="4FDD389E"/>
    <w:rsid w:val="4FE6DF40"/>
    <w:rsid w:val="505DC278"/>
    <w:rsid w:val="50B5F2D2"/>
    <w:rsid w:val="517141ED"/>
    <w:rsid w:val="523E46DD"/>
    <w:rsid w:val="53E11D64"/>
    <w:rsid w:val="547EC2F0"/>
    <w:rsid w:val="56CB0AC3"/>
    <w:rsid w:val="58A21F20"/>
    <w:rsid w:val="5A3C8EB2"/>
    <w:rsid w:val="5A7CC704"/>
    <w:rsid w:val="5BA1399F"/>
    <w:rsid w:val="6224BAB8"/>
    <w:rsid w:val="623139D4"/>
    <w:rsid w:val="62E7A887"/>
    <w:rsid w:val="6490DB44"/>
    <w:rsid w:val="64FA6ED0"/>
    <w:rsid w:val="67901410"/>
    <w:rsid w:val="68EB009D"/>
    <w:rsid w:val="6A25978A"/>
    <w:rsid w:val="6AA5A932"/>
    <w:rsid w:val="6ADBBECC"/>
    <w:rsid w:val="6C757018"/>
    <w:rsid w:val="6E429F6D"/>
    <w:rsid w:val="6E717ABD"/>
    <w:rsid w:val="6EB6C366"/>
    <w:rsid w:val="6F3CB6AA"/>
    <w:rsid w:val="71EEE452"/>
    <w:rsid w:val="74CEA416"/>
    <w:rsid w:val="770723FE"/>
    <w:rsid w:val="7734DE86"/>
    <w:rsid w:val="77A53BBB"/>
    <w:rsid w:val="784F0BCF"/>
    <w:rsid w:val="7E41B4D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1FCC949B"/>
  <w14:defaultImageDpi w14:val="32767"/>
  <w15:docId w15:val="{33E1436E-5BA0-4827-9E06-D65DDB3BB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2"/>
        <w:szCs w:val="22"/>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qFormat="1"/>
    <w:lsdException w:name="toc 5" w:semiHidden="1" w:uiPriority="99" w:unhideWhenUsed="1" w:qFormat="1"/>
    <w:lsdException w:name="toc 6" w:semiHidden="1" w:uiPriority="99" w:unhideWhenUsed="1" w:qFormat="1"/>
    <w:lsdException w:name="toc 7" w:semiHidden="1" w:unhideWhenUsed="1"/>
    <w:lsdException w:name="toc 8" w:semiHidden="1" w:unhideWhenUsed="1"/>
    <w:lsdException w:name="toc 9" w:semiHidden="1" w:uiPriority="39" w:unhideWhenUsed="1" w:qFormat="1"/>
    <w:lsdException w:name="Normal Indent" w:semiHidden="1" w:unhideWhenUsed="1"/>
    <w:lsdException w:name="footnote text" w:semiHidden="1" w:uiPriority="2"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2" w:unhideWhenUsed="1"/>
    <w:lsdException w:name="annotation reference" w:semiHidden="1" w:unhideWhenUsed="1"/>
    <w:lsdException w:name="line number" w:semiHidden="1" w:unhideWhenUsed="1"/>
    <w:lsdException w:name="page number" w:semiHidden="1" w:uiPriority="2" w:unhideWhenUsed="1" w:qFormat="1"/>
    <w:lsdException w:name="endnote reference" w:semiHidden="1" w:uiPriority="2"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iPriority="2"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7A4A"/>
    <w:rPr>
      <w:rFonts w:asciiTheme="minorHAnsi" w:hAnsiTheme="minorHAnsi"/>
      <w:szCs w:val="24"/>
      <w:lang w:eastAsia="zh-CN"/>
    </w:rPr>
  </w:style>
  <w:style w:type="paragraph" w:styleId="Heading1">
    <w:name w:val="heading 1"/>
    <w:next w:val="BodyText"/>
    <w:link w:val="Heading1Char"/>
    <w:uiPriority w:val="1"/>
    <w:qFormat/>
    <w:rsid w:val="000E268D"/>
    <w:pPr>
      <w:keepNext/>
      <w:pageBreakBefore/>
      <w:numPr>
        <w:numId w:val="28"/>
      </w:numPr>
      <w:spacing w:before="360" w:after="240"/>
      <w:outlineLvl w:val="0"/>
    </w:pPr>
    <w:rPr>
      <w:rFonts w:asciiTheme="majorHAnsi" w:hAnsiTheme="majorHAnsi"/>
      <w:b/>
      <w:color w:val="D57500" w:themeColor="text2"/>
      <w:kern w:val="28"/>
      <w:sz w:val="32"/>
    </w:rPr>
  </w:style>
  <w:style w:type="paragraph" w:styleId="Heading2">
    <w:name w:val="heading 2"/>
    <w:basedOn w:val="Heading1"/>
    <w:next w:val="BodyText"/>
    <w:uiPriority w:val="1"/>
    <w:qFormat/>
    <w:rsid w:val="00E75BE8"/>
    <w:pPr>
      <w:pageBreakBefore w:val="0"/>
      <w:numPr>
        <w:ilvl w:val="1"/>
      </w:numPr>
      <w:spacing w:before="240" w:after="0"/>
      <w:outlineLvl w:val="1"/>
    </w:pPr>
    <w:rPr>
      <w:sz w:val="28"/>
    </w:rPr>
  </w:style>
  <w:style w:type="paragraph" w:styleId="Heading3">
    <w:name w:val="heading 3"/>
    <w:basedOn w:val="Heading2"/>
    <w:next w:val="BodyText"/>
    <w:uiPriority w:val="1"/>
    <w:qFormat/>
    <w:rsid w:val="00EA62AA"/>
    <w:pPr>
      <w:numPr>
        <w:ilvl w:val="2"/>
      </w:numPr>
      <w:outlineLvl w:val="2"/>
    </w:pPr>
    <w:rPr>
      <w:sz w:val="24"/>
    </w:rPr>
  </w:style>
  <w:style w:type="paragraph" w:styleId="Heading4">
    <w:name w:val="heading 4"/>
    <w:basedOn w:val="Heading3"/>
    <w:next w:val="BodyText"/>
    <w:uiPriority w:val="1"/>
    <w:qFormat/>
    <w:rsid w:val="00EA62AA"/>
    <w:pPr>
      <w:numPr>
        <w:ilvl w:val="3"/>
      </w:numPr>
      <w:outlineLvl w:val="3"/>
    </w:pPr>
    <w:rPr>
      <w:sz w:val="22"/>
    </w:rPr>
  </w:style>
  <w:style w:type="paragraph" w:styleId="Heading5">
    <w:name w:val="heading 5"/>
    <w:basedOn w:val="Heading4"/>
    <w:next w:val="Normal"/>
    <w:uiPriority w:val="1"/>
    <w:qFormat/>
    <w:rsid w:val="00EA62AA"/>
    <w:pPr>
      <w:numPr>
        <w:ilvl w:val="4"/>
      </w:numPr>
      <w:outlineLvl w:val="4"/>
    </w:pPr>
  </w:style>
  <w:style w:type="paragraph" w:styleId="Heading6">
    <w:name w:val="heading 6"/>
    <w:basedOn w:val="Normal"/>
    <w:next w:val="BodyText"/>
    <w:link w:val="Heading6Char"/>
    <w:uiPriority w:val="1"/>
    <w:qFormat/>
    <w:rsid w:val="00E275A1"/>
    <w:pPr>
      <w:numPr>
        <w:ilvl w:val="5"/>
        <w:numId w:val="28"/>
      </w:numPr>
      <w:spacing w:after="240"/>
      <w:jc w:val="center"/>
      <w:outlineLvl w:val="5"/>
    </w:pPr>
    <w:rPr>
      <w:rFonts w:asciiTheme="majorHAnsi" w:hAnsiTheme="majorHAnsi"/>
      <w:b/>
      <w:color w:val="D57500" w:themeColor="text2"/>
      <w:sz w:val="32"/>
    </w:rPr>
  </w:style>
  <w:style w:type="paragraph" w:styleId="Heading7">
    <w:name w:val="heading 7"/>
    <w:basedOn w:val="Heading2"/>
    <w:next w:val="BodyText"/>
    <w:uiPriority w:val="1"/>
    <w:qFormat/>
    <w:rsid w:val="00EA62AA"/>
    <w:pPr>
      <w:numPr>
        <w:ilvl w:val="6"/>
      </w:numPr>
      <w:outlineLvl w:val="6"/>
    </w:pPr>
  </w:style>
  <w:style w:type="paragraph" w:styleId="Heading8">
    <w:name w:val="heading 8"/>
    <w:basedOn w:val="Heading4"/>
    <w:next w:val="BodyText"/>
    <w:uiPriority w:val="1"/>
    <w:qFormat/>
    <w:rsid w:val="00EA62AA"/>
    <w:pPr>
      <w:numPr>
        <w:ilvl w:val="7"/>
      </w:numPr>
      <w:outlineLvl w:val="7"/>
    </w:pPr>
    <w:rPr>
      <w:sz w:val="24"/>
    </w:rPr>
  </w:style>
  <w:style w:type="paragraph" w:styleId="Heading9">
    <w:name w:val="heading 9"/>
    <w:basedOn w:val="Heading4"/>
    <w:next w:val="BodyText"/>
    <w:uiPriority w:val="1"/>
    <w:qFormat/>
    <w:rsid w:val="00EA62AA"/>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s">
    <w:name w:val="Acronyms"/>
    <w:qFormat/>
    <w:rsid w:val="00FC603B"/>
    <w:pPr>
      <w:spacing w:before="60" w:line="264" w:lineRule="auto"/>
      <w:ind w:left="2160" w:hanging="2160"/>
    </w:pPr>
    <w:rPr>
      <w:rFonts w:asciiTheme="minorHAnsi" w:hAnsiTheme="minorHAnsi"/>
    </w:rPr>
  </w:style>
  <w:style w:type="paragraph" w:styleId="BodyText">
    <w:name w:val="Body Text"/>
    <w:basedOn w:val="Normal"/>
    <w:link w:val="BodyTextChar"/>
    <w:qFormat/>
    <w:rsid w:val="004F15DE"/>
    <w:pPr>
      <w:spacing w:before="240"/>
    </w:pPr>
  </w:style>
  <w:style w:type="paragraph" w:styleId="Caption">
    <w:name w:val="caption"/>
    <w:basedOn w:val="Normal"/>
    <w:next w:val="Normal"/>
    <w:uiPriority w:val="1"/>
    <w:semiHidden/>
    <w:qFormat/>
    <w:rsid w:val="000402EC"/>
    <w:pPr>
      <w:jc w:val="center"/>
    </w:pPr>
    <w:rPr>
      <w:color w:val="D57500" w:themeColor="text2"/>
    </w:rPr>
  </w:style>
  <w:style w:type="paragraph" w:customStyle="1" w:styleId="Caption-Fig">
    <w:name w:val="Caption-Fig"/>
    <w:basedOn w:val="Caption"/>
    <w:next w:val="Normal"/>
    <w:qFormat/>
    <w:rsid w:val="00723E7A"/>
    <w:pPr>
      <w:spacing w:before="120" w:after="240"/>
      <w:ind w:left="990" w:hanging="990"/>
      <w:jc w:val="left"/>
    </w:pPr>
  </w:style>
  <w:style w:type="paragraph" w:customStyle="1" w:styleId="Caption-Tab">
    <w:name w:val="Caption-Tab"/>
    <w:basedOn w:val="Caption"/>
    <w:next w:val="Normal"/>
    <w:qFormat/>
    <w:rsid w:val="00B92F4C"/>
    <w:pPr>
      <w:keepNext/>
      <w:spacing w:before="480" w:after="120"/>
      <w:ind w:left="990" w:hanging="990"/>
      <w:jc w:val="left"/>
    </w:pPr>
  </w:style>
  <w:style w:type="paragraph" w:styleId="Footer">
    <w:name w:val="footer"/>
    <w:basedOn w:val="Header"/>
    <w:link w:val="FooterChar"/>
    <w:uiPriority w:val="99"/>
    <w:unhideWhenUsed/>
    <w:qFormat/>
    <w:rsid w:val="004D41A2"/>
    <w:pPr>
      <w:tabs>
        <w:tab w:val="right" w:pos="10080"/>
      </w:tabs>
      <w:jc w:val="center"/>
    </w:pPr>
  </w:style>
  <w:style w:type="character" w:styleId="FootnoteReference">
    <w:name w:val="footnote reference"/>
    <w:basedOn w:val="DefaultParagraphFont"/>
    <w:uiPriority w:val="2"/>
    <w:unhideWhenUsed/>
    <w:rsid w:val="00D64A64"/>
    <w:rPr>
      <w:rFonts w:ascii="Arial" w:hAnsi="Arial"/>
      <w:sz w:val="22"/>
      <w:bdr w:val="none" w:sz="0" w:space="0" w:color="auto"/>
      <w:shd w:val="clear" w:color="auto" w:fill="auto"/>
      <w:vertAlign w:val="superscript"/>
    </w:rPr>
  </w:style>
  <w:style w:type="paragraph" w:styleId="FootnoteText">
    <w:name w:val="footnote text"/>
    <w:uiPriority w:val="2"/>
    <w:unhideWhenUsed/>
    <w:rsid w:val="00EA62AA"/>
    <w:rPr>
      <w:sz w:val="20"/>
    </w:rPr>
  </w:style>
  <w:style w:type="paragraph" w:styleId="Header">
    <w:name w:val="header"/>
    <w:link w:val="HeaderChar"/>
    <w:uiPriority w:val="99"/>
    <w:unhideWhenUsed/>
    <w:qFormat/>
    <w:rsid w:val="00204565"/>
    <w:pPr>
      <w:ind w:left="-720" w:right="-720"/>
      <w:jc w:val="right"/>
    </w:pPr>
    <w:rPr>
      <w:rFonts w:asciiTheme="majorHAnsi" w:hAnsiTheme="majorHAnsi"/>
    </w:rPr>
  </w:style>
  <w:style w:type="paragraph" w:customStyle="1" w:styleId="Heading-FrontTOC">
    <w:name w:val="Heading-Front (TOC)"/>
    <w:basedOn w:val="Heading1"/>
    <w:next w:val="BodyText"/>
    <w:uiPriority w:val="1"/>
    <w:qFormat/>
    <w:rsid w:val="000E268D"/>
    <w:pPr>
      <w:numPr>
        <w:numId w:val="0"/>
      </w:numPr>
      <w:spacing w:before="0" w:line="264" w:lineRule="auto"/>
    </w:pPr>
  </w:style>
  <w:style w:type="paragraph" w:customStyle="1" w:styleId="HeadingFrontNoTOC">
    <w:name w:val="Heading Front (No TOC)"/>
    <w:basedOn w:val="Heading-FrontTOC"/>
    <w:next w:val="BodyText"/>
    <w:uiPriority w:val="1"/>
    <w:qFormat/>
    <w:rsid w:val="000E268D"/>
    <w:pPr>
      <w:pageBreakBefore w:val="0"/>
    </w:pPr>
  </w:style>
  <w:style w:type="character" w:styleId="Hyperlink">
    <w:name w:val="Hyperlink"/>
    <w:basedOn w:val="DefaultParagraphFont"/>
    <w:uiPriority w:val="99"/>
    <w:unhideWhenUsed/>
    <w:rsid w:val="00EA62AA"/>
    <w:rPr>
      <w:color w:val="0000FF"/>
      <w:u w:val="single"/>
    </w:rPr>
  </w:style>
  <w:style w:type="paragraph" w:styleId="List">
    <w:name w:val="List"/>
    <w:basedOn w:val="BodyText"/>
    <w:qFormat/>
    <w:rsid w:val="00EA62AA"/>
    <w:pPr>
      <w:numPr>
        <w:numId w:val="29"/>
      </w:numPr>
      <w:spacing w:before="120"/>
    </w:pPr>
  </w:style>
  <w:style w:type="paragraph" w:styleId="ListBullet">
    <w:name w:val="List Bullet"/>
    <w:basedOn w:val="List"/>
    <w:qFormat/>
    <w:rsid w:val="00512532"/>
    <w:pPr>
      <w:numPr>
        <w:numId w:val="30"/>
      </w:numPr>
      <w:ind w:left="360"/>
    </w:pPr>
  </w:style>
  <w:style w:type="paragraph" w:styleId="ListBullet2">
    <w:name w:val="List Bullet 2"/>
    <w:basedOn w:val="ListBullet"/>
    <w:qFormat/>
    <w:rsid w:val="00EA62AA"/>
    <w:pPr>
      <w:numPr>
        <w:numId w:val="31"/>
      </w:numPr>
    </w:pPr>
  </w:style>
  <w:style w:type="paragraph" w:styleId="ListBullet3">
    <w:name w:val="List Bullet 3"/>
    <w:basedOn w:val="ListBullet2"/>
    <w:qFormat/>
    <w:rsid w:val="00EA62AA"/>
    <w:pPr>
      <w:numPr>
        <w:numId w:val="32"/>
      </w:numPr>
    </w:pPr>
  </w:style>
  <w:style w:type="paragraph" w:customStyle="1" w:styleId="TableText">
    <w:name w:val="TableText"/>
    <w:basedOn w:val="BodyText"/>
    <w:qFormat/>
    <w:rsid w:val="008534B1"/>
    <w:pPr>
      <w:spacing w:before="0"/>
    </w:pPr>
    <w:rPr>
      <w:sz w:val="20"/>
      <w:szCs w:val="20"/>
    </w:rPr>
  </w:style>
  <w:style w:type="paragraph" w:customStyle="1" w:styleId="ListLetter">
    <w:name w:val="List Letter"/>
    <w:uiPriority w:val="99"/>
    <w:unhideWhenUsed/>
    <w:rsid w:val="00EA62AA"/>
    <w:pPr>
      <w:numPr>
        <w:numId w:val="34"/>
      </w:numPr>
      <w:spacing w:before="120"/>
    </w:pPr>
  </w:style>
  <w:style w:type="paragraph" w:styleId="ListNumber">
    <w:name w:val="List Number"/>
    <w:link w:val="ListNumberChar"/>
    <w:uiPriority w:val="99"/>
    <w:unhideWhenUsed/>
    <w:rsid w:val="00FC603B"/>
    <w:pPr>
      <w:numPr>
        <w:numId w:val="35"/>
      </w:numPr>
      <w:spacing w:before="120"/>
    </w:pPr>
    <w:rPr>
      <w:rFonts w:asciiTheme="minorHAnsi" w:hAnsiTheme="minorHAnsi"/>
    </w:rPr>
  </w:style>
  <w:style w:type="character" w:styleId="PageNumber">
    <w:name w:val="page number"/>
    <w:basedOn w:val="DefaultParagraphFont"/>
    <w:uiPriority w:val="2"/>
    <w:unhideWhenUsed/>
    <w:qFormat/>
    <w:rsid w:val="005B07C0"/>
    <w:rPr>
      <w:b w:val="0"/>
      <w:noProof/>
      <w:color w:val="A83C0F" w:themeColor="accent1"/>
      <w:sz w:val="22"/>
    </w:rPr>
  </w:style>
  <w:style w:type="table" w:styleId="TableGrid">
    <w:name w:val="Table Grid"/>
    <w:basedOn w:val="TableNormal"/>
    <w:rsid w:val="001F7071"/>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unhideWhenUsed/>
    <w:rsid w:val="00EA62AA"/>
    <w:pPr>
      <w:ind w:left="220" w:hanging="220"/>
    </w:pPr>
  </w:style>
  <w:style w:type="paragraph" w:styleId="TableofFigures">
    <w:name w:val="table of figures"/>
    <w:basedOn w:val="Normal"/>
    <w:next w:val="Normal"/>
    <w:autoRedefine/>
    <w:uiPriority w:val="99"/>
    <w:qFormat/>
    <w:rsid w:val="008829E9"/>
    <w:pPr>
      <w:tabs>
        <w:tab w:val="right" w:leader="dot" w:pos="9360"/>
      </w:tabs>
      <w:spacing w:before="80"/>
      <w:ind w:left="1440" w:right="720" w:hanging="1440"/>
    </w:pPr>
  </w:style>
  <w:style w:type="paragraph" w:customStyle="1" w:styleId="TableTextFootnote">
    <w:name w:val="TableText_Footnote"/>
    <w:basedOn w:val="TableText"/>
    <w:qFormat/>
    <w:rsid w:val="008534B1"/>
    <w:pPr>
      <w:ind w:left="400" w:hanging="400"/>
    </w:pPr>
  </w:style>
  <w:style w:type="paragraph" w:styleId="TOC1">
    <w:name w:val="toc 1"/>
    <w:basedOn w:val="Normal"/>
    <w:next w:val="Normal"/>
    <w:autoRedefine/>
    <w:uiPriority w:val="39"/>
    <w:unhideWhenUsed/>
    <w:qFormat/>
    <w:rsid w:val="0071095F"/>
    <w:pPr>
      <w:keepLines/>
      <w:tabs>
        <w:tab w:val="right" w:leader="dot" w:pos="9360"/>
      </w:tabs>
      <w:spacing w:before="80"/>
      <w:ind w:left="720" w:right="720" w:hanging="720"/>
    </w:pPr>
    <w:rPr>
      <w:noProof/>
    </w:rPr>
  </w:style>
  <w:style w:type="paragraph" w:styleId="TOC2">
    <w:name w:val="toc 2"/>
    <w:basedOn w:val="Normal"/>
    <w:next w:val="Normal"/>
    <w:autoRedefine/>
    <w:uiPriority w:val="39"/>
    <w:unhideWhenUsed/>
    <w:rsid w:val="00F864E8"/>
    <w:pPr>
      <w:tabs>
        <w:tab w:val="left" w:pos="1440"/>
        <w:tab w:val="right" w:leader="dot" w:pos="9360"/>
      </w:tabs>
      <w:spacing w:before="80"/>
      <w:ind w:left="1440" w:right="720" w:hanging="720"/>
    </w:pPr>
    <w:rPr>
      <w:noProof/>
    </w:rPr>
  </w:style>
  <w:style w:type="paragraph" w:styleId="TOC3">
    <w:name w:val="toc 3"/>
    <w:basedOn w:val="Normal"/>
    <w:next w:val="Normal"/>
    <w:autoRedefine/>
    <w:uiPriority w:val="39"/>
    <w:unhideWhenUsed/>
    <w:rsid w:val="00DA3334"/>
    <w:pPr>
      <w:tabs>
        <w:tab w:val="right" w:leader="dot" w:pos="9360"/>
      </w:tabs>
      <w:spacing w:before="80"/>
      <w:ind w:left="2340" w:right="720" w:hanging="875"/>
    </w:pPr>
    <w:rPr>
      <w:noProof/>
    </w:rPr>
  </w:style>
  <w:style w:type="paragraph" w:styleId="TOC4">
    <w:name w:val="toc 4"/>
    <w:basedOn w:val="TOC1"/>
    <w:next w:val="Normal"/>
    <w:autoRedefine/>
    <w:uiPriority w:val="39"/>
    <w:qFormat/>
    <w:rsid w:val="00DA3334"/>
    <w:pPr>
      <w:ind w:left="3240" w:hanging="911"/>
    </w:pPr>
  </w:style>
  <w:style w:type="paragraph" w:styleId="TOC5">
    <w:name w:val="toc 5"/>
    <w:basedOn w:val="Normal"/>
    <w:next w:val="Normal"/>
    <w:autoRedefine/>
    <w:uiPriority w:val="99"/>
    <w:semiHidden/>
    <w:qFormat/>
    <w:rsid w:val="00EA62AA"/>
    <w:pPr>
      <w:ind w:left="880"/>
    </w:pPr>
  </w:style>
  <w:style w:type="paragraph" w:styleId="TOC6">
    <w:name w:val="toc 6"/>
    <w:basedOn w:val="Normal"/>
    <w:next w:val="Normal"/>
    <w:autoRedefine/>
    <w:uiPriority w:val="99"/>
    <w:semiHidden/>
    <w:qFormat/>
    <w:rsid w:val="00EA62AA"/>
    <w:pPr>
      <w:tabs>
        <w:tab w:val="right" w:leader="dot" w:pos="9360"/>
      </w:tabs>
    </w:pPr>
  </w:style>
  <w:style w:type="paragraph" w:customStyle="1" w:styleId="TableCaption">
    <w:name w:val="Table Caption"/>
    <w:basedOn w:val="Normal"/>
    <w:semiHidden/>
    <w:unhideWhenUsed/>
    <w:rsid w:val="00EA62AA"/>
    <w:pPr>
      <w:keepNext/>
      <w:spacing w:after="180"/>
    </w:pPr>
    <w:rPr>
      <w:b/>
      <w:bCs/>
    </w:rPr>
  </w:style>
  <w:style w:type="paragraph" w:customStyle="1" w:styleId="TableTextDecimal">
    <w:name w:val="TableText_Decimal"/>
    <w:basedOn w:val="TableText"/>
    <w:qFormat/>
    <w:rsid w:val="008534B1"/>
    <w:pPr>
      <w:tabs>
        <w:tab w:val="decimal" w:pos="456"/>
      </w:tabs>
    </w:pPr>
  </w:style>
  <w:style w:type="character" w:customStyle="1" w:styleId="BodyTextChar">
    <w:name w:val="Body Text Char"/>
    <w:basedOn w:val="DefaultParagraphFont"/>
    <w:link w:val="BodyText"/>
    <w:rsid w:val="004F15DE"/>
    <w:rPr>
      <w:rFonts w:asciiTheme="minorHAnsi" w:hAnsiTheme="minorHAnsi"/>
      <w:szCs w:val="24"/>
      <w:lang w:eastAsia="zh-CN"/>
    </w:rPr>
  </w:style>
  <w:style w:type="character" w:customStyle="1" w:styleId="HeaderChar">
    <w:name w:val="Header Char"/>
    <w:basedOn w:val="DefaultParagraphFont"/>
    <w:link w:val="Header"/>
    <w:uiPriority w:val="99"/>
    <w:rsid w:val="00204565"/>
    <w:rPr>
      <w:rFonts w:asciiTheme="majorHAnsi" w:hAnsiTheme="majorHAnsi"/>
    </w:rPr>
  </w:style>
  <w:style w:type="character" w:customStyle="1" w:styleId="FooterChar">
    <w:name w:val="Footer Char"/>
    <w:basedOn w:val="DefaultParagraphFont"/>
    <w:link w:val="Footer"/>
    <w:uiPriority w:val="99"/>
    <w:rsid w:val="004D41A2"/>
  </w:style>
  <w:style w:type="paragraph" w:styleId="TOC9">
    <w:name w:val="toc 9"/>
    <w:basedOn w:val="TOC1"/>
    <w:next w:val="Normal"/>
    <w:autoRedefine/>
    <w:uiPriority w:val="39"/>
    <w:unhideWhenUsed/>
    <w:qFormat/>
    <w:rsid w:val="007F78D4"/>
  </w:style>
  <w:style w:type="paragraph" w:customStyle="1" w:styleId="distr">
    <w:name w:val="distr"/>
    <w:basedOn w:val="Normal"/>
    <w:uiPriority w:val="99"/>
    <w:qFormat/>
    <w:rsid w:val="006022C1"/>
    <w:pPr>
      <w:tabs>
        <w:tab w:val="left" w:pos="900"/>
        <w:tab w:val="right" w:pos="3960"/>
      </w:tabs>
      <w:ind w:left="720" w:hanging="360"/>
    </w:pPr>
  </w:style>
  <w:style w:type="paragraph" w:customStyle="1" w:styleId="WhiteCoverPNNLPreparedFor">
    <w:name w:val="White_Cover_PNNL_Prepared_For"/>
    <w:basedOn w:val="Normal"/>
    <w:qFormat/>
    <w:rsid w:val="00845877"/>
    <w:pPr>
      <w:framePr w:hSpace="187" w:wrap="around" w:hAnchor="margin" w:yAlign="bottom"/>
      <w:tabs>
        <w:tab w:val="left" w:pos="2160"/>
        <w:tab w:val="left" w:pos="4680"/>
      </w:tabs>
      <w:spacing w:before="240" w:line="264" w:lineRule="auto"/>
      <w:suppressOverlap/>
    </w:pPr>
    <w:rPr>
      <w:rFonts w:asciiTheme="majorHAnsi" w:eastAsiaTheme="minorEastAsia" w:hAnsiTheme="majorHAnsi" w:cstheme="minorBidi"/>
      <w:sz w:val="14"/>
    </w:rPr>
  </w:style>
  <w:style w:type="character" w:styleId="EndnoteReference">
    <w:name w:val="endnote reference"/>
    <w:basedOn w:val="DefaultParagraphFont"/>
    <w:uiPriority w:val="2"/>
    <w:unhideWhenUsed/>
    <w:rsid w:val="00D64A64"/>
    <w:rPr>
      <w:rFonts w:ascii="Arial" w:hAnsi="Arial"/>
      <w:vertAlign w:val="superscript"/>
    </w:rPr>
  </w:style>
  <w:style w:type="paragraph" w:customStyle="1" w:styleId="Figure">
    <w:name w:val="Figure"/>
    <w:basedOn w:val="Normal"/>
    <w:next w:val="Caption-Fig"/>
    <w:qFormat/>
    <w:rsid w:val="008C2FB6"/>
    <w:pPr>
      <w:keepNext/>
      <w:spacing w:before="240"/>
      <w:ind w:left="-720" w:right="-720"/>
      <w:jc w:val="center"/>
    </w:pPr>
  </w:style>
  <w:style w:type="character" w:styleId="FollowedHyperlink">
    <w:name w:val="FollowedHyperlink"/>
    <w:basedOn w:val="DefaultParagraphFont"/>
    <w:semiHidden/>
    <w:unhideWhenUsed/>
    <w:rsid w:val="00EA62AA"/>
    <w:rPr>
      <w:color w:val="800080"/>
      <w:u w:val="single"/>
    </w:rPr>
  </w:style>
  <w:style w:type="paragraph" w:styleId="NormalWeb">
    <w:name w:val="Normal (Web)"/>
    <w:basedOn w:val="Normal"/>
    <w:uiPriority w:val="99"/>
    <w:unhideWhenUsed/>
    <w:rsid w:val="00EA62AA"/>
  </w:style>
  <w:style w:type="paragraph" w:styleId="TOCHeading">
    <w:name w:val="TOC Heading"/>
    <w:basedOn w:val="Heading1"/>
    <w:next w:val="Normal"/>
    <w:uiPriority w:val="39"/>
    <w:semiHidden/>
    <w:unhideWhenUsed/>
    <w:qFormat/>
    <w:rsid w:val="00EA62AA"/>
    <w:pPr>
      <w:keepLines/>
      <w:numPr>
        <w:numId w:val="0"/>
      </w:numPr>
      <w:spacing w:before="480" w:after="0" w:line="276" w:lineRule="auto"/>
      <w:outlineLvl w:val="9"/>
    </w:pPr>
    <w:rPr>
      <w:rFonts w:ascii="Cambria" w:hAnsi="Cambria"/>
      <w:bCs/>
      <w:color w:val="365F91"/>
      <w:kern w:val="0"/>
      <w:sz w:val="28"/>
      <w:szCs w:val="28"/>
    </w:rPr>
  </w:style>
  <w:style w:type="paragraph" w:customStyle="1" w:styleId="PNNLTitlePageTitle">
    <w:name w:val="PNNL_Title_Page_Title"/>
    <w:basedOn w:val="Normal"/>
    <w:uiPriority w:val="99"/>
    <w:qFormat/>
    <w:rsid w:val="001F7071"/>
    <w:rPr>
      <w:rFonts w:asciiTheme="majorHAnsi" w:hAnsiTheme="majorHAnsi" w:cs="Arial"/>
      <w:b/>
      <w:w w:val="104"/>
      <w:sz w:val="40"/>
      <w:szCs w:val="40"/>
    </w:rPr>
  </w:style>
  <w:style w:type="paragraph" w:customStyle="1" w:styleId="PNNLTitle-PageText">
    <w:name w:val="PNNL_Title-Page_Text"/>
    <w:basedOn w:val="Normal"/>
    <w:uiPriority w:val="99"/>
    <w:qFormat/>
    <w:rsid w:val="001F7071"/>
    <w:pPr>
      <w:tabs>
        <w:tab w:val="left" w:pos="2880"/>
      </w:tabs>
    </w:pPr>
    <w:rPr>
      <w:rFonts w:asciiTheme="majorHAnsi" w:hAnsiTheme="majorHAnsi"/>
      <w:sz w:val="24"/>
    </w:rPr>
  </w:style>
  <w:style w:type="paragraph" w:customStyle="1" w:styleId="Equation">
    <w:name w:val="Equation"/>
    <w:basedOn w:val="BodyText"/>
    <w:uiPriority w:val="2"/>
    <w:qFormat/>
    <w:rsid w:val="00962770"/>
  </w:style>
  <w:style w:type="paragraph" w:styleId="DocumentMap">
    <w:name w:val="Document Map"/>
    <w:basedOn w:val="Normal"/>
    <w:link w:val="DocumentMapChar"/>
    <w:semiHidden/>
    <w:unhideWhenUsed/>
    <w:rsid w:val="00EA62AA"/>
    <w:rPr>
      <w:rFonts w:ascii="Tahoma" w:hAnsi="Tahoma" w:cs="Tahoma"/>
      <w:sz w:val="16"/>
      <w:szCs w:val="16"/>
    </w:rPr>
  </w:style>
  <w:style w:type="character" w:customStyle="1" w:styleId="DocumentMapChar">
    <w:name w:val="Document Map Char"/>
    <w:basedOn w:val="DefaultParagraphFont"/>
    <w:link w:val="DocumentMap"/>
    <w:semiHidden/>
    <w:rsid w:val="00EA62AA"/>
    <w:rPr>
      <w:rFonts w:ascii="Tahoma" w:hAnsi="Tahoma" w:cs="Tahoma"/>
      <w:sz w:val="16"/>
      <w:szCs w:val="16"/>
    </w:rPr>
  </w:style>
  <w:style w:type="paragraph" w:styleId="BalloonText">
    <w:name w:val="Balloon Text"/>
    <w:basedOn w:val="Normal"/>
    <w:link w:val="BalloonTextChar"/>
    <w:semiHidden/>
    <w:unhideWhenUsed/>
    <w:rsid w:val="00EA62AA"/>
    <w:rPr>
      <w:rFonts w:ascii="Tahoma" w:hAnsi="Tahoma" w:cs="Tahoma"/>
      <w:sz w:val="16"/>
      <w:szCs w:val="16"/>
    </w:rPr>
  </w:style>
  <w:style w:type="character" w:customStyle="1" w:styleId="BalloonTextChar">
    <w:name w:val="Balloon Text Char"/>
    <w:basedOn w:val="DefaultParagraphFont"/>
    <w:link w:val="BalloonText"/>
    <w:semiHidden/>
    <w:rsid w:val="00EA62AA"/>
    <w:rPr>
      <w:rFonts w:ascii="Tahoma" w:hAnsi="Tahoma" w:cs="Tahoma"/>
      <w:sz w:val="16"/>
      <w:szCs w:val="16"/>
    </w:rPr>
  </w:style>
  <w:style w:type="paragraph" w:customStyle="1" w:styleId="wherestatement">
    <w:name w:val="where statement"/>
    <w:basedOn w:val="Normal"/>
    <w:qFormat/>
    <w:rsid w:val="00EA62AA"/>
    <w:pPr>
      <w:tabs>
        <w:tab w:val="right" w:pos="1530"/>
        <w:tab w:val="left" w:pos="1710"/>
        <w:tab w:val="left" w:pos="2070"/>
      </w:tabs>
      <w:ind w:left="2074" w:hanging="2074"/>
    </w:pPr>
  </w:style>
  <w:style w:type="character" w:customStyle="1" w:styleId="Heading6Char">
    <w:name w:val="Heading 6 Char"/>
    <w:basedOn w:val="DefaultParagraphFont"/>
    <w:link w:val="Heading6"/>
    <w:uiPriority w:val="1"/>
    <w:rsid w:val="00E275A1"/>
    <w:rPr>
      <w:rFonts w:asciiTheme="majorHAnsi" w:hAnsiTheme="majorHAnsi"/>
      <w:b/>
      <w:color w:val="D57500" w:themeColor="text2"/>
      <w:sz w:val="32"/>
    </w:rPr>
  </w:style>
  <w:style w:type="character" w:customStyle="1" w:styleId="Heading1Char">
    <w:name w:val="Heading 1 Char"/>
    <w:basedOn w:val="DefaultParagraphFont"/>
    <w:link w:val="Heading1"/>
    <w:uiPriority w:val="1"/>
    <w:rsid w:val="00040136"/>
    <w:rPr>
      <w:rFonts w:asciiTheme="majorHAnsi" w:hAnsiTheme="majorHAnsi"/>
      <w:b/>
      <w:color w:val="D57500" w:themeColor="text2"/>
      <w:kern w:val="28"/>
      <w:sz w:val="32"/>
    </w:rPr>
  </w:style>
  <w:style w:type="paragraph" w:styleId="EndnoteText">
    <w:name w:val="endnote text"/>
    <w:basedOn w:val="Normal"/>
    <w:link w:val="EndnoteTextChar"/>
    <w:semiHidden/>
    <w:unhideWhenUsed/>
    <w:rsid w:val="00EA62AA"/>
    <w:rPr>
      <w:sz w:val="20"/>
      <w:szCs w:val="20"/>
    </w:rPr>
  </w:style>
  <w:style w:type="character" w:customStyle="1" w:styleId="EndnoteTextChar">
    <w:name w:val="Endnote Text Char"/>
    <w:basedOn w:val="DefaultParagraphFont"/>
    <w:link w:val="EndnoteText"/>
    <w:semiHidden/>
    <w:rsid w:val="00EA62AA"/>
    <w:rPr>
      <w:sz w:val="20"/>
      <w:szCs w:val="20"/>
    </w:rPr>
  </w:style>
  <w:style w:type="character" w:customStyle="1" w:styleId="ListNumberChar">
    <w:name w:val="List Number Char"/>
    <w:basedOn w:val="DefaultParagraphFont"/>
    <w:link w:val="ListNumber"/>
    <w:uiPriority w:val="99"/>
    <w:rsid w:val="00040136"/>
    <w:rPr>
      <w:rFonts w:asciiTheme="minorHAnsi" w:hAnsiTheme="minorHAnsi"/>
    </w:rPr>
  </w:style>
  <w:style w:type="paragraph" w:customStyle="1" w:styleId="HeaderCover">
    <w:name w:val="HeaderCover"/>
    <w:basedOn w:val="Header"/>
    <w:semiHidden/>
    <w:qFormat/>
    <w:rsid w:val="00EA62AA"/>
    <w:pPr>
      <w:tabs>
        <w:tab w:val="center" w:pos="7920"/>
      </w:tabs>
    </w:pPr>
  </w:style>
  <w:style w:type="paragraph" w:customStyle="1" w:styleId="PNNLTitlePageSubtitle">
    <w:name w:val="PNNL_Title_Page_Subtitle"/>
    <w:basedOn w:val="PNNLTitle-PageText"/>
    <w:uiPriority w:val="99"/>
    <w:qFormat/>
    <w:rsid w:val="001F7071"/>
    <w:pPr>
      <w:spacing w:before="240"/>
    </w:pPr>
    <w:rPr>
      <w:sz w:val="28"/>
    </w:rPr>
  </w:style>
  <w:style w:type="character" w:styleId="PlaceholderText">
    <w:name w:val="Placeholder Text"/>
    <w:basedOn w:val="DefaultParagraphFont"/>
    <w:uiPriority w:val="99"/>
    <w:semiHidden/>
    <w:rsid w:val="001F1D25"/>
    <w:rPr>
      <w:color w:val="808080"/>
    </w:rPr>
  </w:style>
  <w:style w:type="paragraph" w:customStyle="1" w:styleId="TextBoxHeader">
    <w:name w:val="Text Box Header"/>
    <w:basedOn w:val="Normal"/>
    <w:qFormat/>
    <w:rsid w:val="001F7071"/>
    <w:rPr>
      <w:rFonts w:asciiTheme="majorHAnsi" w:hAnsiTheme="majorHAnsi"/>
      <w:b/>
      <w:color w:val="D57500" w:themeColor="text2"/>
      <w:sz w:val="28"/>
    </w:rPr>
  </w:style>
  <w:style w:type="table" w:customStyle="1" w:styleId="PNNLSingleHeaderRowFootnote">
    <w:name w:val="PNNL_Single_Header_Row_Footnote"/>
    <w:basedOn w:val="TableNormal"/>
    <w:uiPriority w:val="99"/>
    <w:rsid w:val="00FC204B"/>
    <w:rPr>
      <w:rFonts w:asciiTheme="minorHAnsi" w:hAnsiTheme="minorHAnsi"/>
      <w:sz w:val="20"/>
    </w:rPr>
    <w:tblPr>
      <w:tblStyleRowBandSize w:val="1"/>
      <w:jc w:val="center"/>
      <w:tblBorders>
        <w:bottom w:val="single" w:sz="8" w:space="0" w:color="D57500" w:themeColor="text2"/>
      </w:tblBorders>
      <w:tblCellMar>
        <w:top w:w="29" w:type="dxa"/>
        <w:left w:w="58" w:type="dxa"/>
        <w:bottom w:w="29" w:type="dxa"/>
        <w:right w:w="58" w:type="dxa"/>
      </w:tblCellMar>
    </w:tblPr>
    <w:trPr>
      <w:jc w:val="center"/>
    </w:trPr>
    <w:tcPr>
      <w:shd w:val="clear" w:color="auto" w:fill="auto"/>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heme="minorHAnsi" w:hAnsiTheme="minorHAnsi"/>
        <w:b w:val="0"/>
        <w:sz w:val="20"/>
      </w:rPr>
      <w:tblPr/>
      <w:tcPr>
        <w:tcBorders>
          <w:top w:val="single" w:sz="8" w:space="0" w:color="D57500" w:themeColor="text2"/>
          <w:left w:val="nil"/>
          <w:bottom w:val="single" w:sz="8" w:space="0" w:color="D57500" w:themeColor="text2"/>
          <w:right w:val="nil"/>
          <w:insideH w:val="nil"/>
          <w:insideV w:val="nil"/>
          <w:tl2br w:val="nil"/>
          <w:tr2bl w:val="nil"/>
        </w:tcBorders>
        <w:vAlign w:val="bottom"/>
      </w:tcPr>
    </w:tblStylePr>
    <w:tblStylePr w:type="lastRow">
      <w:pPr>
        <w:wordWrap/>
        <w:spacing w:beforeLines="0" w:before="0" w:beforeAutospacing="0" w:afterLines="0" w:after="0" w:afterAutospacing="0" w:line="240" w:lineRule="auto"/>
        <w:ind w:leftChars="0" w:left="0" w:rightChars="0" w:right="0" w:firstLineChars="0" w:firstLine="0"/>
        <w:jc w:val="left"/>
        <w:outlineLvl w:val="9"/>
      </w:pPr>
      <w:rPr>
        <w:rFonts w:asciiTheme="minorHAnsi" w:hAnsiTheme="minorHAnsi"/>
        <w:sz w:val="20"/>
      </w:rPr>
      <w:tblPr/>
      <w:tcPr>
        <w:tcBorders>
          <w:top w:val="single" w:sz="8" w:space="0" w:color="D57500" w:themeColor="text2"/>
        </w:tcBorders>
        <w:shd w:val="clear" w:color="auto" w:fill="auto"/>
      </w:tcPr>
    </w:tblStylePr>
    <w:tblStylePr w:type="band1Horz">
      <w:pPr>
        <w:wordWrap/>
        <w:spacing w:beforeLines="0" w:before="0" w:beforeAutospacing="0" w:afterLines="0" w:after="0" w:afterAutospacing="0" w:line="240" w:lineRule="auto"/>
        <w:ind w:leftChars="0" w:left="0" w:rightChars="0" w:right="0" w:firstLineChars="0" w:firstLine="0"/>
        <w:jc w:val="left"/>
        <w:outlineLvl w:val="9"/>
      </w:pPr>
      <w:rPr>
        <w:rFonts w:asciiTheme="minorHAnsi" w:hAnsiTheme="minorHAnsi"/>
        <w:sz w:val="20"/>
      </w:rPr>
    </w:tblStylePr>
    <w:tblStylePr w:type="band2Horz">
      <w:pPr>
        <w:wordWrap/>
        <w:spacing w:beforeLines="0" w:before="0" w:beforeAutospacing="0" w:afterLines="0" w:after="0" w:afterAutospacing="0" w:line="240" w:lineRule="auto"/>
        <w:ind w:leftChars="0" w:left="0" w:rightChars="0" w:right="0" w:firstLineChars="0" w:firstLine="0"/>
        <w:jc w:val="left"/>
        <w:outlineLvl w:val="9"/>
      </w:pPr>
      <w:rPr>
        <w:rFonts w:asciiTheme="minorHAnsi" w:hAnsiTheme="minorHAnsi"/>
        <w:sz w:val="20"/>
      </w:rPr>
      <w:tblPr/>
      <w:tcPr>
        <w:shd w:val="clear" w:color="auto" w:fill="D9D9D9" w:themeFill="background1" w:themeFillShade="D9"/>
      </w:tcPr>
    </w:tblStylePr>
  </w:style>
  <w:style w:type="table" w:customStyle="1" w:styleId="PNNLSolidHeaderRow">
    <w:name w:val="PNNL_Solid_Header_Row"/>
    <w:basedOn w:val="PNNLSingleHeaderRowFootnote"/>
    <w:uiPriority w:val="99"/>
    <w:rsid w:val="00FC204B"/>
    <w:rPr>
      <w:color w:val="000000"/>
    </w:rPr>
    <w:tblPr>
      <w:tblStyleColBandSize w:val="1"/>
      <w:tblBorders>
        <w:bottom w:val="single" w:sz="4" w:space="0" w:color="auto"/>
      </w:tblBorders>
    </w:tblPr>
    <w:tcPr>
      <w:shd w:val="clear" w:color="auto" w:fill="auto"/>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heme="minorHAnsi" w:hAnsiTheme="minorHAnsi"/>
        <w:b/>
        <w:i w:val="0"/>
        <w:color w:val="FFFFFF" w:themeColor="background1"/>
        <w:sz w:val="20"/>
      </w:rPr>
      <w:tblPr/>
      <w:tcPr>
        <w:tcBorders>
          <w:top w:val="nil"/>
          <w:left w:val="nil"/>
          <w:bottom w:val="nil"/>
          <w:right w:val="nil"/>
          <w:insideH w:val="nil"/>
          <w:insideV w:val="nil"/>
          <w:tl2br w:val="nil"/>
          <w:tr2bl w:val="nil"/>
        </w:tcBorders>
        <w:shd w:val="clear" w:color="auto" w:fill="D57500" w:themeFill="text2"/>
        <w:vAlign w:val="bottom"/>
      </w:tcPr>
    </w:tblStylePr>
    <w:tblStylePr w:type="lastRow">
      <w:pPr>
        <w:wordWrap/>
        <w:spacing w:beforeLines="0" w:before="0" w:beforeAutospacing="0" w:afterLines="0" w:after="0" w:afterAutospacing="0" w:line="240" w:lineRule="auto"/>
        <w:ind w:leftChars="0" w:left="0" w:rightChars="0" w:right="0" w:firstLineChars="0" w:firstLine="0"/>
        <w:jc w:val="left"/>
        <w:outlineLvl w:val="9"/>
      </w:pPr>
      <w:rPr>
        <w:rFonts w:asciiTheme="minorHAnsi" w:hAnsiTheme="minorHAnsi"/>
        <w:sz w:val="20"/>
      </w:rPr>
      <w:tblPr/>
      <w:tcPr>
        <w:tcBorders>
          <w:top w:val="single" w:sz="8" w:space="0" w:color="auto"/>
          <w:left w:val="nil"/>
          <w:bottom w:val="single" w:sz="8" w:space="0" w:color="auto"/>
          <w:right w:val="nil"/>
          <w:insideH w:val="nil"/>
          <w:insideV w:val="nil"/>
          <w:tl2br w:val="nil"/>
          <w:tr2bl w:val="nil"/>
        </w:tcBorders>
        <w:shd w:val="clear" w:color="auto" w:fill="auto"/>
      </w:tcPr>
    </w:tblStylePr>
    <w:tblStylePr w:type="band1Horz">
      <w:pPr>
        <w:wordWrap/>
        <w:spacing w:beforeLines="0" w:before="0" w:beforeAutospacing="0" w:afterLines="0" w:after="0" w:afterAutospacing="0" w:line="240" w:lineRule="auto"/>
        <w:ind w:leftChars="0" w:left="0" w:rightChars="0" w:right="0" w:firstLineChars="0" w:firstLine="0"/>
        <w:jc w:val="left"/>
        <w:outlineLvl w:val="9"/>
      </w:pPr>
      <w:rPr>
        <w:rFonts w:asciiTheme="minorHAnsi" w:hAnsiTheme="minorHAnsi"/>
        <w:sz w:val="20"/>
      </w:rPr>
    </w:tblStylePr>
    <w:tblStylePr w:type="band2Horz">
      <w:pPr>
        <w:wordWrap/>
        <w:spacing w:beforeLines="0" w:before="0" w:beforeAutospacing="0" w:afterLines="0" w:after="0" w:afterAutospacing="0" w:line="240" w:lineRule="auto"/>
        <w:ind w:leftChars="0" w:left="0" w:rightChars="0" w:right="0" w:firstLineChars="0" w:firstLine="0"/>
        <w:jc w:val="left"/>
        <w:outlineLvl w:val="9"/>
      </w:pPr>
      <w:rPr>
        <w:rFonts w:asciiTheme="minorHAnsi" w:hAnsiTheme="minorHAnsi"/>
        <w:sz w:val="20"/>
      </w:rPr>
      <w:tblPr/>
      <w:tcPr>
        <w:shd w:val="clear" w:color="auto" w:fill="D9D9D9" w:themeFill="background1" w:themeFillShade="D9"/>
      </w:tcPr>
    </w:tblStylePr>
  </w:style>
  <w:style w:type="paragraph" w:styleId="NoSpacing">
    <w:name w:val="No Spacing"/>
    <w:link w:val="NoSpacingChar"/>
    <w:uiPriority w:val="1"/>
    <w:qFormat/>
    <w:rsid w:val="00586E5F"/>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586E5F"/>
    <w:rPr>
      <w:rFonts w:asciiTheme="minorHAnsi" w:eastAsiaTheme="minorEastAsia" w:hAnsiTheme="minorHAnsi" w:cstheme="minorBidi"/>
    </w:rPr>
  </w:style>
  <w:style w:type="paragraph" w:customStyle="1" w:styleId="disclaimer">
    <w:name w:val="disclaimer"/>
    <w:basedOn w:val="Normal"/>
    <w:qFormat/>
    <w:rsid w:val="00D61CDA"/>
    <w:pPr>
      <w:autoSpaceDE w:val="0"/>
      <w:autoSpaceDN w:val="0"/>
      <w:adjustRightInd w:val="0"/>
      <w:spacing w:before="240"/>
      <w:ind w:left="1440" w:right="1440"/>
      <w:jc w:val="both"/>
    </w:pPr>
    <w:rPr>
      <w:rFonts w:ascii="Times New Roman" w:hAnsi="Times New Roman"/>
      <w:color w:val="000000"/>
      <w:sz w:val="20"/>
      <w:szCs w:val="20"/>
    </w:rPr>
  </w:style>
  <w:style w:type="paragraph" w:customStyle="1" w:styleId="reference">
    <w:name w:val="reference"/>
    <w:basedOn w:val="BodyText"/>
    <w:link w:val="referenceChar"/>
    <w:qFormat/>
    <w:rsid w:val="006022C1"/>
  </w:style>
  <w:style w:type="character" w:styleId="UnresolvedMention">
    <w:name w:val="Unresolved Mention"/>
    <w:basedOn w:val="DefaultParagraphFont"/>
    <w:uiPriority w:val="99"/>
    <w:semiHidden/>
    <w:unhideWhenUsed/>
    <w:rsid w:val="006022C1"/>
    <w:rPr>
      <w:color w:val="808080"/>
      <w:shd w:val="clear" w:color="auto" w:fill="E6E6E6"/>
    </w:rPr>
  </w:style>
  <w:style w:type="character" w:customStyle="1" w:styleId="referenceChar">
    <w:name w:val="reference Char"/>
    <w:basedOn w:val="BodyTextChar"/>
    <w:link w:val="reference"/>
    <w:rsid w:val="00A24659"/>
    <w:rPr>
      <w:rFonts w:asciiTheme="minorHAnsi" w:hAnsiTheme="minorHAnsi"/>
      <w:szCs w:val="24"/>
      <w:lang w:eastAsia="zh-CN"/>
    </w:rPr>
  </w:style>
  <w:style w:type="paragraph" w:customStyle="1" w:styleId="CoverImage">
    <w:name w:val="CoverImage"/>
    <w:basedOn w:val="Normal"/>
    <w:qFormat/>
    <w:rsid w:val="00863E19"/>
    <w:pPr>
      <w:ind w:left="-1440" w:right="-1440"/>
    </w:pPr>
    <w:rPr>
      <w:noProof/>
    </w:rPr>
  </w:style>
  <w:style w:type="paragraph" w:customStyle="1" w:styleId="PNNLCoverContract">
    <w:name w:val="PNNL_Cover_Contract"/>
    <w:basedOn w:val="CoverImage"/>
    <w:qFormat/>
    <w:rsid w:val="0091430F"/>
    <w:pPr>
      <w:ind w:left="0" w:right="0"/>
    </w:pPr>
    <w:rPr>
      <w:sz w:val="14"/>
      <w:szCs w:val="14"/>
    </w:rPr>
  </w:style>
  <w:style w:type="paragraph" w:customStyle="1" w:styleId="PNNLCoverDate">
    <w:name w:val="PNNL_Cover_Date"/>
    <w:basedOn w:val="Normal"/>
    <w:qFormat/>
    <w:rsid w:val="0091430F"/>
    <w:pPr>
      <w:tabs>
        <w:tab w:val="center" w:pos="5400"/>
      </w:tabs>
      <w:spacing w:before="240" w:after="520"/>
    </w:pPr>
    <w:rPr>
      <w:rFonts w:asciiTheme="majorHAnsi" w:eastAsiaTheme="minorEastAsia" w:hAnsiTheme="majorHAnsi" w:cstheme="minorBidi"/>
      <w:sz w:val="36"/>
    </w:rPr>
  </w:style>
  <w:style w:type="paragraph" w:customStyle="1" w:styleId="PNNLCoverSubtitle">
    <w:name w:val="PNNL_Cover_Subtitle"/>
    <w:basedOn w:val="Normal"/>
    <w:qFormat/>
    <w:rsid w:val="0091430F"/>
    <w:pPr>
      <w:tabs>
        <w:tab w:val="left" w:pos="2700"/>
      </w:tabs>
      <w:spacing w:before="240" w:after="240"/>
    </w:pPr>
    <w:rPr>
      <w:rFonts w:asciiTheme="majorHAnsi" w:eastAsiaTheme="minorEastAsia" w:hAnsiTheme="majorHAnsi" w:cstheme="minorBidi"/>
      <w:sz w:val="40"/>
    </w:rPr>
  </w:style>
  <w:style w:type="paragraph" w:customStyle="1" w:styleId="PNNLCoverTitle">
    <w:name w:val="PNNL_Cover_Title"/>
    <w:qFormat/>
    <w:rsid w:val="00E74A07"/>
    <w:rPr>
      <w:rFonts w:asciiTheme="majorHAnsi" w:hAnsiTheme="majorHAnsi" w:cs="Arial"/>
      <w:b/>
      <w:color w:val="D57500" w:themeColor="text2"/>
      <w:sz w:val="56"/>
      <w:szCs w:val="70"/>
    </w:rPr>
  </w:style>
  <w:style w:type="paragraph" w:customStyle="1" w:styleId="PNNLCoverNumber">
    <w:name w:val="PNNL_Cover_Number"/>
    <w:basedOn w:val="Normal"/>
    <w:qFormat/>
    <w:rsid w:val="0091430F"/>
    <w:pPr>
      <w:jc w:val="center"/>
    </w:pPr>
    <w:rPr>
      <w:rFonts w:ascii="Arial Narrow" w:hAnsi="Arial Narrow"/>
      <w:sz w:val="18"/>
    </w:rPr>
  </w:style>
  <w:style w:type="paragraph" w:customStyle="1" w:styleId="PNNLCoverAuthors">
    <w:name w:val="PNNL_Cover_Authors"/>
    <w:basedOn w:val="Normal"/>
    <w:qFormat/>
    <w:rsid w:val="0091430F"/>
    <w:pPr>
      <w:tabs>
        <w:tab w:val="left" w:pos="2160"/>
        <w:tab w:val="left" w:pos="4680"/>
      </w:tabs>
      <w:spacing w:line="264" w:lineRule="auto"/>
    </w:pPr>
    <w:rPr>
      <w:rFonts w:asciiTheme="majorHAnsi" w:eastAsiaTheme="minorEastAsia" w:hAnsiTheme="majorHAnsi" w:cstheme="minorBidi"/>
      <w:sz w:val="28"/>
    </w:rPr>
  </w:style>
  <w:style w:type="paragraph" w:customStyle="1" w:styleId="PNNLCoverImage">
    <w:name w:val="PNNL_Cover_Image"/>
    <w:basedOn w:val="Normal"/>
    <w:qFormat/>
    <w:rsid w:val="00DA04B8"/>
    <w:pPr>
      <w:ind w:left="-1440" w:right="-1440"/>
    </w:pPr>
    <w:rPr>
      <w:noProof/>
    </w:rPr>
  </w:style>
  <w:style w:type="paragraph" w:customStyle="1" w:styleId="PNNLBackCover">
    <w:name w:val="PNNL_Back_Cover"/>
    <w:basedOn w:val="Normal"/>
    <w:uiPriority w:val="99"/>
    <w:qFormat/>
    <w:rsid w:val="0091430F"/>
    <w:pPr>
      <w:spacing w:after="240"/>
      <w:ind w:left="-630"/>
    </w:pPr>
    <w:rPr>
      <w:rFonts w:asciiTheme="majorHAnsi" w:hAnsiTheme="majorHAnsi"/>
      <w:b/>
      <w:noProof/>
      <w:sz w:val="40"/>
      <w:szCs w:val="26"/>
    </w:rPr>
  </w:style>
  <w:style w:type="paragraph" w:customStyle="1" w:styleId="PNNLBackCoverAddress">
    <w:name w:val="PNNL_Back_Cover_Address"/>
    <w:basedOn w:val="Normal"/>
    <w:uiPriority w:val="99"/>
    <w:qFormat/>
    <w:rsid w:val="0091430F"/>
    <w:pPr>
      <w:spacing w:line="288" w:lineRule="auto"/>
      <w:ind w:left="-630"/>
    </w:pPr>
    <w:rPr>
      <w:noProof/>
    </w:rPr>
  </w:style>
  <w:style w:type="paragraph" w:customStyle="1" w:styleId="PNNLBackCoverWeb">
    <w:name w:val="PNNL_Back_Cover_Web"/>
    <w:basedOn w:val="Normal"/>
    <w:uiPriority w:val="99"/>
    <w:qFormat/>
    <w:rsid w:val="0091430F"/>
    <w:pPr>
      <w:spacing w:before="240"/>
      <w:ind w:left="-634"/>
    </w:pPr>
  </w:style>
  <w:style w:type="paragraph" w:customStyle="1" w:styleId="CoverPNNLNumber">
    <w:name w:val="Cover_PNNL_Number"/>
    <w:basedOn w:val="Normal"/>
    <w:link w:val="CoverPNNLNumberChar"/>
    <w:qFormat/>
    <w:rsid w:val="00F4300A"/>
    <w:rPr>
      <w:rFonts w:ascii="Arial Narrow" w:hAnsi="Arial Narrow"/>
      <w:sz w:val="18"/>
    </w:rPr>
  </w:style>
  <w:style w:type="character" w:customStyle="1" w:styleId="CoverPNNLNumberChar">
    <w:name w:val="Cover_PNNL_Number Char"/>
    <w:basedOn w:val="DefaultParagraphFont"/>
    <w:link w:val="CoverPNNLNumber"/>
    <w:rsid w:val="00F4300A"/>
    <w:rPr>
      <w:rFonts w:ascii="Arial Narrow" w:hAnsi="Arial Narrow"/>
      <w:sz w:val="18"/>
    </w:rPr>
  </w:style>
  <w:style w:type="table" w:customStyle="1" w:styleId="PNNLClassic">
    <w:name w:val="PNNL_Classic"/>
    <w:basedOn w:val="TableNormal"/>
    <w:uiPriority w:val="99"/>
    <w:rsid w:val="002649C4"/>
    <w:rPr>
      <w:sz w:val="20"/>
    </w:rPr>
    <w:tblPr>
      <w:tblStyleRowBandSize w:val="1"/>
      <w:jc w:val="center"/>
      <w:tblBorders>
        <w:top w:val="single" w:sz="4" w:space="0" w:color="auto"/>
        <w:bottom w:val="single" w:sz="4" w:space="0" w:color="auto"/>
      </w:tblBorders>
      <w:tblCellMar>
        <w:top w:w="29" w:type="dxa"/>
        <w:left w:w="58" w:type="dxa"/>
        <w:bottom w:w="29" w:type="dxa"/>
        <w:right w:w="58" w:type="dxa"/>
      </w:tblCellMar>
    </w:tblPr>
    <w:trPr>
      <w:jc w:val="center"/>
    </w:trPr>
    <w:tblStylePr w:type="firstRow">
      <w:pPr>
        <w:jc w:val="center"/>
      </w:pPr>
      <w:rPr>
        <w:rFonts w:asciiTheme="minorHAnsi" w:hAnsiTheme="minorHAnsi"/>
        <w:sz w:val="20"/>
      </w:rPr>
      <w:tblPr/>
      <w:tcPr>
        <w:tcBorders>
          <w:top w:val="single" w:sz="4" w:space="0" w:color="auto"/>
          <w:bottom w:val="single" w:sz="4" w:space="0" w:color="auto"/>
        </w:tcBorders>
        <w:vAlign w:val="bottom"/>
      </w:tcPr>
    </w:tblStylePr>
    <w:tblStylePr w:type="lastRow">
      <w:tblPr/>
      <w:tcPr>
        <w:tcBorders>
          <w:top w:val="single" w:sz="4" w:space="0" w:color="auto"/>
        </w:tcBorders>
      </w:tcPr>
    </w:tblStylePr>
    <w:tblStylePr w:type="band2Horz">
      <w:tblPr/>
      <w:tcPr>
        <w:shd w:val="clear" w:color="auto" w:fill="D9D9D9" w:themeFill="background1" w:themeFillShade="D9"/>
      </w:tcPr>
    </w:tblStylePr>
  </w:style>
  <w:style w:type="character" w:styleId="CommentReference">
    <w:name w:val="annotation reference"/>
    <w:basedOn w:val="DefaultParagraphFont"/>
    <w:semiHidden/>
    <w:unhideWhenUsed/>
    <w:rsid w:val="00C32409"/>
    <w:rPr>
      <w:sz w:val="16"/>
      <w:szCs w:val="16"/>
    </w:rPr>
  </w:style>
  <w:style w:type="paragraph" w:styleId="CommentText">
    <w:name w:val="annotation text"/>
    <w:basedOn w:val="Normal"/>
    <w:link w:val="CommentTextChar"/>
    <w:semiHidden/>
    <w:unhideWhenUsed/>
    <w:rsid w:val="00C32409"/>
    <w:rPr>
      <w:sz w:val="20"/>
      <w:szCs w:val="20"/>
    </w:rPr>
  </w:style>
  <w:style w:type="character" w:customStyle="1" w:styleId="CommentTextChar">
    <w:name w:val="Comment Text Char"/>
    <w:basedOn w:val="DefaultParagraphFont"/>
    <w:link w:val="CommentText"/>
    <w:semiHidden/>
    <w:rsid w:val="00C32409"/>
    <w:rPr>
      <w:rFonts w:asciiTheme="minorHAnsi" w:hAnsiTheme="minorHAnsi"/>
      <w:sz w:val="20"/>
      <w:szCs w:val="20"/>
    </w:rPr>
  </w:style>
  <w:style w:type="paragraph" w:styleId="CommentSubject">
    <w:name w:val="annotation subject"/>
    <w:basedOn w:val="CommentText"/>
    <w:next w:val="CommentText"/>
    <w:link w:val="CommentSubjectChar"/>
    <w:semiHidden/>
    <w:unhideWhenUsed/>
    <w:rsid w:val="00C32409"/>
    <w:rPr>
      <w:b/>
      <w:bCs/>
    </w:rPr>
  </w:style>
  <w:style w:type="character" w:customStyle="1" w:styleId="CommentSubjectChar">
    <w:name w:val="Comment Subject Char"/>
    <w:basedOn w:val="CommentTextChar"/>
    <w:link w:val="CommentSubject"/>
    <w:semiHidden/>
    <w:rsid w:val="00C32409"/>
    <w:rPr>
      <w:rFonts w:asciiTheme="minorHAnsi" w:hAnsiTheme="minorHAnsi"/>
      <w:b/>
      <w:bCs/>
      <w:sz w:val="20"/>
      <w:szCs w:val="20"/>
    </w:rPr>
  </w:style>
  <w:style w:type="character" w:customStyle="1" w:styleId="apple-tab-span">
    <w:name w:val="apple-tab-span"/>
    <w:basedOn w:val="DefaultParagraphFont"/>
    <w:rsid w:val="00877E72"/>
  </w:style>
  <w:style w:type="paragraph" w:styleId="Revision">
    <w:name w:val="Revision"/>
    <w:hidden/>
    <w:uiPriority w:val="99"/>
    <w:semiHidden/>
    <w:rsid w:val="007A7CCD"/>
    <w:rPr>
      <w:rFonts w:asciiTheme="minorHAnsi" w:hAnsiTheme="minorHAnsi"/>
      <w:szCs w:val="24"/>
      <w:lang w:eastAsia="zh-CN"/>
    </w:rPr>
  </w:style>
  <w:style w:type="paragraph" w:styleId="Bibliography">
    <w:name w:val="Bibliography"/>
    <w:basedOn w:val="Normal"/>
    <w:next w:val="Normal"/>
    <w:uiPriority w:val="37"/>
    <w:unhideWhenUsed/>
    <w:rsid w:val="00AA2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829">
      <w:bodyDiv w:val="1"/>
      <w:marLeft w:val="0"/>
      <w:marRight w:val="0"/>
      <w:marTop w:val="0"/>
      <w:marBottom w:val="0"/>
      <w:divBdr>
        <w:top w:val="none" w:sz="0" w:space="0" w:color="auto"/>
        <w:left w:val="none" w:sz="0" w:space="0" w:color="auto"/>
        <w:bottom w:val="none" w:sz="0" w:space="0" w:color="auto"/>
        <w:right w:val="none" w:sz="0" w:space="0" w:color="auto"/>
      </w:divBdr>
      <w:divsChild>
        <w:div w:id="46689479">
          <w:marLeft w:val="480"/>
          <w:marRight w:val="0"/>
          <w:marTop w:val="0"/>
          <w:marBottom w:val="0"/>
          <w:divBdr>
            <w:top w:val="none" w:sz="0" w:space="0" w:color="auto"/>
            <w:left w:val="none" w:sz="0" w:space="0" w:color="auto"/>
            <w:bottom w:val="none" w:sz="0" w:space="0" w:color="auto"/>
            <w:right w:val="none" w:sz="0" w:space="0" w:color="auto"/>
          </w:divBdr>
        </w:div>
        <w:div w:id="138885345">
          <w:marLeft w:val="480"/>
          <w:marRight w:val="0"/>
          <w:marTop w:val="0"/>
          <w:marBottom w:val="0"/>
          <w:divBdr>
            <w:top w:val="none" w:sz="0" w:space="0" w:color="auto"/>
            <w:left w:val="none" w:sz="0" w:space="0" w:color="auto"/>
            <w:bottom w:val="none" w:sz="0" w:space="0" w:color="auto"/>
            <w:right w:val="none" w:sz="0" w:space="0" w:color="auto"/>
          </w:divBdr>
        </w:div>
        <w:div w:id="220101674">
          <w:marLeft w:val="480"/>
          <w:marRight w:val="0"/>
          <w:marTop w:val="0"/>
          <w:marBottom w:val="0"/>
          <w:divBdr>
            <w:top w:val="none" w:sz="0" w:space="0" w:color="auto"/>
            <w:left w:val="none" w:sz="0" w:space="0" w:color="auto"/>
            <w:bottom w:val="none" w:sz="0" w:space="0" w:color="auto"/>
            <w:right w:val="none" w:sz="0" w:space="0" w:color="auto"/>
          </w:divBdr>
        </w:div>
        <w:div w:id="231281546">
          <w:marLeft w:val="480"/>
          <w:marRight w:val="0"/>
          <w:marTop w:val="0"/>
          <w:marBottom w:val="0"/>
          <w:divBdr>
            <w:top w:val="none" w:sz="0" w:space="0" w:color="auto"/>
            <w:left w:val="none" w:sz="0" w:space="0" w:color="auto"/>
            <w:bottom w:val="none" w:sz="0" w:space="0" w:color="auto"/>
            <w:right w:val="none" w:sz="0" w:space="0" w:color="auto"/>
          </w:divBdr>
        </w:div>
        <w:div w:id="276103412">
          <w:marLeft w:val="480"/>
          <w:marRight w:val="0"/>
          <w:marTop w:val="0"/>
          <w:marBottom w:val="0"/>
          <w:divBdr>
            <w:top w:val="none" w:sz="0" w:space="0" w:color="auto"/>
            <w:left w:val="none" w:sz="0" w:space="0" w:color="auto"/>
            <w:bottom w:val="none" w:sz="0" w:space="0" w:color="auto"/>
            <w:right w:val="none" w:sz="0" w:space="0" w:color="auto"/>
          </w:divBdr>
        </w:div>
        <w:div w:id="308478460">
          <w:marLeft w:val="480"/>
          <w:marRight w:val="0"/>
          <w:marTop w:val="0"/>
          <w:marBottom w:val="0"/>
          <w:divBdr>
            <w:top w:val="none" w:sz="0" w:space="0" w:color="auto"/>
            <w:left w:val="none" w:sz="0" w:space="0" w:color="auto"/>
            <w:bottom w:val="none" w:sz="0" w:space="0" w:color="auto"/>
            <w:right w:val="none" w:sz="0" w:space="0" w:color="auto"/>
          </w:divBdr>
        </w:div>
        <w:div w:id="314914037">
          <w:marLeft w:val="480"/>
          <w:marRight w:val="0"/>
          <w:marTop w:val="0"/>
          <w:marBottom w:val="0"/>
          <w:divBdr>
            <w:top w:val="none" w:sz="0" w:space="0" w:color="auto"/>
            <w:left w:val="none" w:sz="0" w:space="0" w:color="auto"/>
            <w:bottom w:val="none" w:sz="0" w:space="0" w:color="auto"/>
            <w:right w:val="none" w:sz="0" w:space="0" w:color="auto"/>
          </w:divBdr>
        </w:div>
        <w:div w:id="401952759">
          <w:marLeft w:val="480"/>
          <w:marRight w:val="0"/>
          <w:marTop w:val="0"/>
          <w:marBottom w:val="0"/>
          <w:divBdr>
            <w:top w:val="none" w:sz="0" w:space="0" w:color="auto"/>
            <w:left w:val="none" w:sz="0" w:space="0" w:color="auto"/>
            <w:bottom w:val="none" w:sz="0" w:space="0" w:color="auto"/>
            <w:right w:val="none" w:sz="0" w:space="0" w:color="auto"/>
          </w:divBdr>
        </w:div>
        <w:div w:id="484784027">
          <w:marLeft w:val="480"/>
          <w:marRight w:val="0"/>
          <w:marTop w:val="0"/>
          <w:marBottom w:val="0"/>
          <w:divBdr>
            <w:top w:val="none" w:sz="0" w:space="0" w:color="auto"/>
            <w:left w:val="none" w:sz="0" w:space="0" w:color="auto"/>
            <w:bottom w:val="none" w:sz="0" w:space="0" w:color="auto"/>
            <w:right w:val="none" w:sz="0" w:space="0" w:color="auto"/>
          </w:divBdr>
        </w:div>
        <w:div w:id="647322174">
          <w:marLeft w:val="480"/>
          <w:marRight w:val="0"/>
          <w:marTop w:val="0"/>
          <w:marBottom w:val="0"/>
          <w:divBdr>
            <w:top w:val="none" w:sz="0" w:space="0" w:color="auto"/>
            <w:left w:val="none" w:sz="0" w:space="0" w:color="auto"/>
            <w:bottom w:val="none" w:sz="0" w:space="0" w:color="auto"/>
            <w:right w:val="none" w:sz="0" w:space="0" w:color="auto"/>
          </w:divBdr>
        </w:div>
        <w:div w:id="662003688">
          <w:marLeft w:val="480"/>
          <w:marRight w:val="0"/>
          <w:marTop w:val="0"/>
          <w:marBottom w:val="0"/>
          <w:divBdr>
            <w:top w:val="none" w:sz="0" w:space="0" w:color="auto"/>
            <w:left w:val="none" w:sz="0" w:space="0" w:color="auto"/>
            <w:bottom w:val="none" w:sz="0" w:space="0" w:color="auto"/>
            <w:right w:val="none" w:sz="0" w:space="0" w:color="auto"/>
          </w:divBdr>
        </w:div>
        <w:div w:id="664895090">
          <w:marLeft w:val="480"/>
          <w:marRight w:val="0"/>
          <w:marTop w:val="0"/>
          <w:marBottom w:val="0"/>
          <w:divBdr>
            <w:top w:val="none" w:sz="0" w:space="0" w:color="auto"/>
            <w:left w:val="none" w:sz="0" w:space="0" w:color="auto"/>
            <w:bottom w:val="none" w:sz="0" w:space="0" w:color="auto"/>
            <w:right w:val="none" w:sz="0" w:space="0" w:color="auto"/>
          </w:divBdr>
        </w:div>
        <w:div w:id="669061500">
          <w:marLeft w:val="480"/>
          <w:marRight w:val="0"/>
          <w:marTop w:val="0"/>
          <w:marBottom w:val="0"/>
          <w:divBdr>
            <w:top w:val="none" w:sz="0" w:space="0" w:color="auto"/>
            <w:left w:val="none" w:sz="0" w:space="0" w:color="auto"/>
            <w:bottom w:val="none" w:sz="0" w:space="0" w:color="auto"/>
            <w:right w:val="none" w:sz="0" w:space="0" w:color="auto"/>
          </w:divBdr>
        </w:div>
        <w:div w:id="768892773">
          <w:marLeft w:val="480"/>
          <w:marRight w:val="0"/>
          <w:marTop w:val="0"/>
          <w:marBottom w:val="0"/>
          <w:divBdr>
            <w:top w:val="none" w:sz="0" w:space="0" w:color="auto"/>
            <w:left w:val="none" w:sz="0" w:space="0" w:color="auto"/>
            <w:bottom w:val="none" w:sz="0" w:space="0" w:color="auto"/>
            <w:right w:val="none" w:sz="0" w:space="0" w:color="auto"/>
          </w:divBdr>
        </w:div>
        <w:div w:id="820274973">
          <w:marLeft w:val="480"/>
          <w:marRight w:val="0"/>
          <w:marTop w:val="0"/>
          <w:marBottom w:val="0"/>
          <w:divBdr>
            <w:top w:val="none" w:sz="0" w:space="0" w:color="auto"/>
            <w:left w:val="none" w:sz="0" w:space="0" w:color="auto"/>
            <w:bottom w:val="none" w:sz="0" w:space="0" w:color="auto"/>
            <w:right w:val="none" w:sz="0" w:space="0" w:color="auto"/>
          </w:divBdr>
        </w:div>
        <w:div w:id="860624152">
          <w:marLeft w:val="480"/>
          <w:marRight w:val="0"/>
          <w:marTop w:val="0"/>
          <w:marBottom w:val="0"/>
          <w:divBdr>
            <w:top w:val="none" w:sz="0" w:space="0" w:color="auto"/>
            <w:left w:val="none" w:sz="0" w:space="0" w:color="auto"/>
            <w:bottom w:val="none" w:sz="0" w:space="0" w:color="auto"/>
            <w:right w:val="none" w:sz="0" w:space="0" w:color="auto"/>
          </w:divBdr>
        </w:div>
        <w:div w:id="893615493">
          <w:marLeft w:val="480"/>
          <w:marRight w:val="0"/>
          <w:marTop w:val="0"/>
          <w:marBottom w:val="0"/>
          <w:divBdr>
            <w:top w:val="none" w:sz="0" w:space="0" w:color="auto"/>
            <w:left w:val="none" w:sz="0" w:space="0" w:color="auto"/>
            <w:bottom w:val="none" w:sz="0" w:space="0" w:color="auto"/>
            <w:right w:val="none" w:sz="0" w:space="0" w:color="auto"/>
          </w:divBdr>
        </w:div>
        <w:div w:id="1072124790">
          <w:marLeft w:val="480"/>
          <w:marRight w:val="0"/>
          <w:marTop w:val="0"/>
          <w:marBottom w:val="0"/>
          <w:divBdr>
            <w:top w:val="none" w:sz="0" w:space="0" w:color="auto"/>
            <w:left w:val="none" w:sz="0" w:space="0" w:color="auto"/>
            <w:bottom w:val="none" w:sz="0" w:space="0" w:color="auto"/>
            <w:right w:val="none" w:sz="0" w:space="0" w:color="auto"/>
          </w:divBdr>
        </w:div>
        <w:div w:id="1108038045">
          <w:marLeft w:val="480"/>
          <w:marRight w:val="0"/>
          <w:marTop w:val="0"/>
          <w:marBottom w:val="0"/>
          <w:divBdr>
            <w:top w:val="none" w:sz="0" w:space="0" w:color="auto"/>
            <w:left w:val="none" w:sz="0" w:space="0" w:color="auto"/>
            <w:bottom w:val="none" w:sz="0" w:space="0" w:color="auto"/>
            <w:right w:val="none" w:sz="0" w:space="0" w:color="auto"/>
          </w:divBdr>
        </w:div>
        <w:div w:id="1150058179">
          <w:marLeft w:val="480"/>
          <w:marRight w:val="0"/>
          <w:marTop w:val="0"/>
          <w:marBottom w:val="0"/>
          <w:divBdr>
            <w:top w:val="none" w:sz="0" w:space="0" w:color="auto"/>
            <w:left w:val="none" w:sz="0" w:space="0" w:color="auto"/>
            <w:bottom w:val="none" w:sz="0" w:space="0" w:color="auto"/>
            <w:right w:val="none" w:sz="0" w:space="0" w:color="auto"/>
          </w:divBdr>
        </w:div>
        <w:div w:id="1403603556">
          <w:marLeft w:val="480"/>
          <w:marRight w:val="0"/>
          <w:marTop w:val="0"/>
          <w:marBottom w:val="0"/>
          <w:divBdr>
            <w:top w:val="none" w:sz="0" w:space="0" w:color="auto"/>
            <w:left w:val="none" w:sz="0" w:space="0" w:color="auto"/>
            <w:bottom w:val="none" w:sz="0" w:space="0" w:color="auto"/>
            <w:right w:val="none" w:sz="0" w:space="0" w:color="auto"/>
          </w:divBdr>
        </w:div>
        <w:div w:id="1444614973">
          <w:marLeft w:val="480"/>
          <w:marRight w:val="0"/>
          <w:marTop w:val="0"/>
          <w:marBottom w:val="0"/>
          <w:divBdr>
            <w:top w:val="none" w:sz="0" w:space="0" w:color="auto"/>
            <w:left w:val="none" w:sz="0" w:space="0" w:color="auto"/>
            <w:bottom w:val="none" w:sz="0" w:space="0" w:color="auto"/>
            <w:right w:val="none" w:sz="0" w:space="0" w:color="auto"/>
          </w:divBdr>
        </w:div>
        <w:div w:id="1575120693">
          <w:marLeft w:val="480"/>
          <w:marRight w:val="0"/>
          <w:marTop w:val="0"/>
          <w:marBottom w:val="0"/>
          <w:divBdr>
            <w:top w:val="none" w:sz="0" w:space="0" w:color="auto"/>
            <w:left w:val="none" w:sz="0" w:space="0" w:color="auto"/>
            <w:bottom w:val="none" w:sz="0" w:space="0" w:color="auto"/>
            <w:right w:val="none" w:sz="0" w:space="0" w:color="auto"/>
          </w:divBdr>
        </w:div>
        <w:div w:id="1576813969">
          <w:marLeft w:val="480"/>
          <w:marRight w:val="0"/>
          <w:marTop w:val="0"/>
          <w:marBottom w:val="0"/>
          <w:divBdr>
            <w:top w:val="none" w:sz="0" w:space="0" w:color="auto"/>
            <w:left w:val="none" w:sz="0" w:space="0" w:color="auto"/>
            <w:bottom w:val="none" w:sz="0" w:space="0" w:color="auto"/>
            <w:right w:val="none" w:sz="0" w:space="0" w:color="auto"/>
          </w:divBdr>
        </w:div>
        <w:div w:id="1610628374">
          <w:marLeft w:val="480"/>
          <w:marRight w:val="0"/>
          <w:marTop w:val="0"/>
          <w:marBottom w:val="0"/>
          <w:divBdr>
            <w:top w:val="none" w:sz="0" w:space="0" w:color="auto"/>
            <w:left w:val="none" w:sz="0" w:space="0" w:color="auto"/>
            <w:bottom w:val="none" w:sz="0" w:space="0" w:color="auto"/>
            <w:right w:val="none" w:sz="0" w:space="0" w:color="auto"/>
          </w:divBdr>
        </w:div>
        <w:div w:id="1649357344">
          <w:marLeft w:val="480"/>
          <w:marRight w:val="0"/>
          <w:marTop w:val="0"/>
          <w:marBottom w:val="0"/>
          <w:divBdr>
            <w:top w:val="none" w:sz="0" w:space="0" w:color="auto"/>
            <w:left w:val="none" w:sz="0" w:space="0" w:color="auto"/>
            <w:bottom w:val="none" w:sz="0" w:space="0" w:color="auto"/>
            <w:right w:val="none" w:sz="0" w:space="0" w:color="auto"/>
          </w:divBdr>
        </w:div>
        <w:div w:id="1677229396">
          <w:marLeft w:val="480"/>
          <w:marRight w:val="0"/>
          <w:marTop w:val="0"/>
          <w:marBottom w:val="0"/>
          <w:divBdr>
            <w:top w:val="none" w:sz="0" w:space="0" w:color="auto"/>
            <w:left w:val="none" w:sz="0" w:space="0" w:color="auto"/>
            <w:bottom w:val="none" w:sz="0" w:space="0" w:color="auto"/>
            <w:right w:val="none" w:sz="0" w:space="0" w:color="auto"/>
          </w:divBdr>
        </w:div>
        <w:div w:id="1789885975">
          <w:marLeft w:val="480"/>
          <w:marRight w:val="0"/>
          <w:marTop w:val="0"/>
          <w:marBottom w:val="0"/>
          <w:divBdr>
            <w:top w:val="none" w:sz="0" w:space="0" w:color="auto"/>
            <w:left w:val="none" w:sz="0" w:space="0" w:color="auto"/>
            <w:bottom w:val="none" w:sz="0" w:space="0" w:color="auto"/>
            <w:right w:val="none" w:sz="0" w:space="0" w:color="auto"/>
          </w:divBdr>
        </w:div>
        <w:div w:id="1819833919">
          <w:marLeft w:val="480"/>
          <w:marRight w:val="0"/>
          <w:marTop w:val="0"/>
          <w:marBottom w:val="0"/>
          <w:divBdr>
            <w:top w:val="none" w:sz="0" w:space="0" w:color="auto"/>
            <w:left w:val="none" w:sz="0" w:space="0" w:color="auto"/>
            <w:bottom w:val="none" w:sz="0" w:space="0" w:color="auto"/>
            <w:right w:val="none" w:sz="0" w:space="0" w:color="auto"/>
          </w:divBdr>
        </w:div>
        <w:div w:id="1917014005">
          <w:marLeft w:val="480"/>
          <w:marRight w:val="0"/>
          <w:marTop w:val="0"/>
          <w:marBottom w:val="0"/>
          <w:divBdr>
            <w:top w:val="none" w:sz="0" w:space="0" w:color="auto"/>
            <w:left w:val="none" w:sz="0" w:space="0" w:color="auto"/>
            <w:bottom w:val="none" w:sz="0" w:space="0" w:color="auto"/>
            <w:right w:val="none" w:sz="0" w:space="0" w:color="auto"/>
          </w:divBdr>
        </w:div>
        <w:div w:id="1973706543">
          <w:marLeft w:val="480"/>
          <w:marRight w:val="0"/>
          <w:marTop w:val="0"/>
          <w:marBottom w:val="0"/>
          <w:divBdr>
            <w:top w:val="none" w:sz="0" w:space="0" w:color="auto"/>
            <w:left w:val="none" w:sz="0" w:space="0" w:color="auto"/>
            <w:bottom w:val="none" w:sz="0" w:space="0" w:color="auto"/>
            <w:right w:val="none" w:sz="0" w:space="0" w:color="auto"/>
          </w:divBdr>
        </w:div>
        <w:div w:id="1996297297">
          <w:marLeft w:val="480"/>
          <w:marRight w:val="0"/>
          <w:marTop w:val="0"/>
          <w:marBottom w:val="0"/>
          <w:divBdr>
            <w:top w:val="none" w:sz="0" w:space="0" w:color="auto"/>
            <w:left w:val="none" w:sz="0" w:space="0" w:color="auto"/>
            <w:bottom w:val="none" w:sz="0" w:space="0" w:color="auto"/>
            <w:right w:val="none" w:sz="0" w:space="0" w:color="auto"/>
          </w:divBdr>
        </w:div>
        <w:div w:id="2051151210">
          <w:marLeft w:val="480"/>
          <w:marRight w:val="0"/>
          <w:marTop w:val="0"/>
          <w:marBottom w:val="0"/>
          <w:divBdr>
            <w:top w:val="none" w:sz="0" w:space="0" w:color="auto"/>
            <w:left w:val="none" w:sz="0" w:space="0" w:color="auto"/>
            <w:bottom w:val="none" w:sz="0" w:space="0" w:color="auto"/>
            <w:right w:val="none" w:sz="0" w:space="0" w:color="auto"/>
          </w:divBdr>
        </w:div>
      </w:divsChild>
    </w:div>
    <w:div w:id="8720994">
      <w:bodyDiv w:val="1"/>
      <w:marLeft w:val="0"/>
      <w:marRight w:val="0"/>
      <w:marTop w:val="0"/>
      <w:marBottom w:val="0"/>
      <w:divBdr>
        <w:top w:val="none" w:sz="0" w:space="0" w:color="auto"/>
        <w:left w:val="none" w:sz="0" w:space="0" w:color="auto"/>
        <w:bottom w:val="none" w:sz="0" w:space="0" w:color="auto"/>
        <w:right w:val="none" w:sz="0" w:space="0" w:color="auto"/>
      </w:divBdr>
    </w:div>
    <w:div w:id="28842024">
      <w:bodyDiv w:val="1"/>
      <w:marLeft w:val="0"/>
      <w:marRight w:val="0"/>
      <w:marTop w:val="0"/>
      <w:marBottom w:val="0"/>
      <w:divBdr>
        <w:top w:val="none" w:sz="0" w:space="0" w:color="auto"/>
        <w:left w:val="none" w:sz="0" w:space="0" w:color="auto"/>
        <w:bottom w:val="none" w:sz="0" w:space="0" w:color="auto"/>
        <w:right w:val="none" w:sz="0" w:space="0" w:color="auto"/>
      </w:divBdr>
    </w:div>
    <w:div w:id="47804359">
      <w:bodyDiv w:val="1"/>
      <w:marLeft w:val="0"/>
      <w:marRight w:val="0"/>
      <w:marTop w:val="0"/>
      <w:marBottom w:val="0"/>
      <w:divBdr>
        <w:top w:val="none" w:sz="0" w:space="0" w:color="auto"/>
        <w:left w:val="none" w:sz="0" w:space="0" w:color="auto"/>
        <w:bottom w:val="none" w:sz="0" w:space="0" w:color="auto"/>
        <w:right w:val="none" w:sz="0" w:space="0" w:color="auto"/>
      </w:divBdr>
    </w:div>
    <w:div w:id="47844117">
      <w:bodyDiv w:val="1"/>
      <w:marLeft w:val="0"/>
      <w:marRight w:val="0"/>
      <w:marTop w:val="0"/>
      <w:marBottom w:val="0"/>
      <w:divBdr>
        <w:top w:val="none" w:sz="0" w:space="0" w:color="auto"/>
        <w:left w:val="none" w:sz="0" w:space="0" w:color="auto"/>
        <w:bottom w:val="none" w:sz="0" w:space="0" w:color="auto"/>
        <w:right w:val="none" w:sz="0" w:space="0" w:color="auto"/>
      </w:divBdr>
      <w:divsChild>
        <w:div w:id="1849128064">
          <w:marLeft w:val="0"/>
          <w:marRight w:val="0"/>
          <w:marTop w:val="0"/>
          <w:marBottom w:val="0"/>
          <w:divBdr>
            <w:top w:val="none" w:sz="0" w:space="0" w:color="auto"/>
            <w:left w:val="none" w:sz="0" w:space="0" w:color="auto"/>
            <w:bottom w:val="none" w:sz="0" w:space="0" w:color="auto"/>
            <w:right w:val="none" w:sz="0" w:space="0" w:color="auto"/>
          </w:divBdr>
          <w:divsChild>
            <w:div w:id="676464773">
              <w:marLeft w:val="0"/>
              <w:marRight w:val="0"/>
              <w:marTop w:val="0"/>
              <w:marBottom w:val="0"/>
              <w:divBdr>
                <w:top w:val="none" w:sz="0" w:space="0" w:color="auto"/>
                <w:left w:val="none" w:sz="0" w:space="0" w:color="auto"/>
                <w:bottom w:val="none" w:sz="0" w:space="0" w:color="auto"/>
                <w:right w:val="none" w:sz="0" w:space="0" w:color="auto"/>
              </w:divBdr>
              <w:divsChild>
                <w:div w:id="16907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4096">
      <w:bodyDiv w:val="1"/>
      <w:marLeft w:val="0"/>
      <w:marRight w:val="0"/>
      <w:marTop w:val="0"/>
      <w:marBottom w:val="0"/>
      <w:divBdr>
        <w:top w:val="none" w:sz="0" w:space="0" w:color="auto"/>
        <w:left w:val="none" w:sz="0" w:space="0" w:color="auto"/>
        <w:bottom w:val="none" w:sz="0" w:space="0" w:color="auto"/>
        <w:right w:val="none" w:sz="0" w:space="0" w:color="auto"/>
      </w:divBdr>
    </w:div>
    <w:div w:id="55400168">
      <w:bodyDiv w:val="1"/>
      <w:marLeft w:val="0"/>
      <w:marRight w:val="0"/>
      <w:marTop w:val="0"/>
      <w:marBottom w:val="0"/>
      <w:divBdr>
        <w:top w:val="none" w:sz="0" w:space="0" w:color="auto"/>
        <w:left w:val="none" w:sz="0" w:space="0" w:color="auto"/>
        <w:bottom w:val="none" w:sz="0" w:space="0" w:color="auto"/>
        <w:right w:val="none" w:sz="0" w:space="0" w:color="auto"/>
      </w:divBdr>
    </w:div>
    <w:div w:id="72288752">
      <w:bodyDiv w:val="1"/>
      <w:marLeft w:val="0"/>
      <w:marRight w:val="0"/>
      <w:marTop w:val="0"/>
      <w:marBottom w:val="0"/>
      <w:divBdr>
        <w:top w:val="none" w:sz="0" w:space="0" w:color="auto"/>
        <w:left w:val="none" w:sz="0" w:space="0" w:color="auto"/>
        <w:bottom w:val="none" w:sz="0" w:space="0" w:color="auto"/>
        <w:right w:val="none" w:sz="0" w:space="0" w:color="auto"/>
      </w:divBdr>
    </w:div>
    <w:div w:id="74789149">
      <w:bodyDiv w:val="1"/>
      <w:marLeft w:val="0"/>
      <w:marRight w:val="0"/>
      <w:marTop w:val="0"/>
      <w:marBottom w:val="0"/>
      <w:divBdr>
        <w:top w:val="none" w:sz="0" w:space="0" w:color="auto"/>
        <w:left w:val="none" w:sz="0" w:space="0" w:color="auto"/>
        <w:bottom w:val="none" w:sz="0" w:space="0" w:color="auto"/>
        <w:right w:val="none" w:sz="0" w:space="0" w:color="auto"/>
      </w:divBdr>
    </w:div>
    <w:div w:id="96027307">
      <w:bodyDiv w:val="1"/>
      <w:marLeft w:val="0"/>
      <w:marRight w:val="0"/>
      <w:marTop w:val="0"/>
      <w:marBottom w:val="0"/>
      <w:divBdr>
        <w:top w:val="none" w:sz="0" w:space="0" w:color="auto"/>
        <w:left w:val="none" w:sz="0" w:space="0" w:color="auto"/>
        <w:bottom w:val="none" w:sz="0" w:space="0" w:color="auto"/>
        <w:right w:val="none" w:sz="0" w:space="0" w:color="auto"/>
      </w:divBdr>
    </w:div>
    <w:div w:id="99572710">
      <w:bodyDiv w:val="1"/>
      <w:marLeft w:val="0"/>
      <w:marRight w:val="0"/>
      <w:marTop w:val="0"/>
      <w:marBottom w:val="0"/>
      <w:divBdr>
        <w:top w:val="none" w:sz="0" w:space="0" w:color="auto"/>
        <w:left w:val="none" w:sz="0" w:space="0" w:color="auto"/>
        <w:bottom w:val="none" w:sz="0" w:space="0" w:color="auto"/>
        <w:right w:val="none" w:sz="0" w:space="0" w:color="auto"/>
      </w:divBdr>
      <w:divsChild>
        <w:div w:id="200751557">
          <w:marLeft w:val="480"/>
          <w:marRight w:val="0"/>
          <w:marTop w:val="0"/>
          <w:marBottom w:val="0"/>
          <w:divBdr>
            <w:top w:val="none" w:sz="0" w:space="0" w:color="auto"/>
            <w:left w:val="none" w:sz="0" w:space="0" w:color="auto"/>
            <w:bottom w:val="none" w:sz="0" w:space="0" w:color="auto"/>
            <w:right w:val="none" w:sz="0" w:space="0" w:color="auto"/>
          </w:divBdr>
        </w:div>
        <w:div w:id="297302852">
          <w:marLeft w:val="480"/>
          <w:marRight w:val="0"/>
          <w:marTop w:val="0"/>
          <w:marBottom w:val="0"/>
          <w:divBdr>
            <w:top w:val="none" w:sz="0" w:space="0" w:color="auto"/>
            <w:left w:val="none" w:sz="0" w:space="0" w:color="auto"/>
            <w:bottom w:val="none" w:sz="0" w:space="0" w:color="auto"/>
            <w:right w:val="none" w:sz="0" w:space="0" w:color="auto"/>
          </w:divBdr>
        </w:div>
        <w:div w:id="394276035">
          <w:marLeft w:val="480"/>
          <w:marRight w:val="0"/>
          <w:marTop w:val="0"/>
          <w:marBottom w:val="0"/>
          <w:divBdr>
            <w:top w:val="none" w:sz="0" w:space="0" w:color="auto"/>
            <w:left w:val="none" w:sz="0" w:space="0" w:color="auto"/>
            <w:bottom w:val="none" w:sz="0" w:space="0" w:color="auto"/>
            <w:right w:val="none" w:sz="0" w:space="0" w:color="auto"/>
          </w:divBdr>
        </w:div>
        <w:div w:id="449740292">
          <w:marLeft w:val="480"/>
          <w:marRight w:val="0"/>
          <w:marTop w:val="0"/>
          <w:marBottom w:val="0"/>
          <w:divBdr>
            <w:top w:val="none" w:sz="0" w:space="0" w:color="auto"/>
            <w:left w:val="none" w:sz="0" w:space="0" w:color="auto"/>
            <w:bottom w:val="none" w:sz="0" w:space="0" w:color="auto"/>
            <w:right w:val="none" w:sz="0" w:space="0" w:color="auto"/>
          </w:divBdr>
        </w:div>
        <w:div w:id="999847510">
          <w:marLeft w:val="480"/>
          <w:marRight w:val="0"/>
          <w:marTop w:val="0"/>
          <w:marBottom w:val="0"/>
          <w:divBdr>
            <w:top w:val="none" w:sz="0" w:space="0" w:color="auto"/>
            <w:left w:val="none" w:sz="0" w:space="0" w:color="auto"/>
            <w:bottom w:val="none" w:sz="0" w:space="0" w:color="auto"/>
            <w:right w:val="none" w:sz="0" w:space="0" w:color="auto"/>
          </w:divBdr>
        </w:div>
        <w:div w:id="1097363636">
          <w:marLeft w:val="480"/>
          <w:marRight w:val="0"/>
          <w:marTop w:val="0"/>
          <w:marBottom w:val="0"/>
          <w:divBdr>
            <w:top w:val="none" w:sz="0" w:space="0" w:color="auto"/>
            <w:left w:val="none" w:sz="0" w:space="0" w:color="auto"/>
            <w:bottom w:val="none" w:sz="0" w:space="0" w:color="auto"/>
            <w:right w:val="none" w:sz="0" w:space="0" w:color="auto"/>
          </w:divBdr>
        </w:div>
        <w:div w:id="1182821809">
          <w:marLeft w:val="480"/>
          <w:marRight w:val="0"/>
          <w:marTop w:val="0"/>
          <w:marBottom w:val="0"/>
          <w:divBdr>
            <w:top w:val="none" w:sz="0" w:space="0" w:color="auto"/>
            <w:left w:val="none" w:sz="0" w:space="0" w:color="auto"/>
            <w:bottom w:val="none" w:sz="0" w:space="0" w:color="auto"/>
            <w:right w:val="none" w:sz="0" w:space="0" w:color="auto"/>
          </w:divBdr>
        </w:div>
        <w:div w:id="1306398574">
          <w:marLeft w:val="480"/>
          <w:marRight w:val="0"/>
          <w:marTop w:val="0"/>
          <w:marBottom w:val="0"/>
          <w:divBdr>
            <w:top w:val="none" w:sz="0" w:space="0" w:color="auto"/>
            <w:left w:val="none" w:sz="0" w:space="0" w:color="auto"/>
            <w:bottom w:val="none" w:sz="0" w:space="0" w:color="auto"/>
            <w:right w:val="none" w:sz="0" w:space="0" w:color="auto"/>
          </w:divBdr>
        </w:div>
        <w:div w:id="1375814660">
          <w:marLeft w:val="480"/>
          <w:marRight w:val="0"/>
          <w:marTop w:val="0"/>
          <w:marBottom w:val="0"/>
          <w:divBdr>
            <w:top w:val="none" w:sz="0" w:space="0" w:color="auto"/>
            <w:left w:val="none" w:sz="0" w:space="0" w:color="auto"/>
            <w:bottom w:val="none" w:sz="0" w:space="0" w:color="auto"/>
            <w:right w:val="none" w:sz="0" w:space="0" w:color="auto"/>
          </w:divBdr>
        </w:div>
        <w:div w:id="1438793405">
          <w:marLeft w:val="480"/>
          <w:marRight w:val="0"/>
          <w:marTop w:val="0"/>
          <w:marBottom w:val="0"/>
          <w:divBdr>
            <w:top w:val="none" w:sz="0" w:space="0" w:color="auto"/>
            <w:left w:val="none" w:sz="0" w:space="0" w:color="auto"/>
            <w:bottom w:val="none" w:sz="0" w:space="0" w:color="auto"/>
            <w:right w:val="none" w:sz="0" w:space="0" w:color="auto"/>
          </w:divBdr>
        </w:div>
        <w:div w:id="1480153878">
          <w:marLeft w:val="480"/>
          <w:marRight w:val="0"/>
          <w:marTop w:val="0"/>
          <w:marBottom w:val="0"/>
          <w:divBdr>
            <w:top w:val="none" w:sz="0" w:space="0" w:color="auto"/>
            <w:left w:val="none" w:sz="0" w:space="0" w:color="auto"/>
            <w:bottom w:val="none" w:sz="0" w:space="0" w:color="auto"/>
            <w:right w:val="none" w:sz="0" w:space="0" w:color="auto"/>
          </w:divBdr>
        </w:div>
        <w:div w:id="1630669764">
          <w:marLeft w:val="480"/>
          <w:marRight w:val="0"/>
          <w:marTop w:val="0"/>
          <w:marBottom w:val="0"/>
          <w:divBdr>
            <w:top w:val="none" w:sz="0" w:space="0" w:color="auto"/>
            <w:left w:val="none" w:sz="0" w:space="0" w:color="auto"/>
            <w:bottom w:val="none" w:sz="0" w:space="0" w:color="auto"/>
            <w:right w:val="none" w:sz="0" w:space="0" w:color="auto"/>
          </w:divBdr>
        </w:div>
        <w:div w:id="1703242708">
          <w:marLeft w:val="480"/>
          <w:marRight w:val="0"/>
          <w:marTop w:val="0"/>
          <w:marBottom w:val="0"/>
          <w:divBdr>
            <w:top w:val="none" w:sz="0" w:space="0" w:color="auto"/>
            <w:left w:val="none" w:sz="0" w:space="0" w:color="auto"/>
            <w:bottom w:val="none" w:sz="0" w:space="0" w:color="auto"/>
            <w:right w:val="none" w:sz="0" w:space="0" w:color="auto"/>
          </w:divBdr>
        </w:div>
        <w:div w:id="1706825632">
          <w:marLeft w:val="480"/>
          <w:marRight w:val="0"/>
          <w:marTop w:val="0"/>
          <w:marBottom w:val="0"/>
          <w:divBdr>
            <w:top w:val="none" w:sz="0" w:space="0" w:color="auto"/>
            <w:left w:val="none" w:sz="0" w:space="0" w:color="auto"/>
            <w:bottom w:val="none" w:sz="0" w:space="0" w:color="auto"/>
            <w:right w:val="none" w:sz="0" w:space="0" w:color="auto"/>
          </w:divBdr>
        </w:div>
        <w:div w:id="1873613926">
          <w:marLeft w:val="480"/>
          <w:marRight w:val="0"/>
          <w:marTop w:val="0"/>
          <w:marBottom w:val="0"/>
          <w:divBdr>
            <w:top w:val="none" w:sz="0" w:space="0" w:color="auto"/>
            <w:left w:val="none" w:sz="0" w:space="0" w:color="auto"/>
            <w:bottom w:val="none" w:sz="0" w:space="0" w:color="auto"/>
            <w:right w:val="none" w:sz="0" w:space="0" w:color="auto"/>
          </w:divBdr>
        </w:div>
        <w:div w:id="1927424822">
          <w:marLeft w:val="480"/>
          <w:marRight w:val="0"/>
          <w:marTop w:val="0"/>
          <w:marBottom w:val="0"/>
          <w:divBdr>
            <w:top w:val="none" w:sz="0" w:space="0" w:color="auto"/>
            <w:left w:val="none" w:sz="0" w:space="0" w:color="auto"/>
            <w:bottom w:val="none" w:sz="0" w:space="0" w:color="auto"/>
            <w:right w:val="none" w:sz="0" w:space="0" w:color="auto"/>
          </w:divBdr>
        </w:div>
        <w:div w:id="2018120241">
          <w:marLeft w:val="480"/>
          <w:marRight w:val="0"/>
          <w:marTop w:val="0"/>
          <w:marBottom w:val="0"/>
          <w:divBdr>
            <w:top w:val="none" w:sz="0" w:space="0" w:color="auto"/>
            <w:left w:val="none" w:sz="0" w:space="0" w:color="auto"/>
            <w:bottom w:val="none" w:sz="0" w:space="0" w:color="auto"/>
            <w:right w:val="none" w:sz="0" w:space="0" w:color="auto"/>
          </w:divBdr>
        </w:div>
      </w:divsChild>
    </w:div>
    <w:div w:id="106195232">
      <w:bodyDiv w:val="1"/>
      <w:marLeft w:val="0"/>
      <w:marRight w:val="0"/>
      <w:marTop w:val="0"/>
      <w:marBottom w:val="0"/>
      <w:divBdr>
        <w:top w:val="none" w:sz="0" w:space="0" w:color="auto"/>
        <w:left w:val="none" w:sz="0" w:space="0" w:color="auto"/>
        <w:bottom w:val="none" w:sz="0" w:space="0" w:color="auto"/>
        <w:right w:val="none" w:sz="0" w:space="0" w:color="auto"/>
      </w:divBdr>
    </w:div>
    <w:div w:id="140973027">
      <w:bodyDiv w:val="1"/>
      <w:marLeft w:val="0"/>
      <w:marRight w:val="0"/>
      <w:marTop w:val="0"/>
      <w:marBottom w:val="0"/>
      <w:divBdr>
        <w:top w:val="none" w:sz="0" w:space="0" w:color="auto"/>
        <w:left w:val="none" w:sz="0" w:space="0" w:color="auto"/>
        <w:bottom w:val="none" w:sz="0" w:space="0" w:color="auto"/>
        <w:right w:val="none" w:sz="0" w:space="0" w:color="auto"/>
      </w:divBdr>
      <w:divsChild>
        <w:div w:id="281014">
          <w:marLeft w:val="480"/>
          <w:marRight w:val="0"/>
          <w:marTop w:val="0"/>
          <w:marBottom w:val="0"/>
          <w:divBdr>
            <w:top w:val="none" w:sz="0" w:space="0" w:color="auto"/>
            <w:left w:val="none" w:sz="0" w:space="0" w:color="auto"/>
            <w:bottom w:val="none" w:sz="0" w:space="0" w:color="auto"/>
            <w:right w:val="none" w:sz="0" w:space="0" w:color="auto"/>
          </w:divBdr>
        </w:div>
        <w:div w:id="19864808">
          <w:marLeft w:val="480"/>
          <w:marRight w:val="0"/>
          <w:marTop w:val="0"/>
          <w:marBottom w:val="0"/>
          <w:divBdr>
            <w:top w:val="none" w:sz="0" w:space="0" w:color="auto"/>
            <w:left w:val="none" w:sz="0" w:space="0" w:color="auto"/>
            <w:bottom w:val="none" w:sz="0" w:space="0" w:color="auto"/>
            <w:right w:val="none" w:sz="0" w:space="0" w:color="auto"/>
          </w:divBdr>
        </w:div>
        <w:div w:id="76679187">
          <w:marLeft w:val="480"/>
          <w:marRight w:val="0"/>
          <w:marTop w:val="0"/>
          <w:marBottom w:val="0"/>
          <w:divBdr>
            <w:top w:val="none" w:sz="0" w:space="0" w:color="auto"/>
            <w:left w:val="none" w:sz="0" w:space="0" w:color="auto"/>
            <w:bottom w:val="none" w:sz="0" w:space="0" w:color="auto"/>
            <w:right w:val="none" w:sz="0" w:space="0" w:color="auto"/>
          </w:divBdr>
        </w:div>
        <w:div w:id="173107692">
          <w:marLeft w:val="480"/>
          <w:marRight w:val="0"/>
          <w:marTop w:val="0"/>
          <w:marBottom w:val="0"/>
          <w:divBdr>
            <w:top w:val="none" w:sz="0" w:space="0" w:color="auto"/>
            <w:left w:val="none" w:sz="0" w:space="0" w:color="auto"/>
            <w:bottom w:val="none" w:sz="0" w:space="0" w:color="auto"/>
            <w:right w:val="none" w:sz="0" w:space="0" w:color="auto"/>
          </w:divBdr>
        </w:div>
        <w:div w:id="270671550">
          <w:marLeft w:val="480"/>
          <w:marRight w:val="0"/>
          <w:marTop w:val="0"/>
          <w:marBottom w:val="0"/>
          <w:divBdr>
            <w:top w:val="none" w:sz="0" w:space="0" w:color="auto"/>
            <w:left w:val="none" w:sz="0" w:space="0" w:color="auto"/>
            <w:bottom w:val="none" w:sz="0" w:space="0" w:color="auto"/>
            <w:right w:val="none" w:sz="0" w:space="0" w:color="auto"/>
          </w:divBdr>
        </w:div>
        <w:div w:id="279455620">
          <w:marLeft w:val="480"/>
          <w:marRight w:val="0"/>
          <w:marTop w:val="0"/>
          <w:marBottom w:val="0"/>
          <w:divBdr>
            <w:top w:val="none" w:sz="0" w:space="0" w:color="auto"/>
            <w:left w:val="none" w:sz="0" w:space="0" w:color="auto"/>
            <w:bottom w:val="none" w:sz="0" w:space="0" w:color="auto"/>
            <w:right w:val="none" w:sz="0" w:space="0" w:color="auto"/>
          </w:divBdr>
        </w:div>
        <w:div w:id="296879774">
          <w:marLeft w:val="480"/>
          <w:marRight w:val="0"/>
          <w:marTop w:val="0"/>
          <w:marBottom w:val="0"/>
          <w:divBdr>
            <w:top w:val="none" w:sz="0" w:space="0" w:color="auto"/>
            <w:left w:val="none" w:sz="0" w:space="0" w:color="auto"/>
            <w:bottom w:val="none" w:sz="0" w:space="0" w:color="auto"/>
            <w:right w:val="none" w:sz="0" w:space="0" w:color="auto"/>
          </w:divBdr>
        </w:div>
        <w:div w:id="323362125">
          <w:marLeft w:val="480"/>
          <w:marRight w:val="0"/>
          <w:marTop w:val="0"/>
          <w:marBottom w:val="0"/>
          <w:divBdr>
            <w:top w:val="none" w:sz="0" w:space="0" w:color="auto"/>
            <w:left w:val="none" w:sz="0" w:space="0" w:color="auto"/>
            <w:bottom w:val="none" w:sz="0" w:space="0" w:color="auto"/>
            <w:right w:val="none" w:sz="0" w:space="0" w:color="auto"/>
          </w:divBdr>
        </w:div>
        <w:div w:id="345333424">
          <w:marLeft w:val="480"/>
          <w:marRight w:val="0"/>
          <w:marTop w:val="0"/>
          <w:marBottom w:val="0"/>
          <w:divBdr>
            <w:top w:val="none" w:sz="0" w:space="0" w:color="auto"/>
            <w:left w:val="none" w:sz="0" w:space="0" w:color="auto"/>
            <w:bottom w:val="none" w:sz="0" w:space="0" w:color="auto"/>
            <w:right w:val="none" w:sz="0" w:space="0" w:color="auto"/>
          </w:divBdr>
        </w:div>
        <w:div w:id="433021522">
          <w:marLeft w:val="480"/>
          <w:marRight w:val="0"/>
          <w:marTop w:val="0"/>
          <w:marBottom w:val="0"/>
          <w:divBdr>
            <w:top w:val="none" w:sz="0" w:space="0" w:color="auto"/>
            <w:left w:val="none" w:sz="0" w:space="0" w:color="auto"/>
            <w:bottom w:val="none" w:sz="0" w:space="0" w:color="auto"/>
            <w:right w:val="none" w:sz="0" w:space="0" w:color="auto"/>
          </w:divBdr>
        </w:div>
        <w:div w:id="507133185">
          <w:marLeft w:val="480"/>
          <w:marRight w:val="0"/>
          <w:marTop w:val="0"/>
          <w:marBottom w:val="0"/>
          <w:divBdr>
            <w:top w:val="none" w:sz="0" w:space="0" w:color="auto"/>
            <w:left w:val="none" w:sz="0" w:space="0" w:color="auto"/>
            <w:bottom w:val="none" w:sz="0" w:space="0" w:color="auto"/>
            <w:right w:val="none" w:sz="0" w:space="0" w:color="auto"/>
          </w:divBdr>
        </w:div>
        <w:div w:id="549146912">
          <w:marLeft w:val="480"/>
          <w:marRight w:val="0"/>
          <w:marTop w:val="0"/>
          <w:marBottom w:val="0"/>
          <w:divBdr>
            <w:top w:val="none" w:sz="0" w:space="0" w:color="auto"/>
            <w:left w:val="none" w:sz="0" w:space="0" w:color="auto"/>
            <w:bottom w:val="none" w:sz="0" w:space="0" w:color="auto"/>
            <w:right w:val="none" w:sz="0" w:space="0" w:color="auto"/>
          </w:divBdr>
        </w:div>
        <w:div w:id="573512658">
          <w:marLeft w:val="480"/>
          <w:marRight w:val="0"/>
          <w:marTop w:val="0"/>
          <w:marBottom w:val="0"/>
          <w:divBdr>
            <w:top w:val="none" w:sz="0" w:space="0" w:color="auto"/>
            <w:left w:val="none" w:sz="0" w:space="0" w:color="auto"/>
            <w:bottom w:val="none" w:sz="0" w:space="0" w:color="auto"/>
            <w:right w:val="none" w:sz="0" w:space="0" w:color="auto"/>
          </w:divBdr>
        </w:div>
        <w:div w:id="576285297">
          <w:marLeft w:val="480"/>
          <w:marRight w:val="0"/>
          <w:marTop w:val="0"/>
          <w:marBottom w:val="0"/>
          <w:divBdr>
            <w:top w:val="none" w:sz="0" w:space="0" w:color="auto"/>
            <w:left w:val="none" w:sz="0" w:space="0" w:color="auto"/>
            <w:bottom w:val="none" w:sz="0" w:space="0" w:color="auto"/>
            <w:right w:val="none" w:sz="0" w:space="0" w:color="auto"/>
          </w:divBdr>
        </w:div>
        <w:div w:id="839155689">
          <w:marLeft w:val="480"/>
          <w:marRight w:val="0"/>
          <w:marTop w:val="0"/>
          <w:marBottom w:val="0"/>
          <w:divBdr>
            <w:top w:val="none" w:sz="0" w:space="0" w:color="auto"/>
            <w:left w:val="none" w:sz="0" w:space="0" w:color="auto"/>
            <w:bottom w:val="none" w:sz="0" w:space="0" w:color="auto"/>
            <w:right w:val="none" w:sz="0" w:space="0" w:color="auto"/>
          </w:divBdr>
        </w:div>
        <w:div w:id="923028079">
          <w:marLeft w:val="480"/>
          <w:marRight w:val="0"/>
          <w:marTop w:val="0"/>
          <w:marBottom w:val="0"/>
          <w:divBdr>
            <w:top w:val="none" w:sz="0" w:space="0" w:color="auto"/>
            <w:left w:val="none" w:sz="0" w:space="0" w:color="auto"/>
            <w:bottom w:val="none" w:sz="0" w:space="0" w:color="auto"/>
            <w:right w:val="none" w:sz="0" w:space="0" w:color="auto"/>
          </w:divBdr>
        </w:div>
        <w:div w:id="1260212150">
          <w:marLeft w:val="480"/>
          <w:marRight w:val="0"/>
          <w:marTop w:val="0"/>
          <w:marBottom w:val="0"/>
          <w:divBdr>
            <w:top w:val="none" w:sz="0" w:space="0" w:color="auto"/>
            <w:left w:val="none" w:sz="0" w:space="0" w:color="auto"/>
            <w:bottom w:val="none" w:sz="0" w:space="0" w:color="auto"/>
            <w:right w:val="none" w:sz="0" w:space="0" w:color="auto"/>
          </w:divBdr>
        </w:div>
        <w:div w:id="1281297740">
          <w:marLeft w:val="480"/>
          <w:marRight w:val="0"/>
          <w:marTop w:val="0"/>
          <w:marBottom w:val="0"/>
          <w:divBdr>
            <w:top w:val="none" w:sz="0" w:space="0" w:color="auto"/>
            <w:left w:val="none" w:sz="0" w:space="0" w:color="auto"/>
            <w:bottom w:val="none" w:sz="0" w:space="0" w:color="auto"/>
            <w:right w:val="none" w:sz="0" w:space="0" w:color="auto"/>
          </w:divBdr>
        </w:div>
        <w:div w:id="1325358618">
          <w:marLeft w:val="480"/>
          <w:marRight w:val="0"/>
          <w:marTop w:val="0"/>
          <w:marBottom w:val="0"/>
          <w:divBdr>
            <w:top w:val="none" w:sz="0" w:space="0" w:color="auto"/>
            <w:left w:val="none" w:sz="0" w:space="0" w:color="auto"/>
            <w:bottom w:val="none" w:sz="0" w:space="0" w:color="auto"/>
            <w:right w:val="none" w:sz="0" w:space="0" w:color="auto"/>
          </w:divBdr>
        </w:div>
        <w:div w:id="1337148262">
          <w:marLeft w:val="480"/>
          <w:marRight w:val="0"/>
          <w:marTop w:val="0"/>
          <w:marBottom w:val="0"/>
          <w:divBdr>
            <w:top w:val="none" w:sz="0" w:space="0" w:color="auto"/>
            <w:left w:val="none" w:sz="0" w:space="0" w:color="auto"/>
            <w:bottom w:val="none" w:sz="0" w:space="0" w:color="auto"/>
            <w:right w:val="none" w:sz="0" w:space="0" w:color="auto"/>
          </w:divBdr>
        </w:div>
        <w:div w:id="1419669225">
          <w:marLeft w:val="480"/>
          <w:marRight w:val="0"/>
          <w:marTop w:val="0"/>
          <w:marBottom w:val="0"/>
          <w:divBdr>
            <w:top w:val="none" w:sz="0" w:space="0" w:color="auto"/>
            <w:left w:val="none" w:sz="0" w:space="0" w:color="auto"/>
            <w:bottom w:val="none" w:sz="0" w:space="0" w:color="auto"/>
            <w:right w:val="none" w:sz="0" w:space="0" w:color="auto"/>
          </w:divBdr>
        </w:div>
        <w:div w:id="1451047886">
          <w:marLeft w:val="480"/>
          <w:marRight w:val="0"/>
          <w:marTop w:val="0"/>
          <w:marBottom w:val="0"/>
          <w:divBdr>
            <w:top w:val="none" w:sz="0" w:space="0" w:color="auto"/>
            <w:left w:val="none" w:sz="0" w:space="0" w:color="auto"/>
            <w:bottom w:val="none" w:sz="0" w:space="0" w:color="auto"/>
            <w:right w:val="none" w:sz="0" w:space="0" w:color="auto"/>
          </w:divBdr>
        </w:div>
        <w:div w:id="1466703270">
          <w:marLeft w:val="480"/>
          <w:marRight w:val="0"/>
          <w:marTop w:val="0"/>
          <w:marBottom w:val="0"/>
          <w:divBdr>
            <w:top w:val="none" w:sz="0" w:space="0" w:color="auto"/>
            <w:left w:val="none" w:sz="0" w:space="0" w:color="auto"/>
            <w:bottom w:val="none" w:sz="0" w:space="0" w:color="auto"/>
            <w:right w:val="none" w:sz="0" w:space="0" w:color="auto"/>
          </w:divBdr>
        </w:div>
        <w:div w:id="1629967950">
          <w:marLeft w:val="480"/>
          <w:marRight w:val="0"/>
          <w:marTop w:val="0"/>
          <w:marBottom w:val="0"/>
          <w:divBdr>
            <w:top w:val="none" w:sz="0" w:space="0" w:color="auto"/>
            <w:left w:val="none" w:sz="0" w:space="0" w:color="auto"/>
            <w:bottom w:val="none" w:sz="0" w:space="0" w:color="auto"/>
            <w:right w:val="none" w:sz="0" w:space="0" w:color="auto"/>
          </w:divBdr>
        </w:div>
        <w:div w:id="1662586560">
          <w:marLeft w:val="480"/>
          <w:marRight w:val="0"/>
          <w:marTop w:val="0"/>
          <w:marBottom w:val="0"/>
          <w:divBdr>
            <w:top w:val="none" w:sz="0" w:space="0" w:color="auto"/>
            <w:left w:val="none" w:sz="0" w:space="0" w:color="auto"/>
            <w:bottom w:val="none" w:sz="0" w:space="0" w:color="auto"/>
            <w:right w:val="none" w:sz="0" w:space="0" w:color="auto"/>
          </w:divBdr>
        </w:div>
        <w:div w:id="1823308855">
          <w:marLeft w:val="480"/>
          <w:marRight w:val="0"/>
          <w:marTop w:val="0"/>
          <w:marBottom w:val="0"/>
          <w:divBdr>
            <w:top w:val="none" w:sz="0" w:space="0" w:color="auto"/>
            <w:left w:val="none" w:sz="0" w:space="0" w:color="auto"/>
            <w:bottom w:val="none" w:sz="0" w:space="0" w:color="auto"/>
            <w:right w:val="none" w:sz="0" w:space="0" w:color="auto"/>
          </w:divBdr>
        </w:div>
        <w:div w:id="1879656558">
          <w:marLeft w:val="480"/>
          <w:marRight w:val="0"/>
          <w:marTop w:val="0"/>
          <w:marBottom w:val="0"/>
          <w:divBdr>
            <w:top w:val="none" w:sz="0" w:space="0" w:color="auto"/>
            <w:left w:val="none" w:sz="0" w:space="0" w:color="auto"/>
            <w:bottom w:val="none" w:sz="0" w:space="0" w:color="auto"/>
            <w:right w:val="none" w:sz="0" w:space="0" w:color="auto"/>
          </w:divBdr>
        </w:div>
        <w:div w:id="1973556066">
          <w:marLeft w:val="480"/>
          <w:marRight w:val="0"/>
          <w:marTop w:val="0"/>
          <w:marBottom w:val="0"/>
          <w:divBdr>
            <w:top w:val="none" w:sz="0" w:space="0" w:color="auto"/>
            <w:left w:val="none" w:sz="0" w:space="0" w:color="auto"/>
            <w:bottom w:val="none" w:sz="0" w:space="0" w:color="auto"/>
            <w:right w:val="none" w:sz="0" w:space="0" w:color="auto"/>
          </w:divBdr>
        </w:div>
        <w:div w:id="2059697891">
          <w:marLeft w:val="480"/>
          <w:marRight w:val="0"/>
          <w:marTop w:val="0"/>
          <w:marBottom w:val="0"/>
          <w:divBdr>
            <w:top w:val="none" w:sz="0" w:space="0" w:color="auto"/>
            <w:left w:val="none" w:sz="0" w:space="0" w:color="auto"/>
            <w:bottom w:val="none" w:sz="0" w:space="0" w:color="auto"/>
            <w:right w:val="none" w:sz="0" w:space="0" w:color="auto"/>
          </w:divBdr>
        </w:div>
        <w:div w:id="2123306832">
          <w:marLeft w:val="480"/>
          <w:marRight w:val="0"/>
          <w:marTop w:val="0"/>
          <w:marBottom w:val="0"/>
          <w:divBdr>
            <w:top w:val="none" w:sz="0" w:space="0" w:color="auto"/>
            <w:left w:val="none" w:sz="0" w:space="0" w:color="auto"/>
            <w:bottom w:val="none" w:sz="0" w:space="0" w:color="auto"/>
            <w:right w:val="none" w:sz="0" w:space="0" w:color="auto"/>
          </w:divBdr>
        </w:div>
      </w:divsChild>
    </w:div>
    <w:div w:id="142352633">
      <w:bodyDiv w:val="1"/>
      <w:marLeft w:val="0"/>
      <w:marRight w:val="0"/>
      <w:marTop w:val="0"/>
      <w:marBottom w:val="0"/>
      <w:divBdr>
        <w:top w:val="none" w:sz="0" w:space="0" w:color="auto"/>
        <w:left w:val="none" w:sz="0" w:space="0" w:color="auto"/>
        <w:bottom w:val="none" w:sz="0" w:space="0" w:color="auto"/>
        <w:right w:val="none" w:sz="0" w:space="0" w:color="auto"/>
      </w:divBdr>
    </w:div>
    <w:div w:id="142507200">
      <w:bodyDiv w:val="1"/>
      <w:marLeft w:val="0"/>
      <w:marRight w:val="0"/>
      <w:marTop w:val="0"/>
      <w:marBottom w:val="0"/>
      <w:divBdr>
        <w:top w:val="none" w:sz="0" w:space="0" w:color="auto"/>
        <w:left w:val="none" w:sz="0" w:space="0" w:color="auto"/>
        <w:bottom w:val="none" w:sz="0" w:space="0" w:color="auto"/>
        <w:right w:val="none" w:sz="0" w:space="0" w:color="auto"/>
      </w:divBdr>
    </w:div>
    <w:div w:id="158889250">
      <w:bodyDiv w:val="1"/>
      <w:marLeft w:val="0"/>
      <w:marRight w:val="0"/>
      <w:marTop w:val="0"/>
      <w:marBottom w:val="0"/>
      <w:divBdr>
        <w:top w:val="none" w:sz="0" w:space="0" w:color="auto"/>
        <w:left w:val="none" w:sz="0" w:space="0" w:color="auto"/>
        <w:bottom w:val="none" w:sz="0" w:space="0" w:color="auto"/>
        <w:right w:val="none" w:sz="0" w:space="0" w:color="auto"/>
      </w:divBdr>
      <w:divsChild>
        <w:div w:id="97064129">
          <w:marLeft w:val="480"/>
          <w:marRight w:val="0"/>
          <w:marTop w:val="0"/>
          <w:marBottom w:val="0"/>
          <w:divBdr>
            <w:top w:val="none" w:sz="0" w:space="0" w:color="auto"/>
            <w:left w:val="none" w:sz="0" w:space="0" w:color="auto"/>
            <w:bottom w:val="none" w:sz="0" w:space="0" w:color="auto"/>
            <w:right w:val="none" w:sz="0" w:space="0" w:color="auto"/>
          </w:divBdr>
        </w:div>
        <w:div w:id="152071761">
          <w:marLeft w:val="480"/>
          <w:marRight w:val="0"/>
          <w:marTop w:val="0"/>
          <w:marBottom w:val="0"/>
          <w:divBdr>
            <w:top w:val="none" w:sz="0" w:space="0" w:color="auto"/>
            <w:left w:val="none" w:sz="0" w:space="0" w:color="auto"/>
            <w:bottom w:val="none" w:sz="0" w:space="0" w:color="auto"/>
            <w:right w:val="none" w:sz="0" w:space="0" w:color="auto"/>
          </w:divBdr>
        </w:div>
        <w:div w:id="201795424">
          <w:marLeft w:val="480"/>
          <w:marRight w:val="0"/>
          <w:marTop w:val="0"/>
          <w:marBottom w:val="0"/>
          <w:divBdr>
            <w:top w:val="none" w:sz="0" w:space="0" w:color="auto"/>
            <w:left w:val="none" w:sz="0" w:space="0" w:color="auto"/>
            <w:bottom w:val="none" w:sz="0" w:space="0" w:color="auto"/>
            <w:right w:val="none" w:sz="0" w:space="0" w:color="auto"/>
          </w:divBdr>
        </w:div>
        <w:div w:id="297076275">
          <w:marLeft w:val="480"/>
          <w:marRight w:val="0"/>
          <w:marTop w:val="0"/>
          <w:marBottom w:val="0"/>
          <w:divBdr>
            <w:top w:val="none" w:sz="0" w:space="0" w:color="auto"/>
            <w:left w:val="none" w:sz="0" w:space="0" w:color="auto"/>
            <w:bottom w:val="none" w:sz="0" w:space="0" w:color="auto"/>
            <w:right w:val="none" w:sz="0" w:space="0" w:color="auto"/>
          </w:divBdr>
        </w:div>
        <w:div w:id="303892994">
          <w:marLeft w:val="480"/>
          <w:marRight w:val="0"/>
          <w:marTop w:val="0"/>
          <w:marBottom w:val="0"/>
          <w:divBdr>
            <w:top w:val="none" w:sz="0" w:space="0" w:color="auto"/>
            <w:left w:val="none" w:sz="0" w:space="0" w:color="auto"/>
            <w:bottom w:val="none" w:sz="0" w:space="0" w:color="auto"/>
            <w:right w:val="none" w:sz="0" w:space="0" w:color="auto"/>
          </w:divBdr>
        </w:div>
        <w:div w:id="323893384">
          <w:marLeft w:val="480"/>
          <w:marRight w:val="0"/>
          <w:marTop w:val="0"/>
          <w:marBottom w:val="0"/>
          <w:divBdr>
            <w:top w:val="none" w:sz="0" w:space="0" w:color="auto"/>
            <w:left w:val="none" w:sz="0" w:space="0" w:color="auto"/>
            <w:bottom w:val="none" w:sz="0" w:space="0" w:color="auto"/>
            <w:right w:val="none" w:sz="0" w:space="0" w:color="auto"/>
          </w:divBdr>
        </w:div>
        <w:div w:id="339965969">
          <w:marLeft w:val="480"/>
          <w:marRight w:val="0"/>
          <w:marTop w:val="0"/>
          <w:marBottom w:val="0"/>
          <w:divBdr>
            <w:top w:val="none" w:sz="0" w:space="0" w:color="auto"/>
            <w:left w:val="none" w:sz="0" w:space="0" w:color="auto"/>
            <w:bottom w:val="none" w:sz="0" w:space="0" w:color="auto"/>
            <w:right w:val="none" w:sz="0" w:space="0" w:color="auto"/>
          </w:divBdr>
        </w:div>
        <w:div w:id="399909216">
          <w:marLeft w:val="480"/>
          <w:marRight w:val="0"/>
          <w:marTop w:val="0"/>
          <w:marBottom w:val="0"/>
          <w:divBdr>
            <w:top w:val="none" w:sz="0" w:space="0" w:color="auto"/>
            <w:left w:val="none" w:sz="0" w:space="0" w:color="auto"/>
            <w:bottom w:val="none" w:sz="0" w:space="0" w:color="auto"/>
            <w:right w:val="none" w:sz="0" w:space="0" w:color="auto"/>
          </w:divBdr>
        </w:div>
        <w:div w:id="602348115">
          <w:marLeft w:val="480"/>
          <w:marRight w:val="0"/>
          <w:marTop w:val="0"/>
          <w:marBottom w:val="0"/>
          <w:divBdr>
            <w:top w:val="none" w:sz="0" w:space="0" w:color="auto"/>
            <w:left w:val="none" w:sz="0" w:space="0" w:color="auto"/>
            <w:bottom w:val="none" w:sz="0" w:space="0" w:color="auto"/>
            <w:right w:val="none" w:sz="0" w:space="0" w:color="auto"/>
          </w:divBdr>
        </w:div>
        <w:div w:id="605692718">
          <w:marLeft w:val="480"/>
          <w:marRight w:val="0"/>
          <w:marTop w:val="0"/>
          <w:marBottom w:val="0"/>
          <w:divBdr>
            <w:top w:val="none" w:sz="0" w:space="0" w:color="auto"/>
            <w:left w:val="none" w:sz="0" w:space="0" w:color="auto"/>
            <w:bottom w:val="none" w:sz="0" w:space="0" w:color="auto"/>
            <w:right w:val="none" w:sz="0" w:space="0" w:color="auto"/>
          </w:divBdr>
        </w:div>
        <w:div w:id="616915732">
          <w:marLeft w:val="480"/>
          <w:marRight w:val="0"/>
          <w:marTop w:val="0"/>
          <w:marBottom w:val="0"/>
          <w:divBdr>
            <w:top w:val="none" w:sz="0" w:space="0" w:color="auto"/>
            <w:left w:val="none" w:sz="0" w:space="0" w:color="auto"/>
            <w:bottom w:val="none" w:sz="0" w:space="0" w:color="auto"/>
            <w:right w:val="none" w:sz="0" w:space="0" w:color="auto"/>
          </w:divBdr>
        </w:div>
        <w:div w:id="620571019">
          <w:marLeft w:val="480"/>
          <w:marRight w:val="0"/>
          <w:marTop w:val="0"/>
          <w:marBottom w:val="0"/>
          <w:divBdr>
            <w:top w:val="none" w:sz="0" w:space="0" w:color="auto"/>
            <w:left w:val="none" w:sz="0" w:space="0" w:color="auto"/>
            <w:bottom w:val="none" w:sz="0" w:space="0" w:color="auto"/>
            <w:right w:val="none" w:sz="0" w:space="0" w:color="auto"/>
          </w:divBdr>
        </w:div>
        <w:div w:id="673532165">
          <w:marLeft w:val="480"/>
          <w:marRight w:val="0"/>
          <w:marTop w:val="0"/>
          <w:marBottom w:val="0"/>
          <w:divBdr>
            <w:top w:val="none" w:sz="0" w:space="0" w:color="auto"/>
            <w:left w:val="none" w:sz="0" w:space="0" w:color="auto"/>
            <w:bottom w:val="none" w:sz="0" w:space="0" w:color="auto"/>
            <w:right w:val="none" w:sz="0" w:space="0" w:color="auto"/>
          </w:divBdr>
        </w:div>
        <w:div w:id="804587326">
          <w:marLeft w:val="480"/>
          <w:marRight w:val="0"/>
          <w:marTop w:val="0"/>
          <w:marBottom w:val="0"/>
          <w:divBdr>
            <w:top w:val="none" w:sz="0" w:space="0" w:color="auto"/>
            <w:left w:val="none" w:sz="0" w:space="0" w:color="auto"/>
            <w:bottom w:val="none" w:sz="0" w:space="0" w:color="auto"/>
            <w:right w:val="none" w:sz="0" w:space="0" w:color="auto"/>
          </w:divBdr>
        </w:div>
        <w:div w:id="871305524">
          <w:marLeft w:val="480"/>
          <w:marRight w:val="0"/>
          <w:marTop w:val="0"/>
          <w:marBottom w:val="0"/>
          <w:divBdr>
            <w:top w:val="none" w:sz="0" w:space="0" w:color="auto"/>
            <w:left w:val="none" w:sz="0" w:space="0" w:color="auto"/>
            <w:bottom w:val="none" w:sz="0" w:space="0" w:color="auto"/>
            <w:right w:val="none" w:sz="0" w:space="0" w:color="auto"/>
          </w:divBdr>
        </w:div>
        <w:div w:id="937451109">
          <w:marLeft w:val="480"/>
          <w:marRight w:val="0"/>
          <w:marTop w:val="0"/>
          <w:marBottom w:val="0"/>
          <w:divBdr>
            <w:top w:val="none" w:sz="0" w:space="0" w:color="auto"/>
            <w:left w:val="none" w:sz="0" w:space="0" w:color="auto"/>
            <w:bottom w:val="none" w:sz="0" w:space="0" w:color="auto"/>
            <w:right w:val="none" w:sz="0" w:space="0" w:color="auto"/>
          </w:divBdr>
        </w:div>
        <w:div w:id="990988156">
          <w:marLeft w:val="480"/>
          <w:marRight w:val="0"/>
          <w:marTop w:val="0"/>
          <w:marBottom w:val="0"/>
          <w:divBdr>
            <w:top w:val="none" w:sz="0" w:space="0" w:color="auto"/>
            <w:left w:val="none" w:sz="0" w:space="0" w:color="auto"/>
            <w:bottom w:val="none" w:sz="0" w:space="0" w:color="auto"/>
            <w:right w:val="none" w:sz="0" w:space="0" w:color="auto"/>
          </w:divBdr>
        </w:div>
        <w:div w:id="1130436776">
          <w:marLeft w:val="480"/>
          <w:marRight w:val="0"/>
          <w:marTop w:val="0"/>
          <w:marBottom w:val="0"/>
          <w:divBdr>
            <w:top w:val="none" w:sz="0" w:space="0" w:color="auto"/>
            <w:left w:val="none" w:sz="0" w:space="0" w:color="auto"/>
            <w:bottom w:val="none" w:sz="0" w:space="0" w:color="auto"/>
            <w:right w:val="none" w:sz="0" w:space="0" w:color="auto"/>
          </w:divBdr>
        </w:div>
        <w:div w:id="1164011090">
          <w:marLeft w:val="480"/>
          <w:marRight w:val="0"/>
          <w:marTop w:val="0"/>
          <w:marBottom w:val="0"/>
          <w:divBdr>
            <w:top w:val="none" w:sz="0" w:space="0" w:color="auto"/>
            <w:left w:val="none" w:sz="0" w:space="0" w:color="auto"/>
            <w:bottom w:val="none" w:sz="0" w:space="0" w:color="auto"/>
            <w:right w:val="none" w:sz="0" w:space="0" w:color="auto"/>
          </w:divBdr>
        </w:div>
        <w:div w:id="1256793077">
          <w:marLeft w:val="480"/>
          <w:marRight w:val="0"/>
          <w:marTop w:val="0"/>
          <w:marBottom w:val="0"/>
          <w:divBdr>
            <w:top w:val="none" w:sz="0" w:space="0" w:color="auto"/>
            <w:left w:val="none" w:sz="0" w:space="0" w:color="auto"/>
            <w:bottom w:val="none" w:sz="0" w:space="0" w:color="auto"/>
            <w:right w:val="none" w:sz="0" w:space="0" w:color="auto"/>
          </w:divBdr>
        </w:div>
        <w:div w:id="1400983092">
          <w:marLeft w:val="480"/>
          <w:marRight w:val="0"/>
          <w:marTop w:val="0"/>
          <w:marBottom w:val="0"/>
          <w:divBdr>
            <w:top w:val="none" w:sz="0" w:space="0" w:color="auto"/>
            <w:left w:val="none" w:sz="0" w:space="0" w:color="auto"/>
            <w:bottom w:val="none" w:sz="0" w:space="0" w:color="auto"/>
            <w:right w:val="none" w:sz="0" w:space="0" w:color="auto"/>
          </w:divBdr>
        </w:div>
        <w:div w:id="1458983729">
          <w:marLeft w:val="480"/>
          <w:marRight w:val="0"/>
          <w:marTop w:val="0"/>
          <w:marBottom w:val="0"/>
          <w:divBdr>
            <w:top w:val="none" w:sz="0" w:space="0" w:color="auto"/>
            <w:left w:val="none" w:sz="0" w:space="0" w:color="auto"/>
            <w:bottom w:val="none" w:sz="0" w:space="0" w:color="auto"/>
            <w:right w:val="none" w:sz="0" w:space="0" w:color="auto"/>
          </w:divBdr>
        </w:div>
        <w:div w:id="1520197688">
          <w:marLeft w:val="480"/>
          <w:marRight w:val="0"/>
          <w:marTop w:val="0"/>
          <w:marBottom w:val="0"/>
          <w:divBdr>
            <w:top w:val="none" w:sz="0" w:space="0" w:color="auto"/>
            <w:left w:val="none" w:sz="0" w:space="0" w:color="auto"/>
            <w:bottom w:val="none" w:sz="0" w:space="0" w:color="auto"/>
            <w:right w:val="none" w:sz="0" w:space="0" w:color="auto"/>
          </w:divBdr>
        </w:div>
        <w:div w:id="1647854056">
          <w:marLeft w:val="480"/>
          <w:marRight w:val="0"/>
          <w:marTop w:val="0"/>
          <w:marBottom w:val="0"/>
          <w:divBdr>
            <w:top w:val="none" w:sz="0" w:space="0" w:color="auto"/>
            <w:left w:val="none" w:sz="0" w:space="0" w:color="auto"/>
            <w:bottom w:val="none" w:sz="0" w:space="0" w:color="auto"/>
            <w:right w:val="none" w:sz="0" w:space="0" w:color="auto"/>
          </w:divBdr>
        </w:div>
        <w:div w:id="1754471097">
          <w:marLeft w:val="480"/>
          <w:marRight w:val="0"/>
          <w:marTop w:val="0"/>
          <w:marBottom w:val="0"/>
          <w:divBdr>
            <w:top w:val="none" w:sz="0" w:space="0" w:color="auto"/>
            <w:left w:val="none" w:sz="0" w:space="0" w:color="auto"/>
            <w:bottom w:val="none" w:sz="0" w:space="0" w:color="auto"/>
            <w:right w:val="none" w:sz="0" w:space="0" w:color="auto"/>
          </w:divBdr>
        </w:div>
        <w:div w:id="1760322708">
          <w:marLeft w:val="480"/>
          <w:marRight w:val="0"/>
          <w:marTop w:val="0"/>
          <w:marBottom w:val="0"/>
          <w:divBdr>
            <w:top w:val="none" w:sz="0" w:space="0" w:color="auto"/>
            <w:left w:val="none" w:sz="0" w:space="0" w:color="auto"/>
            <w:bottom w:val="none" w:sz="0" w:space="0" w:color="auto"/>
            <w:right w:val="none" w:sz="0" w:space="0" w:color="auto"/>
          </w:divBdr>
        </w:div>
        <w:div w:id="1776244313">
          <w:marLeft w:val="480"/>
          <w:marRight w:val="0"/>
          <w:marTop w:val="0"/>
          <w:marBottom w:val="0"/>
          <w:divBdr>
            <w:top w:val="none" w:sz="0" w:space="0" w:color="auto"/>
            <w:left w:val="none" w:sz="0" w:space="0" w:color="auto"/>
            <w:bottom w:val="none" w:sz="0" w:space="0" w:color="auto"/>
            <w:right w:val="none" w:sz="0" w:space="0" w:color="auto"/>
          </w:divBdr>
        </w:div>
        <w:div w:id="1784692921">
          <w:marLeft w:val="480"/>
          <w:marRight w:val="0"/>
          <w:marTop w:val="0"/>
          <w:marBottom w:val="0"/>
          <w:divBdr>
            <w:top w:val="none" w:sz="0" w:space="0" w:color="auto"/>
            <w:left w:val="none" w:sz="0" w:space="0" w:color="auto"/>
            <w:bottom w:val="none" w:sz="0" w:space="0" w:color="auto"/>
            <w:right w:val="none" w:sz="0" w:space="0" w:color="auto"/>
          </w:divBdr>
        </w:div>
        <w:div w:id="1869831729">
          <w:marLeft w:val="480"/>
          <w:marRight w:val="0"/>
          <w:marTop w:val="0"/>
          <w:marBottom w:val="0"/>
          <w:divBdr>
            <w:top w:val="none" w:sz="0" w:space="0" w:color="auto"/>
            <w:left w:val="none" w:sz="0" w:space="0" w:color="auto"/>
            <w:bottom w:val="none" w:sz="0" w:space="0" w:color="auto"/>
            <w:right w:val="none" w:sz="0" w:space="0" w:color="auto"/>
          </w:divBdr>
        </w:div>
        <w:div w:id="1899630684">
          <w:marLeft w:val="480"/>
          <w:marRight w:val="0"/>
          <w:marTop w:val="0"/>
          <w:marBottom w:val="0"/>
          <w:divBdr>
            <w:top w:val="none" w:sz="0" w:space="0" w:color="auto"/>
            <w:left w:val="none" w:sz="0" w:space="0" w:color="auto"/>
            <w:bottom w:val="none" w:sz="0" w:space="0" w:color="auto"/>
            <w:right w:val="none" w:sz="0" w:space="0" w:color="auto"/>
          </w:divBdr>
        </w:div>
        <w:div w:id="1931280684">
          <w:marLeft w:val="480"/>
          <w:marRight w:val="0"/>
          <w:marTop w:val="0"/>
          <w:marBottom w:val="0"/>
          <w:divBdr>
            <w:top w:val="none" w:sz="0" w:space="0" w:color="auto"/>
            <w:left w:val="none" w:sz="0" w:space="0" w:color="auto"/>
            <w:bottom w:val="none" w:sz="0" w:space="0" w:color="auto"/>
            <w:right w:val="none" w:sz="0" w:space="0" w:color="auto"/>
          </w:divBdr>
        </w:div>
        <w:div w:id="2010862952">
          <w:marLeft w:val="480"/>
          <w:marRight w:val="0"/>
          <w:marTop w:val="0"/>
          <w:marBottom w:val="0"/>
          <w:divBdr>
            <w:top w:val="none" w:sz="0" w:space="0" w:color="auto"/>
            <w:left w:val="none" w:sz="0" w:space="0" w:color="auto"/>
            <w:bottom w:val="none" w:sz="0" w:space="0" w:color="auto"/>
            <w:right w:val="none" w:sz="0" w:space="0" w:color="auto"/>
          </w:divBdr>
        </w:div>
        <w:div w:id="2047899723">
          <w:marLeft w:val="480"/>
          <w:marRight w:val="0"/>
          <w:marTop w:val="0"/>
          <w:marBottom w:val="0"/>
          <w:divBdr>
            <w:top w:val="none" w:sz="0" w:space="0" w:color="auto"/>
            <w:left w:val="none" w:sz="0" w:space="0" w:color="auto"/>
            <w:bottom w:val="none" w:sz="0" w:space="0" w:color="auto"/>
            <w:right w:val="none" w:sz="0" w:space="0" w:color="auto"/>
          </w:divBdr>
        </w:div>
      </w:divsChild>
    </w:div>
    <w:div w:id="166093733">
      <w:bodyDiv w:val="1"/>
      <w:marLeft w:val="0"/>
      <w:marRight w:val="0"/>
      <w:marTop w:val="0"/>
      <w:marBottom w:val="0"/>
      <w:divBdr>
        <w:top w:val="none" w:sz="0" w:space="0" w:color="auto"/>
        <w:left w:val="none" w:sz="0" w:space="0" w:color="auto"/>
        <w:bottom w:val="none" w:sz="0" w:space="0" w:color="auto"/>
        <w:right w:val="none" w:sz="0" w:space="0" w:color="auto"/>
      </w:divBdr>
    </w:div>
    <w:div w:id="183861116">
      <w:bodyDiv w:val="1"/>
      <w:marLeft w:val="0"/>
      <w:marRight w:val="0"/>
      <w:marTop w:val="0"/>
      <w:marBottom w:val="0"/>
      <w:divBdr>
        <w:top w:val="none" w:sz="0" w:space="0" w:color="auto"/>
        <w:left w:val="none" w:sz="0" w:space="0" w:color="auto"/>
        <w:bottom w:val="none" w:sz="0" w:space="0" w:color="auto"/>
        <w:right w:val="none" w:sz="0" w:space="0" w:color="auto"/>
      </w:divBdr>
      <w:divsChild>
        <w:div w:id="68355265">
          <w:marLeft w:val="480"/>
          <w:marRight w:val="0"/>
          <w:marTop w:val="0"/>
          <w:marBottom w:val="0"/>
          <w:divBdr>
            <w:top w:val="none" w:sz="0" w:space="0" w:color="auto"/>
            <w:left w:val="none" w:sz="0" w:space="0" w:color="auto"/>
            <w:bottom w:val="none" w:sz="0" w:space="0" w:color="auto"/>
            <w:right w:val="none" w:sz="0" w:space="0" w:color="auto"/>
          </w:divBdr>
        </w:div>
        <w:div w:id="87238542">
          <w:marLeft w:val="480"/>
          <w:marRight w:val="0"/>
          <w:marTop w:val="0"/>
          <w:marBottom w:val="0"/>
          <w:divBdr>
            <w:top w:val="none" w:sz="0" w:space="0" w:color="auto"/>
            <w:left w:val="none" w:sz="0" w:space="0" w:color="auto"/>
            <w:bottom w:val="none" w:sz="0" w:space="0" w:color="auto"/>
            <w:right w:val="none" w:sz="0" w:space="0" w:color="auto"/>
          </w:divBdr>
        </w:div>
        <w:div w:id="176311709">
          <w:marLeft w:val="480"/>
          <w:marRight w:val="0"/>
          <w:marTop w:val="0"/>
          <w:marBottom w:val="0"/>
          <w:divBdr>
            <w:top w:val="none" w:sz="0" w:space="0" w:color="auto"/>
            <w:left w:val="none" w:sz="0" w:space="0" w:color="auto"/>
            <w:bottom w:val="none" w:sz="0" w:space="0" w:color="auto"/>
            <w:right w:val="none" w:sz="0" w:space="0" w:color="auto"/>
          </w:divBdr>
        </w:div>
        <w:div w:id="180819589">
          <w:marLeft w:val="480"/>
          <w:marRight w:val="0"/>
          <w:marTop w:val="0"/>
          <w:marBottom w:val="0"/>
          <w:divBdr>
            <w:top w:val="none" w:sz="0" w:space="0" w:color="auto"/>
            <w:left w:val="none" w:sz="0" w:space="0" w:color="auto"/>
            <w:bottom w:val="none" w:sz="0" w:space="0" w:color="auto"/>
            <w:right w:val="none" w:sz="0" w:space="0" w:color="auto"/>
          </w:divBdr>
        </w:div>
        <w:div w:id="185604834">
          <w:marLeft w:val="480"/>
          <w:marRight w:val="0"/>
          <w:marTop w:val="0"/>
          <w:marBottom w:val="0"/>
          <w:divBdr>
            <w:top w:val="none" w:sz="0" w:space="0" w:color="auto"/>
            <w:left w:val="none" w:sz="0" w:space="0" w:color="auto"/>
            <w:bottom w:val="none" w:sz="0" w:space="0" w:color="auto"/>
            <w:right w:val="none" w:sz="0" w:space="0" w:color="auto"/>
          </w:divBdr>
        </w:div>
        <w:div w:id="247883708">
          <w:marLeft w:val="480"/>
          <w:marRight w:val="0"/>
          <w:marTop w:val="0"/>
          <w:marBottom w:val="0"/>
          <w:divBdr>
            <w:top w:val="none" w:sz="0" w:space="0" w:color="auto"/>
            <w:left w:val="none" w:sz="0" w:space="0" w:color="auto"/>
            <w:bottom w:val="none" w:sz="0" w:space="0" w:color="auto"/>
            <w:right w:val="none" w:sz="0" w:space="0" w:color="auto"/>
          </w:divBdr>
        </w:div>
        <w:div w:id="343282818">
          <w:marLeft w:val="480"/>
          <w:marRight w:val="0"/>
          <w:marTop w:val="0"/>
          <w:marBottom w:val="0"/>
          <w:divBdr>
            <w:top w:val="none" w:sz="0" w:space="0" w:color="auto"/>
            <w:left w:val="none" w:sz="0" w:space="0" w:color="auto"/>
            <w:bottom w:val="none" w:sz="0" w:space="0" w:color="auto"/>
            <w:right w:val="none" w:sz="0" w:space="0" w:color="auto"/>
          </w:divBdr>
        </w:div>
        <w:div w:id="353961512">
          <w:marLeft w:val="480"/>
          <w:marRight w:val="0"/>
          <w:marTop w:val="0"/>
          <w:marBottom w:val="0"/>
          <w:divBdr>
            <w:top w:val="none" w:sz="0" w:space="0" w:color="auto"/>
            <w:left w:val="none" w:sz="0" w:space="0" w:color="auto"/>
            <w:bottom w:val="none" w:sz="0" w:space="0" w:color="auto"/>
            <w:right w:val="none" w:sz="0" w:space="0" w:color="auto"/>
          </w:divBdr>
        </w:div>
        <w:div w:id="391776364">
          <w:marLeft w:val="480"/>
          <w:marRight w:val="0"/>
          <w:marTop w:val="0"/>
          <w:marBottom w:val="0"/>
          <w:divBdr>
            <w:top w:val="none" w:sz="0" w:space="0" w:color="auto"/>
            <w:left w:val="none" w:sz="0" w:space="0" w:color="auto"/>
            <w:bottom w:val="none" w:sz="0" w:space="0" w:color="auto"/>
            <w:right w:val="none" w:sz="0" w:space="0" w:color="auto"/>
          </w:divBdr>
        </w:div>
        <w:div w:id="473110900">
          <w:marLeft w:val="480"/>
          <w:marRight w:val="0"/>
          <w:marTop w:val="0"/>
          <w:marBottom w:val="0"/>
          <w:divBdr>
            <w:top w:val="none" w:sz="0" w:space="0" w:color="auto"/>
            <w:left w:val="none" w:sz="0" w:space="0" w:color="auto"/>
            <w:bottom w:val="none" w:sz="0" w:space="0" w:color="auto"/>
            <w:right w:val="none" w:sz="0" w:space="0" w:color="auto"/>
          </w:divBdr>
        </w:div>
        <w:div w:id="517701005">
          <w:marLeft w:val="480"/>
          <w:marRight w:val="0"/>
          <w:marTop w:val="0"/>
          <w:marBottom w:val="0"/>
          <w:divBdr>
            <w:top w:val="none" w:sz="0" w:space="0" w:color="auto"/>
            <w:left w:val="none" w:sz="0" w:space="0" w:color="auto"/>
            <w:bottom w:val="none" w:sz="0" w:space="0" w:color="auto"/>
            <w:right w:val="none" w:sz="0" w:space="0" w:color="auto"/>
          </w:divBdr>
        </w:div>
        <w:div w:id="672954844">
          <w:marLeft w:val="480"/>
          <w:marRight w:val="0"/>
          <w:marTop w:val="0"/>
          <w:marBottom w:val="0"/>
          <w:divBdr>
            <w:top w:val="none" w:sz="0" w:space="0" w:color="auto"/>
            <w:left w:val="none" w:sz="0" w:space="0" w:color="auto"/>
            <w:bottom w:val="none" w:sz="0" w:space="0" w:color="auto"/>
            <w:right w:val="none" w:sz="0" w:space="0" w:color="auto"/>
          </w:divBdr>
        </w:div>
        <w:div w:id="733047523">
          <w:marLeft w:val="480"/>
          <w:marRight w:val="0"/>
          <w:marTop w:val="0"/>
          <w:marBottom w:val="0"/>
          <w:divBdr>
            <w:top w:val="none" w:sz="0" w:space="0" w:color="auto"/>
            <w:left w:val="none" w:sz="0" w:space="0" w:color="auto"/>
            <w:bottom w:val="none" w:sz="0" w:space="0" w:color="auto"/>
            <w:right w:val="none" w:sz="0" w:space="0" w:color="auto"/>
          </w:divBdr>
        </w:div>
        <w:div w:id="838931647">
          <w:marLeft w:val="480"/>
          <w:marRight w:val="0"/>
          <w:marTop w:val="0"/>
          <w:marBottom w:val="0"/>
          <w:divBdr>
            <w:top w:val="none" w:sz="0" w:space="0" w:color="auto"/>
            <w:left w:val="none" w:sz="0" w:space="0" w:color="auto"/>
            <w:bottom w:val="none" w:sz="0" w:space="0" w:color="auto"/>
            <w:right w:val="none" w:sz="0" w:space="0" w:color="auto"/>
          </w:divBdr>
        </w:div>
        <w:div w:id="920522533">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 w:id="1122655538">
          <w:marLeft w:val="480"/>
          <w:marRight w:val="0"/>
          <w:marTop w:val="0"/>
          <w:marBottom w:val="0"/>
          <w:divBdr>
            <w:top w:val="none" w:sz="0" w:space="0" w:color="auto"/>
            <w:left w:val="none" w:sz="0" w:space="0" w:color="auto"/>
            <w:bottom w:val="none" w:sz="0" w:space="0" w:color="auto"/>
            <w:right w:val="none" w:sz="0" w:space="0" w:color="auto"/>
          </w:divBdr>
        </w:div>
        <w:div w:id="1198934110">
          <w:marLeft w:val="480"/>
          <w:marRight w:val="0"/>
          <w:marTop w:val="0"/>
          <w:marBottom w:val="0"/>
          <w:divBdr>
            <w:top w:val="none" w:sz="0" w:space="0" w:color="auto"/>
            <w:left w:val="none" w:sz="0" w:space="0" w:color="auto"/>
            <w:bottom w:val="none" w:sz="0" w:space="0" w:color="auto"/>
            <w:right w:val="none" w:sz="0" w:space="0" w:color="auto"/>
          </w:divBdr>
        </w:div>
        <w:div w:id="1225143142">
          <w:marLeft w:val="480"/>
          <w:marRight w:val="0"/>
          <w:marTop w:val="0"/>
          <w:marBottom w:val="0"/>
          <w:divBdr>
            <w:top w:val="none" w:sz="0" w:space="0" w:color="auto"/>
            <w:left w:val="none" w:sz="0" w:space="0" w:color="auto"/>
            <w:bottom w:val="none" w:sz="0" w:space="0" w:color="auto"/>
            <w:right w:val="none" w:sz="0" w:space="0" w:color="auto"/>
          </w:divBdr>
        </w:div>
        <w:div w:id="1442534596">
          <w:marLeft w:val="480"/>
          <w:marRight w:val="0"/>
          <w:marTop w:val="0"/>
          <w:marBottom w:val="0"/>
          <w:divBdr>
            <w:top w:val="none" w:sz="0" w:space="0" w:color="auto"/>
            <w:left w:val="none" w:sz="0" w:space="0" w:color="auto"/>
            <w:bottom w:val="none" w:sz="0" w:space="0" w:color="auto"/>
            <w:right w:val="none" w:sz="0" w:space="0" w:color="auto"/>
          </w:divBdr>
        </w:div>
        <w:div w:id="1450975195">
          <w:marLeft w:val="480"/>
          <w:marRight w:val="0"/>
          <w:marTop w:val="0"/>
          <w:marBottom w:val="0"/>
          <w:divBdr>
            <w:top w:val="none" w:sz="0" w:space="0" w:color="auto"/>
            <w:left w:val="none" w:sz="0" w:space="0" w:color="auto"/>
            <w:bottom w:val="none" w:sz="0" w:space="0" w:color="auto"/>
            <w:right w:val="none" w:sz="0" w:space="0" w:color="auto"/>
          </w:divBdr>
        </w:div>
        <w:div w:id="1536312362">
          <w:marLeft w:val="480"/>
          <w:marRight w:val="0"/>
          <w:marTop w:val="0"/>
          <w:marBottom w:val="0"/>
          <w:divBdr>
            <w:top w:val="none" w:sz="0" w:space="0" w:color="auto"/>
            <w:left w:val="none" w:sz="0" w:space="0" w:color="auto"/>
            <w:bottom w:val="none" w:sz="0" w:space="0" w:color="auto"/>
            <w:right w:val="none" w:sz="0" w:space="0" w:color="auto"/>
          </w:divBdr>
        </w:div>
        <w:div w:id="1617249834">
          <w:marLeft w:val="480"/>
          <w:marRight w:val="0"/>
          <w:marTop w:val="0"/>
          <w:marBottom w:val="0"/>
          <w:divBdr>
            <w:top w:val="none" w:sz="0" w:space="0" w:color="auto"/>
            <w:left w:val="none" w:sz="0" w:space="0" w:color="auto"/>
            <w:bottom w:val="none" w:sz="0" w:space="0" w:color="auto"/>
            <w:right w:val="none" w:sz="0" w:space="0" w:color="auto"/>
          </w:divBdr>
        </w:div>
        <w:div w:id="1709649318">
          <w:marLeft w:val="480"/>
          <w:marRight w:val="0"/>
          <w:marTop w:val="0"/>
          <w:marBottom w:val="0"/>
          <w:divBdr>
            <w:top w:val="none" w:sz="0" w:space="0" w:color="auto"/>
            <w:left w:val="none" w:sz="0" w:space="0" w:color="auto"/>
            <w:bottom w:val="none" w:sz="0" w:space="0" w:color="auto"/>
            <w:right w:val="none" w:sz="0" w:space="0" w:color="auto"/>
          </w:divBdr>
        </w:div>
        <w:div w:id="1800028039">
          <w:marLeft w:val="480"/>
          <w:marRight w:val="0"/>
          <w:marTop w:val="0"/>
          <w:marBottom w:val="0"/>
          <w:divBdr>
            <w:top w:val="none" w:sz="0" w:space="0" w:color="auto"/>
            <w:left w:val="none" w:sz="0" w:space="0" w:color="auto"/>
            <w:bottom w:val="none" w:sz="0" w:space="0" w:color="auto"/>
            <w:right w:val="none" w:sz="0" w:space="0" w:color="auto"/>
          </w:divBdr>
        </w:div>
        <w:div w:id="1830907018">
          <w:marLeft w:val="480"/>
          <w:marRight w:val="0"/>
          <w:marTop w:val="0"/>
          <w:marBottom w:val="0"/>
          <w:divBdr>
            <w:top w:val="none" w:sz="0" w:space="0" w:color="auto"/>
            <w:left w:val="none" w:sz="0" w:space="0" w:color="auto"/>
            <w:bottom w:val="none" w:sz="0" w:space="0" w:color="auto"/>
            <w:right w:val="none" w:sz="0" w:space="0" w:color="auto"/>
          </w:divBdr>
        </w:div>
        <w:div w:id="1836215459">
          <w:marLeft w:val="480"/>
          <w:marRight w:val="0"/>
          <w:marTop w:val="0"/>
          <w:marBottom w:val="0"/>
          <w:divBdr>
            <w:top w:val="none" w:sz="0" w:space="0" w:color="auto"/>
            <w:left w:val="none" w:sz="0" w:space="0" w:color="auto"/>
            <w:bottom w:val="none" w:sz="0" w:space="0" w:color="auto"/>
            <w:right w:val="none" w:sz="0" w:space="0" w:color="auto"/>
          </w:divBdr>
        </w:div>
        <w:div w:id="1895965495">
          <w:marLeft w:val="480"/>
          <w:marRight w:val="0"/>
          <w:marTop w:val="0"/>
          <w:marBottom w:val="0"/>
          <w:divBdr>
            <w:top w:val="none" w:sz="0" w:space="0" w:color="auto"/>
            <w:left w:val="none" w:sz="0" w:space="0" w:color="auto"/>
            <w:bottom w:val="none" w:sz="0" w:space="0" w:color="auto"/>
            <w:right w:val="none" w:sz="0" w:space="0" w:color="auto"/>
          </w:divBdr>
        </w:div>
      </w:divsChild>
    </w:div>
    <w:div w:id="186600562">
      <w:bodyDiv w:val="1"/>
      <w:marLeft w:val="0"/>
      <w:marRight w:val="0"/>
      <w:marTop w:val="0"/>
      <w:marBottom w:val="0"/>
      <w:divBdr>
        <w:top w:val="none" w:sz="0" w:space="0" w:color="auto"/>
        <w:left w:val="none" w:sz="0" w:space="0" w:color="auto"/>
        <w:bottom w:val="none" w:sz="0" w:space="0" w:color="auto"/>
        <w:right w:val="none" w:sz="0" w:space="0" w:color="auto"/>
      </w:divBdr>
    </w:div>
    <w:div w:id="201986061">
      <w:bodyDiv w:val="1"/>
      <w:marLeft w:val="0"/>
      <w:marRight w:val="0"/>
      <w:marTop w:val="0"/>
      <w:marBottom w:val="0"/>
      <w:divBdr>
        <w:top w:val="none" w:sz="0" w:space="0" w:color="auto"/>
        <w:left w:val="none" w:sz="0" w:space="0" w:color="auto"/>
        <w:bottom w:val="none" w:sz="0" w:space="0" w:color="auto"/>
        <w:right w:val="none" w:sz="0" w:space="0" w:color="auto"/>
      </w:divBdr>
      <w:divsChild>
        <w:div w:id="20596041">
          <w:marLeft w:val="480"/>
          <w:marRight w:val="0"/>
          <w:marTop w:val="0"/>
          <w:marBottom w:val="0"/>
          <w:divBdr>
            <w:top w:val="none" w:sz="0" w:space="0" w:color="auto"/>
            <w:left w:val="none" w:sz="0" w:space="0" w:color="auto"/>
            <w:bottom w:val="none" w:sz="0" w:space="0" w:color="auto"/>
            <w:right w:val="none" w:sz="0" w:space="0" w:color="auto"/>
          </w:divBdr>
        </w:div>
        <w:div w:id="88039936">
          <w:marLeft w:val="480"/>
          <w:marRight w:val="0"/>
          <w:marTop w:val="0"/>
          <w:marBottom w:val="0"/>
          <w:divBdr>
            <w:top w:val="none" w:sz="0" w:space="0" w:color="auto"/>
            <w:left w:val="none" w:sz="0" w:space="0" w:color="auto"/>
            <w:bottom w:val="none" w:sz="0" w:space="0" w:color="auto"/>
            <w:right w:val="none" w:sz="0" w:space="0" w:color="auto"/>
          </w:divBdr>
        </w:div>
        <w:div w:id="95368902">
          <w:marLeft w:val="480"/>
          <w:marRight w:val="0"/>
          <w:marTop w:val="0"/>
          <w:marBottom w:val="0"/>
          <w:divBdr>
            <w:top w:val="none" w:sz="0" w:space="0" w:color="auto"/>
            <w:left w:val="none" w:sz="0" w:space="0" w:color="auto"/>
            <w:bottom w:val="none" w:sz="0" w:space="0" w:color="auto"/>
            <w:right w:val="none" w:sz="0" w:space="0" w:color="auto"/>
          </w:divBdr>
        </w:div>
        <w:div w:id="199166246">
          <w:marLeft w:val="480"/>
          <w:marRight w:val="0"/>
          <w:marTop w:val="0"/>
          <w:marBottom w:val="0"/>
          <w:divBdr>
            <w:top w:val="none" w:sz="0" w:space="0" w:color="auto"/>
            <w:left w:val="none" w:sz="0" w:space="0" w:color="auto"/>
            <w:bottom w:val="none" w:sz="0" w:space="0" w:color="auto"/>
            <w:right w:val="none" w:sz="0" w:space="0" w:color="auto"/>
          </w:divBdr>
        </w:div>
        <w:div w:id="206063660">
          <w:marLeft w:val="480"/>
          <w:marRight w:val="0"/>
          <w:marTop w:val="0"/>
          <w:marBottom w:val="0"/>
          <w:divBdr>
            <w:top w:val="none" w:sz="0" w:space="0" w:color="auto"/>
            <w:left w:val="none" w:sz="0" w:space="0" w:color="auto"/>
            <w:bottom w:val="none" w:sz="0" w:space="0" w:color="auto"/>
            <w:right w:val="none" w:sz="0" w:space="0" w:color="auto"/>
          </w:divBdr>
        </w:div>
        <w:div w:id="222639806">
          <w:marLeft w:val="480"/>
          <w:marRight w:val="0"/>
          <w:marTop w:val="0"/>
          <w:marBottom w:val="0"/>
          <w:divBdr>
            <w:top w:val="none" w:sz="0" w:space="0" w:color="auto"/>
            <w:left w:val="none" w:sz="0" w:space="0" w:color="auto"/>
            <w:bottom w:val="none" w:sz="0" w:space="0" w:color="auto"/>
            <w:right w:val="none" w:sz="0" w:space="0" w:color="auto"/>
          </w:divBdr>
        </w:div>
        <w:div w:id="274026859">
          <w:marLeft w:val="480"/>
          <w:marRight w:val="0"/>
          <w:marTop w:val="0"/>
          <w:marBottom w:val="0"/>
          <w:divBdr>
            <w:top w:val="none" w:sz="0" w:space="0" w:color="auto"/>
            <w:left w:val="none" w:sz="0" w:space="0" w:color="auto"/>
            <w:bottom w:val="none" w:sz="0" w:space="0" w:color="auto"/>
            <w:right w:val="none" w:sz="0" w:space="0" w:color="auto"/>
          </w:divBdr>
        </w:div>
        <w:div w:id="311763314">
          <w:marLeft w:val="480"/>
          <w:marRight w:val="0"/>
          <w:marTop w:val="0"/>
          <w:marBottom w:val="0"/>
          <w:divBdr>
            <w:top w:val="none" w:sz="0" w:space="0" w:color="auto"/>
            <w:left w:val="none" w:sz="0" w:space="0" w:color="auto"/>
            <w:bottom w:val="none" w:sz="0" w:space="0" w:color="auto"/>
            <w:right w:val="none" w:sz="0" w:space="0" w:color="auto"/>
          </w:divBdr>
        </w:div>
        <w:div w:id="395058526">
          <w:marLeft w:val="480"/>
          <w:marRight w:val="0"/>
          <w:marTop w:val="0"/>
          <w:marBottom w:val="0"/>
          <w:divBdr>
            <w:top w:val="none" w:sz="0" w:space="0" w:color="auto"/>
            <w:left w:val="none" w:sz="0" w:space="0" w:color="auto"/>
            <w:bottom w:val="none" w:sz="0" w:space="0" w:color="auto"/>
            <w:right w:val="none" w:sz="0" w:space="0" w:color="auto"/>
          </w:divBdr>
        </w:div>
        <w:div w:id="437524864">
          <w:marLeft w:val="480"/>
          <w:marRight w:val="0"/>
          <w:marTop w:val="0"/>
          <w:marBottom w:val="0"/>
          <w:divBdr>
            <w:top w:val="none" w:sz="0" w:space="0" w:color="auto"/>
            <w:left w:val="none" w:sz="0" w:space="0" w:color="auto"/>
            <w:bottom w:val="none" w:sz="0" w:space="0" w:color="auto"/>
            <w:right w:val="none" w:sz="0" w:space="0" w:color="auto"/>
          </w:divBdr>
        </w:div>
        <w:div w:id="437916377">
          <w:marLeft w:val="480"/>
          <w:marRight w:val="0"/>
          <w:marTop w:val="0"/>
          <w:marBottom w:val="0"/>
          <w:divBdr>
            <w:top w:val="none" w:sz="0" w:space="0" w:color="auto"/>
            <w:left w:val="none" w:sz="0" w:space="0" w:color="auto"/>
            <w:bottom w:val="none" w:sz="0" w:space="0" w:color="auto"/>
            <w:right w:val="none" w:sz="0" w:space="0" w:color="auto"/>
          </w:divBdr>
        </w:div>
        <w:div w:id="477303372">
          <w:marLeft w:val="480"/>
          <w:marRight w:val="0"/>
          <w:marTop w:val="0"/>
          <w:marBottom w:val="0"/>
          <w:divBdr>
            <w:top w:val="none" w:sz="0" w:space="0" w:color="auto"/>
            <w:left w:val="none" w:sz="0" w:space="0" w:color="auto"/>
            <w:bottom w:val="none" w:sz="0" w:space="0" w:color="auto"/>
            <w:right w:val="none" w:sz="0" w:space="0" w:color="auto"/>
          </w:divBdr>
        </w:div>
        <w:div w:id="562720763">
          <w:marLeft w:val="480"/>
          <w:marRight w:val="0"/>
          <w:marTop w:val="0"/>
          <w:marBottom w:val="0"/>
          <w:divBdr>
            <w:top w:val="none" w:sz="0" w:space="0" w:color="auto"/>
            <w:left w:val="none" w:sz="0" w:space="0" w:color="auto"/>
            <w:bottom w:val="none" w:sz="0" w:space="0" w:color="auto"/>
            <w:right w:val="none" w:sz="0" w:space="0" w:color="auto"/>
          </w:divBdr>
        </w:div>
        <w:div w:id="567572892">
          <w:marLeft w:val="480"/>
          <w:marRight w:val="0"/>
          <w:marTop w:val="0"/>
          <w:marBottom w:val="0"/>
          <w:divBdr>
            <w:top w:val="none" w:sz="0" w:space="0" w:color="auto"/>
            <w:left w:val="none" w:sz="0" w:space="0" w:color="auto"/>
            <w:bottom w:val="none" w:sz="0" w:space="0" w:color="auto"/>
            <w:right w:val="none" w:sz="0" w:space="0" w:color="auto"/>
          </w:divBdr>
        </w:div>
        <w:div w:id="568149871">
          <w:marLeft w:val="480"/>
          <w:marRight w:val="0"/>
          <w:marTop w:val="0"/>
          <w:marBottom w:val="0"/>
          <w:divBdr>
            <w:top w:val="none" w:sz="0" w:space="0" w:color="auto"/>
            <w:left w:val="none" w:sz="0" w:space="0" w:color="auto"/>
            <w:bottom w:val="none" w:sz="0" w:space="0" w:color="auto"/>
            <w:right w:val="none" w:sz="0" w:space="0" w:color="auto"/>
          </w:divBdr>
        </w:div>
        <w:div w:id="573660685">
          <w:marLeft w:val="480"/>
          <w:marRight w:val="0"/>
          <w:marTop w:val="0"/>
          <w:marBottom w:val="0"/>
          <w:divBdr>
            <w:top w:val="none" w:sz="0" w:space="0" w:color="auto"/>
            <w:left w:val="none" w:sz="0" w:space="0" w:color="auto"/>
            <w:bottom w:val="none" w:sz="0" w:space="0" w:color="auto"/>
            <w:right w:val="none" w:sz="0" w:space="0" w:color="auto"/>
          </w:divBdr>
        </w:div>
        <w:div w:id="611546736">
          <w:marLeft w:val="480"/>
          <w:marRight w:val="0"/>
          <w:marTop w:val="0"/>
          <w:marBottom w:val="0"/>
          <w:divBdr>
            <w:top w:val="none" w:sz="0" w:space="0" w:color="auto"/>
            <w:left w:val="none" w:sz="0" w:space="0" w:color="auto"/>
            <w:bottom w:val="none" w:sz="0" w:space="0" w:color="auto"/>
            <w:right w:val="none" w:sz="0" w:space="0" w:color="auto"/>
          </w:divBdr>
        </w:div>
        <w:div w:id="615525593">
          <w:marLeft w:val="480"/>
          <w:marRight w:val="0"/>
          <w:marTop w:val="0"/>
          <w:marBottom w:val="0"/>
          <w:divBdr>
            <w:top w:val="none" w:sz="0" w:space="0" w:color="auto"/>
            <w:left w:val="none" w:sz="0" w:space="0" w:color="auto"/>
            <w:bottom w:val="none" w:sz="0" w:space="0" w:color="auto"/>
            <w:right w:val="none" w:sz="0" w:space="0" w:color="auto"/>
          </w:divBdr>
        </w:div>
        <w:div w:id="881475191">
          <w:marLeft w:val="480"/>
          <w:marRight w:val="0"/>
          <w:marTop w:val="0"/>
          <w:marBottom w:val="0"/>
          <w:divBdr>
            <w:top w:val="none" w:sz="0" w:space="0" w:color="auto"/>
            <w:left w:val="none" w:sz="0" w:space="0" w:color="auto"/>
            <w:bottom w:val="none" w:sz="0" w:space="0" w:color="auto"/>
            <w:right w:val="none" w:sz="0" w:space="0" w:color="auto"/>
          </w:divBdr>
        </w:div>
        <w:div w:id="1008869742">
          <w:marLeft w:val="480"/>
          <w:marRight w:val="0"/>
          <w:marTop w:val="0"/>
          <w:marBottom w:val="0"/>
          <w:divBdr>
            <w:top w:val="none" w:sz="0" w:space="0" w:color="auto"/>
            <w:left w:val="none" w:sz="0" w:space="0" w:color="auto"/>
            <w:bottom w:val="none" w:sz="0" w:space="0" w:color="auto"/>
            <w:right w:val="none" w:sz="0" w:space="0" w:color="auto"/>
          </w:divBdr>
        </w:div>
        <w:div w:id="1032075408">
          <w:marLeft w:val="480"/>
          <w:marRight w:val="0"/>
          <w:marTop w:val="0"/>
          <w:marBottom w:val="0"/>
          <w:divBdr>
            <w:top w:val="none" w:sz="0" w:space="0" w:color="auto"/>
            <w:left w:val="none" w:sz="0" w:space="0" w:color="auto"/>
            <w:bottom w:val="none" w:sz="0" w:space="0" w:color="auto"/>
            <w:right w:val="none" w:sz="0" w:space="0" w:color="auto"/>
          </w:divBdr>
        </w:div>
        <w:div w:id="1065299113">
          <w:marLeft w:val="480"/>
          <w:marRight w:val="0"/>
          <w:marTop w:val="0"/>
          <w:marBottom w:val="0"/>
          <w:divBdr>
            <w:top w:val="none" w:sz="0" w:space="0" w:color="auto"/>
            <w:left w:val="none" w:sz="0" w:space="0" w:color="auto"/>
            <w:bottom w:val="none" w:sz="0" w:space="0" w:color="auto"/>
            <w:right w:val="none" w:sz="0" w:space="0" w:color="auto"/>
          </w:divBdr>
        </w:div>
        <w:div w:id="1073235675">
          <w:marLeft w:val="480"/>
          <w:marRight w:val="0"/>
          <w:marTop w:val="0"/>
          <w:marBottom w:val="0"/>
          <w:divBdr>
            <w:top w:val="none" w:sz="0" w:space="0" w:color="auto"/>
            <w:left w:val="none" w:sz="0" w:space="0" w:color="auto"/>
            <w:bottom w:val="none" w:sz="0" w:space="0" w:color="auto"/>
            <w:right w:val="none" w:sz="0" w:space="0" w:color="auto"/>
          </w:divBdr>
        </w:div>
        <w:div w:id="1102842267">
          <w:marLeft w:val="480"/>
          <w:marRight w:val="0"/>
          <w:marTop w:val="0"/>
          <w:marBottom w:val="0"/>
          <w:divBdr>
            <w:top w:val="none" w:sz="0" w:space="0" w:color="auto"/>
            <w:left w:val="none" w:sz="0" w:space="0" w:color="auto"/>
            <w:bottom w:val="none" w:sz="0" w:space="0" w:color="auto"/>
            <w:right w:val="none" w:sz="0" w:space="0" w:color="auto"/>
          </w:divBdr>
        </w:div>
        <w:div w:id="1113095110">
          <w:marLeft w:val="480"/>
          <w:marRight w:val="0"/>
          <w:marTop w:val="0"/>
          <w:marBottom w:val="0"/>
          <w:divBdr>
            <w:top w:val="none" w:sz="0" w:space="0" w:color="auto"/>
            <w:left w:val="none" w:sz="0" w:space="0" w:color="auto"/>
            <w:bottom w:val="none" w:sz="0" w:space="0" w:color="auto"/>
            <w:right w:val="none" w:sz="0" w:space="0" w:color="auto"/>
          </w:divBdr>
        </w:div>
        <w:div w:id="1145203077">
          <w:marLeft w:val="480"/>
          <w:marRight w:val="0"/>
          <w:marTop w:val="0"/>
          <w:marBottom w:val="0"/>
          <w:divBdr>
            <w:top w:val="none" w:sz="0" w:space="0" w:color="auto"/>
            <w:left w:val="none" w:sz="0" w:space="0" w:color="auto"/>
            <w:bottom w:val="none" w:sz="0" w:space="0" w:color="auto"/>
            <w:right w:val="none" w:sz="0" w:space="0" w:color="auto"/>
          </w:divBdr>
        </w:div>
        <w:div w:id="1237670200">
          <w:marLeft w:val="480"/>
          <w:marRight w:val="0"/>
          <w:marTop w:val="0"/>
          <w:marBottom w:val="0"/>
          <w:divBdr>
            <w:top w:val="none" w:sz="0" w:space="0" w:color="auto"/>
            <w:left w:val="none" w:sz="0" w:space="0" w:color="auto"/>
            <w:bottom w:val="none" w:sz="0" w:space="0" w:color="auto"/>
            <w:right w:val="none" w:sz="0" w:space="0" w:color="auto"/>
          </w:divBdr>
        </w:div>
        <w:div w:id="1337147323">
          <w:marLeft w:val="480"/>
          <w:marRight w:val="0"/>
          <w:marTop w:val="0"/>
          <w:marBottom w:val="0"/>
          <w:divBdr>
            <w:top w:val="none" w:sz="0" w:space="0" w:color="auto"/>
            <w:left w:val="none" w:sz="0" w:space="0" w:color="auto"/>
            <w:bottom w:val="none" w:sz="0" w:space="0" w:color="auto"/>
            <w:right w:val="none" w:sz="0" w:space="0" w:color="auto"/>
          </w:divBdr>
        </w:div>
        <w:div w:id="1620062820">
          <w:marLeft w:val="480"/>
          <w:marRight w:val="0"/>
          <w:marTop w:val="0"/>
          <w:marBottom w:val="0"/>
          <w:divBdr>
            <w:top w:val="none" w:sz="0" w:space="0" w:color="auto"/>
            <w:left w:val="none" w:sz="0" w:space="0" w:color="auto"/>
            <w:bottom w:val="none" w:sz="0" w:space="0" w:color="auto"/>
            <w:right w:val="none" w:sz="0" w:space="0" w:color="auto"/>
          </w:divBdr>
        </w:div>
        <w:div w:id="1630278432">
          <w:marLeft w:val="480"/>
          <w:marRight w:val="0"/>
          <w:marTop w:val="0"/>
          <w:marBottom w:val="0"/>
          <w:divBdr>
            <w:top w:val="none" w:sz="0" w:space="0" w:color="auto"/>
            <w:left w:val="none" w:sz="0" w:space="0" w:color="auto"/>
            <w:bottom w:val="none" w:sz="0" w:space="0" w:color="auto"/>
            <w:right w:val="none" w:sz="0" w:space="0" w:color="auto"/>
          </w:divBdr>
        </w:div>
        <w:div w:id="1693915126">
          <w:marLeft w:val="480"/>
          <w:marRight w:val="0"/>
          <w:marTop w:val="0"/>
          <w:marBottom w:val="0"/>
          <w:divBdr>
            <w:top w:val="none" w:sz="0" w:space="0" w:color="auto"/>
            <w:left w:val="none" w:sz="0" w:space="0" w:color="auto"/>
            <w:bottom w:val="none" w:sz="0" w:space="0" w:color="auto"/>
            <w:right w:val="none" w:sz="0" w:space="0" w:color="auto"/>
          </w:divBdr>
        </w:div>
        <w:div w:id="1750729081">
          <w:marLeft w:val="480"/>
          <w:marRight w:val="0"/>
          <w:marTop w:val="0"/>
          <w:marBottom w:val="0"/>
          <w:divBdr>
            <w:top w:val="none" w:sz="0" w:space="0" w:color="auto"/>
            <w:left w:val="none" w:sz="0" w:space="0" w:color="auto"/>
            <w:bottom w:val="none" w:sz="0" w:space="0" w:color="auto"/>
            <w:right w:val="none" w:sz="0" w:space="0" w:color="auto"/>
          </w:divBdr>
        </w:div>
        <w:div w:id="1800611293">
          <w:marLeft w:val="480"/>
          <w:marRight w:val="0"/>
          <w:marTop w:val="0"/>
          <w:marBottom w:val="0"/>
          <w:divBdr>
            <w:top w:val="none" w:sz="0" w:space="0" w:color="auto"/>
            <w:left w:val="none" w:sz="0" w:space="0" w:color="auto"/>
            <w:bottom w:val="none" w:sz="0" w:space="0" w:color="auto"/>
            <w:right w:val="none" w:sz="0" w:space="0" w:color="auto"/>
          </w:divBdr>
        </w:div>
        <w:div w:id="1988319362">
          <w:marLeft w:val="480"/>
          <w:marRight w:val="0"/>
          <w:marTop w:val="0"/>
          <w:marBottom w:val="0"/>
          <w:divBdr>
            <w:top w:val="none" w:sz="0" w:space="0" w:color="auto"/>
            <w:left w:val="none" w:sz="0" w:space="0" w:color="auto"/>
            <w:bottom w:val="none" w:sz="0" w:space="0" w:color="auto"/>
            <w:right w:val="none" w:sz="0" w:space="0" w:color="auto"/>
          </w:divBdr>
        </w:div>
        <w:div w:id="2033021791">
          <w:marLeft w:val="480"/>
          <w:marRight w:val="0"/>
          <w:marTop w:val="0"/>
          <w:marBottom w:val="0"/>
          <w:divBdr>
            <w:top w:val="none" w:sz="0" w:space="0" w:color="auto"/>
            <w:left w:val="none" w:sz="0" w:space="0" w:color="auto"/>
            <w:bottom w:val="none" w:sz="0" w:space="0" w:color="auto"/>
            <w:right w:val="none" w:sz="0" w:space="0" w:color="auto"/>
          </w:divBdr>
        </w:div>
        <w:div w:id="2056394240">
          <w:marLeft w:val="480"/>
          <w:marRight w:val="0"/>
          <w:marTop w:val="0"/>
          <w:marBottom w:val="0"/>
          <w:divBdr>
            <w:top w:val="none" w:sz="0" w:space="0" w:color="auto"/>
            <w:left w:val="none" w:sz="0" w:space="0" w:color="auto"/>
            <w:bottom w:val="none" w:sz="0" w:space="0" w:color="auto"/>
            <w:right w:val="none" w:sz="0" w:space="0" w:color="auto"/>
          </w:divBdr>
        </w:div>
        <w:div w:id="2073036668">
          <w:marLeft w:val="480"/>
          <w:marRight w:val="0"/>
          <w:marTop w:val="0"/>
          <w:marBottom w:val="0"/>
          <w:divBdr>
            <w:top w:val="none" w:sz="0" w:space="0" w:color="auto"/>
            <w:left w:val="none" w:sz="0" w:space="0" w:color="auto"/>
            <w:bottom w:val="none" w:sz="0" w:space="0" w:color="auto"/>
            <w:right w:val="none" w:sz="0" w:space="0" w:color="auto"/>
          </w:divBdr>
        </w:div>
      </w:divsChild>
    </w:div>
    <w:div w:id="204291734">
      <w:bodyDiv w:val="1"/>
      <w:marLeft w:val="0"/>
      <w:marRight w:val="0"/>
      <w:marTop w:val="0"/>
      <w:marBottom w:val="0"/>
      <w:divBdr>
        <w:top w:val="none" w:sz="0" w:space="0" w:color="auto"/>
        <w:left w:val="none" w:sz="0" w:space="0" w:color="auto"/>
        <w:bottom w:val="none" w:sz="0" w:space="0" w:color="auto"/>
        <w:right w:val="none" w:sz="0" w:space="0" w:color="auto"/>
      </w:divBdr>
      <w:divsChild>
        <w:div w:id="23792307">
          <w:marLeft w:val="480"/>
          <w:marRight w:val="0"/>
          <w:marTop w:val="0"/>
          <w:marBottom w:val="0"/>
          <w:divBdr>
            <w:top w:val="none" w:sz="0" w:space="0" w:color="auto"/>
            <w:left w:val="none" w:sz="0" w:space="0" w:color="auto"/>
            <w:bottom w:val="none" w:sz="0" w:space="0" w:color="auto"/>
            <w:right w:val="none" w:sz="0" w:space="0" w:color="auto"/>
          </w:divBdr>
        </w:div>
        <w:div w:id="54353356">
          <w:marLeft w:val="480"/>
          <w:marRight w:val="0"/>
          <w:marTop w:val="0"/>
          <w:marBottom w:val="0"/>
          <w:divBdr>
            <w:top w:val="none" w:sz="0" w:space="0" w:color="auto"/>
            <w:left w:val="none" w:sz="0" w:space="0" w:color="auto"/>
            <w:bottom w:val="none" w:sz="0" w:space="0" w:color="auto"/>
            <w:right w:val="none" w:sz="0" w:space="0" w:color="auto"/>
          </w:divBdr>
        </w:div>
        <w:div w:id="119569341">
          <w:marLeft w:val="480"/>
          <w:marRight w:val="0"/>
          <w:marTop w:val="0"/>
          <w:marBottom w:val="0"/>
          <w:divBdr>
            <w:top w:val="none" w:sz="0" w:space="0" w:color="auto"/>
            <w:left w:val="none" w:sz="0" w:space="0" w:color="auto"/>
            <w:bottom w:val="none" w:sz="0" w:space="0" w:color="auto"/>
            <w:right w:val="none" w:sz="0" w:space="0" w:color="auto"/>
          </w:divBdr>
        </w:div>
        <w:div w:id="269358785">
          <w:marLeft w:val="480"/>
          <w:marRight w:val="0"/>
          <w:marTop w:val="0"/>
          <w:marBottom w:val="0"/>
          <w:divBdr>
            <w:top w:val="none" w:sz="0" w:space="0" w:color="auto"/>
            <w:left w:val="none" w:sz="0" w:space="0" w:color="auto"/>
            <w:bottom w:val="none" w:sz="0" w:space="0" w:color="auto"/>
            <w:right w:val="none" w:sz="0" w:space="0" w:color="auto"/>
          </w:divBdr>
        </w:div>
        <w:div w:id="343047116">
          <w:marLeft w:val="480"/>
          <w:marRight w:val="0"/>
          <w:marTop w:val="0"/>
          <w:marBottom w:val="0"/>
          <w:divBdr>
            <w:top w:val="none" w:sz="0" w:space="0" w:color="auto"/>
            <w:left w:val="none" w:sz="0" w:space="0" w:color="auto"/>
            <w:bottom w:val="none" w:sz="0" w:space="0" w:color="auto"/>
            <w:right w:val="none" w:sz="0" w:space="0" w:color="auto"/>
          </w:divBdr>
        </w:div>
        <w:div w:id="450824302">
          <w:marLeft w:val="480"/>
          <w:marRight w:val="0"/>
          <w:marTop w:val="0"/>
          <w:marBottom w:val="0"/>
          <w:divBdr>
            <w:top w:val="none" w:sz="0" w:space="0" w:color="auto"/>
            <w:left w:val="none" w:sz="0" w:space="0" w:color="auto"/>
            <w:bottom w:val="none" w:sz="0" w:space="0" w:color="auto"/>
            <w:right w:val="none" w:sz="0" w:space="0" w:color="auto"/>
          </w:divBdr>
        </w:div>
        <w:div w:id="460614211">
          <w:marLeft w:val="480"/>
          <w:marRight w:val="0"/>
          <w:marTop w:val="0"/>
          <w:marBottom w:val="0"/>
          <w:divBdr>
            <w:top w:val="none" w:sz="0" w:space="0" w:color="auto"/>
            <w:left w:val="none" w:sz="0" w:space="0" w:color="auto"/>
            <w:bottom w:val="none" w:sz="0" w:space="0" w:color="auto"/>
            <w:right w:val="none" w:sz="0" w:space="0" w:color="auto"/>
          </w:divBdr>
        </w:div>
        <w:div w:id="501314653">
          <w:marLeft w:val="480"/>
          <w:marRight w:val="0"/>
          <w:marTop w:val="0"/>
          <w:marBottom w:val="0"/>
          <w:divBdr>
            <w:top w:val="none" w:sz="0" w:space="0" w:color="auto"/>
            <w:left w:val="none" w:sz="0" w:space="0" w:color="auto"/>
            <w:bottom w:val="none" w:sz="0" w:space="0" w:color="auto"/>
            <w:right w:val="none" w:sz="0" w:space="0" w:color="auto"/>
          </w:divBdr>
        </w:div>
        <w:div w:id="773861666">
          <w:marLeft w:val="480"/>
          <w:marRight w:val="0"/>
          <w:marTop w:val="0"/>
          <w:marBottom w:val="0"/>
          <w:divBdr>
            <w:top w:val="none" w:sz="0" w:space="0" w:color="auto"/>
            <w:left w:val="none" w:sz="0" w:space="0" w:color="auto"/>
            <w:bottom w:val="none" w:sz="0" w:space="0" w:color="auto"/>
            <w:right w:val="none" w:sz="0" w:space="0" w:color="auto"/>
          </w:divBdr>
        </w:div>
        <w:div w:id="867717132">
          <w:marLeft w:val="480"/>
          <w:marRight w:val="0"/>
          <w:marTop w:val="0"/>
          <w:marBottom w:val="0"/>
          <w:divBdr>
            <w:top w:val="none" w:sz="0" w:space="0" w:color="auto"/>
            <w:left w:val="none" w:sz="0" w:space="0" w:color="auto"/>
            <w:bottom w:val="none" w:sz="0" w:space="0" w:color="auto"/>
            <w:right w:val="none" w:sz="0" w:space="0" w:color="auto"/>
          </w:divBdr>
        </w:div>
        <w:div w:id="934558772">
          <w:marLeft w:val="480"/>
          <w:marRight w:val="0"/>
          <w:marTop w:val="0"/>
          <w:marBottom w:val="0"/>
          <w:divBdr>
            <w:top w:val="none" w:sz="0" w:space="0" w:color="auto"/>
            <w:left w:val="none" w:sz="0" w:space="0" w:color="auto"/>
            <w:bottom w:val="none" w:sz="0" w:space="0" w:color="auto"/>
            <w:right w:val="none" w:sz="0" w:space="0" w:color="auto"/>
          </w:divBdr>
        </w:div>
        <w:div w:id="1032465061">
          <w:marLeft w:val="480"/>
          <w:marRight w:val="0"/>
          <w:marTop w:val="0"/>
          <w:marBottom w:val="0"/>
          <w:divBdr>
            <w:top w:val="none" w:sz="0" w:space="0" w:color="auto"/>
            <w:left w:val="none" w:sz="0" w:space="0" w:color="auto"/>
            <w:bottom w:val="none" w:sz="0" w:space="0" w:color="auto"/>
            <w:right w:val="none" w:sz="0" w:space="0" w:color="auto"/>
          </w:divBdr>
        </w:div>
        <w:div w:id="1138692567">
          <w:marLeft w:val="480"/>
          <w:marRight w:val="0"/>
          <w:marTop w:val="0"/>
          <w:marBottom w:val="0"/>
          <w:divBdr>
            <w:top w:val="none" w:sz="0" w:space="0" w:color="auto"/>
            <w:left w:val="none" w:sz="0" w:space="0" w:color="auto"/>
            <w:bottom w:val="none" w:sz="0" w:space="0" w:color="auto"/>
            <w:right w:val="none" w:sz="0" w:space="0" w:color="auto"/>
          </w:divBdr>
        </w:div>
        <w:div w:id="1190486797">
          <w:marLeft w:val="480"/>
          <w:marRight w:val="0"/>
          <w:marTop w:val="0"/>
          <w:marBottom w:val="0"/>
          <w:divBdr>
            <w:top w:val="none" w:sz="0" w:space="0" w:color="auto"/>
            <w:left w:val="none" w:sz="0" w:space="0" w:color="auto"/>
            <w:bottom w:val="none" w:sz="0" w:space="0" w:color="auto"/>
            <w:right w:val="none" w:sz="0" w:space="0" w:color="auto"/>
          </w:divBdr>
        </w:div>
        <w:div w:id="1596402259">
          <w:marLeft w:val="480"/>
          <w:marRight w:val="0"/>
          <w:marTop w:val="0"/>
          <w:marBottom w:val="0"/>
          <w:divBdr>
            <w:top w:val="none" w:sz="0" w:space="0" w:color="auto"/>
            <w:left w:val="none" w:sz="0" w:space="0" w:color="auto"/>
            <w:bottom w:val="none" w:sz="0" w:space="0" w:color="auto"/>
            <w:right w:val="none" w:sz="0" w:space="0" w:color="auto"/>
          </w:divBdr>
        </w:div>
        <w:div w:id="1639411431">
          <w:marLeft w:val="480"/>
          <w:marRight w:val="0"/>
          <w:marTop w:val="0"/>
          <w:marBottom w:val="0"/>
          <w:divBdr>
            <w:top w:val="none" w:sz="0" w:space="0" w:color="auto"/>
            <w:left w:val="none" w:sz="0" w:space="0" w:color="auto"/>
            <w:bottom w:val="none" w:sz="0" w:space="0" w:color="auto"/>
            <w:right w:val="none" w:sz="0" w:space="0" w:color="auto"/>
          </w:divBdr>
        </w:div>
        <w:div w:id="1696271830">
          <w:marLeft w:val="480"/>
          <w:marRight w:val="0"/>
          <w:marTop w:val="0"/>
          <w:marBottom w:val="0"/>
          <w:divBdr>
            <w:top w:val="none" w:sz="0" w:space="0" w:color="auto"/>
            <w:left w:val="none" w:sz="0" w:space="0" w:color="auto"/>
            <w:bottom w:val="none" w:sz="0" w:space="0" w:color="auto"/>
            <w:right w:val="none" w:sz="0" w:space="0" w:color="auto"/>
          </w:divBdr>
        </w:div>
        <w:div w:id="1711491887">
          <w:marLeft w:val="480"/>
          <w:marRight w:val="0"/>
          <w:marTop w:val="0"/>
          <w:marBottom w:val="0"/>
          <w:divBdr>
            <w:top w:val="none" w:sz="0" w:space="0" w:color="auto"/>
            <w:left w:val="none" w:sz="0" w:space="0" w:color="auto"/>
            <w:bottom w:val="none" w:sz="0" w:space="0" w:color="auto"/>
            <w:right w:val="none" w:sz="0" w:space="0" w:color="auto"/>
          </w:divBdr>
        </w:div>
        <w:div w:id="1783106794">
          <w:marLeft w:val="480"/>
          <w:marRight w:val="0"/>
          <w:marTop w:val="0"/>
          <w:marBottom w:val="0"/>
          <w:divBdr>
            <w:top w:val="none" w:sz="0" w:space="0" w:color="auto"/>
            <w:left w:val="none" w:sz="0" w:space="0" w:color="auto"/>
            <w:bottom w:val="none" w:sz="0" w:space="0" w:color="auto"/>
            <w:right w:val="none" w:sz="0" w:space="0" w:color="auto"/>
          </w:divBdr>
        </w:div>
        <w:div w:id="1838688845">
          <w:marLeft w:val="480"/>
          <w:marRight w:val="0"/>
          <w:marTop w:val="0"/>
          <w:marBottom w:val="0"/>
          <w:divBdr>
            <w:top w:val="none" w:sz="0" w:space="0" w:color="auto"/>
            <w:left w:val="none" w:sz="0" w:space="0" w:color="auto"/>
            <w:bottom w:val="none" w:sz="0" w:space="0" w:color="auto"/>
            <w:right w:val="none" w:sz="0" w:space="0" w:color="auto"/>
          </w:divBdr>
        </w:div>
        <w:div w:id="1883009663">
          <w:marLeft w:val="480"/>
          <w:marRight w:val="0"/>
          <w:marTop w:val="0"/>
          <w:marBottom w:val="0"/>
          <w:divBdr>
            <w:top w:val="none" w:sz="0" w:space="0" w:color="auto"/>
            <w:left w:val="none" w:sz="0" w:space="0" w:color="auto"/>
            <w:bottom w:val="none" w:sz="0" w:space="0" w:color="auto"/>
            <w:right w:val="none" w:sz="0" w:space="0" w:color="auto"/>
          </w:divBdr>
        </w:div>
        <w:div w:id="1919898767">
          <w:marLeft w:val="480"/>
          <w:marRight w:val="0"/>
          <w:marTop w:val="0"/>
          <w:marBottom w:val="0"/>
          <w:divBdr>
            <w:top w:val="none" w:sz="0" w:space="0" w:color="auto"/>
            <w:left w:val="none" w:sz="0" w:space="0" w:color="auto"/>
            <w:bottom w:val="none" w:sz="0" w:space="0" w:color="auto"/>
            <w:right w:val="none" w:sz="0" w:space="0" w:color="auto"/>
          </w:divBdr>
        </w:div>
        <w:div w:id="2056805399">
          <w:marLeft w:val="480"/>
          <w:marRight w:val="0"/>
          <w:marTop w:val="0"/>
          <w:marBottom w:val="0"/>
          <w:divBdr>
            <w:top w:val="none" w:sz="0" w:space="0" w:color="auto"/>
            <w:left w:val="none" w:sz="0" w:space="0" w:color="auto"/>
            <w:bottom w:val="none" w:sz="0" w:space="0" w:color="auto"/>
            <w:right w:val="none" w:sz="0" w:space="0" w:color="auto"/>
          </w:divBdr>
        </w:div>
      </w:divsChild>
    </w:div>
    <w:div w:id="204604669">
      <w:bodyDiv w:val="1"/>
      <w:marLeft w:val="0"/>
      <w:marRight w:val="0"/>
      <w:marTop w:val="0"/>
      <w:marBottom w:val="0"/>
      <w:divBdr>
        <w:top w:val="none" w:sz="0" w:space="0" w:color="auto"/>
        <w:left w:val="none" w:sz="0" w:space="0" w:color="auto"/>
        <w:bottom w:val="none" w:sz="0" w:space="0" w:color="auto"/>
        <w:right w:val="none" w:sz="0" w:space="0" w:color="auto"/>
      </w:divBdr>
    </w:div>
    <w:div w:id="231935809">
      <w:bodyDiv w:val="1"/>
      <w:marLeft w:val="0"/>
      <w:marRight w:val="0"/>
      <w:marTop w:val="0"/>
      <w:marBottom w:val="0"/>
      <w:divBdr>
        <w:top w:val="none" w:sz="0" w:space="0" w:color="auto"/>
        <w:left w:val="none" w:sz="0" w:space="0" w:color="auto"/>
        <w:bottom w:val="none" w:sz="0" w:space="0" w:color="auto"/>
        <w:right w:val="none" w:sz="0" w:space="0" w:color="auto"/>
      </w:divBdr>
    </w:div>
    <w:div w:id="238902063">
      <w:bodyDiv w:val="1"/>
      <w:marLeft w:val="0"/>
      <w:marRight w:val="0"/>
      <w:marTop w:val="0"/>
      <w:marBottom w:val="0"/>
      <w:divBdr>
        <w:top w:val="none" w:sz="0" w:space="0" w:color="auto"/>
        <w:left w:val="none" w:sz="0" w:space="0" w:color="auto"/>
        <w:bottom w:val="none" w:sz="0" w:space="0" w:color="auto"/>
        <w:right w:val="none" w:sz="0" w:space="0" w:color="auto"/>
      </w:divBdr>
    </w:div>
    <w:div w:id="256057528">
      <w:bodyDiv w:val="1"/>
      <w:marLeft w:val="0"/>
      <w:marRight w:val="0"/>
      <w:marTop w:val="0"/>
      <w:marBottom w:val="0"/>
      <w:divBdr>
        <w:top w:val="none" w:sz="0" w:space="0" w:color="auto"/>
        <w:left w:val="none" w:sz="0" w:space="0" w:color="auto"/>
        <w:bottom w:val="none" w:sz="0" w:space="0" w:color="auto"/>
        <w:right w:val="none" w:sz="0" w:space="0" w:color="auto"/>
      </w:divBdr>
    </w:div>
    <w:div w:id="256134020">
      <w:bodyDiv w:val="1"/>
      <w:marLeft w:val="0"/>
      <w:marRight w:val="0"/>
      <w:marTop w:val="0"/>
      <w:marBottom w:val="0"/>
      <w:divBdr>
        <w:top w:val="none" w:sz="0" w:space="0" w:color="auto"/>
        <w:left w:val="none" w:sz="0" w:space="0" w:color="auto"/>
        <w:bottom w:val="none" w:sz="0" w:space="0" w:color="auto"/>
        <w:right w:val="none" w:sz="0" w:space="0" w:color="auto"/>
      </w:divBdr>
    </w:div>
    <w:div w:id="262955658">
      <w:bodyDiv w:val="1"/>
      <w:marLeft w:val="0"/>
      <w:marRight w:val="0"/>
      <w:marTop w:val="0"/>
      <w:marBottom w:val="0"/>
      <w:divBdr>
        <w:top w:val="none" w:sz="0" w:space="0" w:color="auto"/>
        <w:left w:val="none" w:sz="0" w:space="0" w:color="auto"/>
        <w:bottom w:val="none" w:sz="0" w:space="0" w:color="auto"/>
        <w:right w:val="none" w:sz="0" w:space="0" w:color="auto"/>
      </w:divBdr>
    </w:div>
    <w:div w:id="264076484">
      <w:bodyDiv w:val="1"/>
      <w:marLeft w:val="0"/>
      <w:marRight w:val="0"/>
      <w:marTop w:val="0"/>
      <w:marBottom w:val="0"/>
      <w:divBdr>
        <w:top w:val="none" w:sz="0" w:space="0" w:color="auto"/>
        <w:left w:val="none" w:sz="0" w:space="0" w:color="auto"/>
        <w:bottom w:val="none" w:sz="0" w:space="0" w:color="auto"/>
        <w:right w:val="none" w:sz="0" w:space="0" w:color="auto"/>
      </w:divBdr>
      <w:divsChild>
        <w:div w:id="129591198">
          <w:marLeft w:val="480"/>
          <w:marRight w:val="0"/>
          <w:marTop w:val="0"/>
          <w:marBottom w:val="0"/>
          <w:divBdr>
            <w:top w:val="none" w:sz="0" w:space="0" w:color="auto"/>
            <w:left w:val="none" w:sz="0" w:space="0" w:color="auto"/>
            <w:bottom w:val="none" w:sz="0" w:space="0" w:color="auto"/>
            <w:right w:val="none" w:sz="0" w:space="0" w:color="auto"/>
          </w:divBdr>
        </w:div>
        <w:div w:id="181208371">
          <w:marLeft w:val="480"/>
          <w:marRight w:val="0"/>
          <w:marTop w:val="0"/>
          <w:marBottom w:val="0"/>
          <w:divBdr>
            <w:top w:val="none" w:sz="0" w:space="0" w:color="auto"/>
            <w:left w:val="none" w:sz="0" w:space="0" w:color="auto"/>
            <w:bottom w:val="none" w:sz="0" w:space="0" w:color="auto"/>
            <w:right w:val="none" w:sz="0" w:space="0" w:color="auto"/>
          </w:divBdr>
        </w:div>
        <w:div w:id="197281446">
          <w:marLeft w:val="480"/>
          <w:marRight w:val="0"/>
          <w:marTop w:val="0"/>
          <w:marBottom w:val="0"/>
          <w:divBdr>
            <w:top w:val="none" w:sz="0" w:space="0" w:color="auto"/>
            <w:left w:val="none" w:sz="0" w:space="0" w:color="auto"/>
            <w:bottom w:val="none" w:sz="0" w:space="0" w:color="auto"/>
            <w:right w:val="none" w:sz="0" w:space="0" w:color="auto"/>
          </w:divBdr>
        </w:div>
        <w:div w:id="214859553">
          <w:marLeft w:val="480"/>
          <w:marRight w:val="0"/>
          <w:marTop w:val="0"/>
          <w:marBottom w:val="0"/>
          <w:divBdr>
            <w:top w:val="none" w:sz="0" w:space="0" w:color="auto"/>
            <w:left w:val="none" w:sz="0" w:space="0" w:color="auto"/>
            <w:bottom w:val="none" w:sz="0" w:space="0" w:color="auto"/>
            <w:right w:val="none" w:sz="0" w:space="0" w:color="auto"/>
          </w:divBdr>
        </w:div>
        <w:div w:id="299457001">
          <w:marLeft w:val="480"/>
          <w:marRight w:val="0"/>
          <w:marTop w:val="0"/>
          <w:marBottom w:val="0"/>
          <w:divBdr>
            <w:top w:val="none" w:sz="0" w:space="0" w:color="auto"/>
            <w:left w:val="none" w:sz="0" w:space="0" w:color="auto"/>
            <w:bottom w:val="none" w:sz="0" w:space="0" w:color="auto"/>
            <w:right w:val="none" w:sz="0" w:space="0" w:color="auto"/>
          </w:divBdr>
        </w:div>
        <w:div w:id="442696621">
          <w:marLeft w:val="480"/>
          <w:marRight w:val="0"/>
          <w:marTop w:val="0"/>
          <w:marBottom w:val="0"/>
          <w:divBdr>
            <w:top w:val="none" w:sz="0" w:space="0" w:color="auto"/>
            <w:left w:val="none" w:sz="0" w:space="0" w:color="auto"/>
            <w:bottom w:val="none" w:sz="0" w:space="0" w:color="auto"/>
            <w:right w:val="none" w:sz="0" w:space="0" w:color="auto"/>
          </w:divBdr>
        </w:div>
        <w:div w:id="586302820">
          <w:marLeft w:val="480"/>
          <w:marRight w:val="0"/>
          <w:marTop w:val="0"/>
          <w:marBottom w:val="0"/>
          <w:divBdr>
            <w:top w:val="none" w:sz="0" w:space="0" w:color="auto"/>
            <w:left w:val="none" w:sz="0" w:space="0" w:color="auto"/>
            <w:bottom w:val="none" w:sz="0" w:space="0" w:color="auto"/>
            <w:right w:val="none" w:sz="0" w:space="0" w:color="auto"/>
          </w:divBdr>
        </w:div>
        <w:div w:id="655689586">
          <w:marLeft w:val="480"/>
          <w:marRight w:val="0"/>
          <w:marTop w:val="0"/>
          <w:marBottom w:val="0"/>
          <w:divBdr>
            <w:top w:val="none" w:sz="0" w:space="0" w:color="auto"/>
            <w:left w:val="none" w:sz="0" w:space="0" w:color="auto"/>
            <w:bottom w:val="none" w:sz="0" w:space="0" w:color="auto"/>
            <w:right w:val="none" w:sz="0" w:space="0" w:color="auto"/>
          </w:divBdr>
        </w:div>
        <w:div w:id="659843610">
          <w:marLeft w:val="480"/>
          <w:marRight w:val="0"/>
          <w:marTop w:val="0"/>
          <w:marBottom w:val="0"/>
          <w:divBdr>
            <w:top w:val="none" w:sz="0" w:space="0" w:color="auto"/>
            <w:left w:val="none" w:sz="0" w:space="0" w:color="auto"/>
            <w:bottom w:val="none" w:sz="0" w:space="0" w:color="auto"/>
            <w:right w:val="none" w:sz="0" w:space="0" w:color="auto"/>
          </w:divBdr>
        </w:div>
        <w:div w:id="676733870">
          <w:marLeft w:val="480"/>
          <w:marRight w:val="0"/>
          <w:marTop w:val="0"/>
          <w:marBottom w:val="0"/>
          <w:divBdr>
            <w:top w:val="none" w:sz="0" w:space="0" w:color="auto"/>
            <w:left w:val="none" w:sz="0" w:space="0" w:color="auto"/>
            <w:bottom w:val="none" w:sz="0" w:space="0" w:color="auto"/>
            <w:right w:val="none" w:sz="0" w:space="0" w:color="auto"/>
          </w:divBdr>
        </w:div>
        <w:div w:id="778598429">
          <w:marLeft w:val="480"/>
          <w:marRight w:val="0"/>
          <w:marTop w:val="0"/>
          <w:marBottom w:val="0"/>
          <w:divBdr>
            <w:top w:val="none" w:sz="0" w:space="0" w:color="auto"/>
            <w:left w:val="none" w:sz="0" w:space="0" w:color="auto"/>
            <w:bottom w:val="none" w:sz="0" w:space="0" w:color="auto"/>
            <w:right w:val="none" w:sz="0" w:space="0" w:color="auto"/>
          </w:divBdr>
        </w:div>
        <w:div w:id="814949492">
          <w:marLeft w:val="480"/>
          <w:marRight w:val="0"/>
          <w:marTop w:val="0"/>
          <w:marBottom w:val="0"/>
          <w:divBdr>
            <w:top w:val="none" w:sz="0" w:space="0" w:color="auto"/>
            <w:left w:val="none" w:sz="0" w:space="0" w:color="auto"/>
            <w:bottom w:val="none" w:sz="0" w:space="0" w:color="auto"/>
            <w:right w:val="none" w:sz="0" w:space="0" w:color="auto"/>
          </w:divBdr>
        </w:div>
        <w:div w:id="846940142">
          <w:marLeft w:val="480"/>
          <w:marRight w:val="0"/>
          <w:marTop w:val="0"/>
          <w:marBottom w:val="0"/>
          <w:divBdr>
            <w:top w:val="none" w:sz="0" w:space="0" w:color="auto"/>
            <w:left w:val="none" w:sz="0" w:space="0" w:color="auto"/>
            <w:bottom w:val="none" w:sz="0" w:space="0" w:color="auto"/>
            <w:right w:val="none" w:sz="0" w:space="0" w:color="auto"/>
          </w:divBdr>
        </w:div>
        <w:div w:id="987174241">
          <w:marLeft w:val="480"/>
          <w:marRight w:val="0"/>
          <w:marTop w:val="0"/>
          <w:marBottom w:val="0"/>
          <w:divBdr>
            <w:top w:val="none" w:sz="0" w:space="0" w:color="auto"/>
            <w:left w:val="none" w:sz="0" w:space="0" w:color="auto"/>
            <w:bottom w:val="none" w:sz="0" w:space="0" w:color="auto"/>
            <w:right w:val="none" w:sz="0" w:space="0" w:color="auto"/>
          </w:divBdr>
        </w:div>
        <w:div w:id="1062826759">
          <w:marLeft w:val="480"/>
          <w:marRight w:val="0"/>
          <w:marTop w:val="0"/>
          <w:marBottom w:val="0"/>
          <w:divBdr>
            <w:top w:val="none" w:sz="0" w:space="0" w:color="auto"/>
            <w:left w:val="none" w:sz="0" w:space="0" w:color="auto"/>
            <w:bottom w:val="none" w:sz="0" w:space="0" w:color="auto"/>
            <w:right w:val="none" w:sz="0" w:space="0" w:color="auto"/>
          </w:divBdr>
        </w:div>
        <w:div w:id="1073233362">
          <w:marLeft w:val="480"/>
          <w:marRight w:val="0"/>
          <w:marTop w:val="0"/>
          <w:marBottom w:val="0"/>
          <w:divBdr>
            <w:top w:val="none" w:sz="0" w:space="0" w:color="auto"/>
            <w:left w:val="none" w:sz="0" w:space="0" w:color="auto"/>
            <w:bottom w:val="none" w:sz="0" w:space="0" w:color="auto"/>
            <w:right w:val="none" w:sz="0" w:space="0" w:color="auto"/>
          </w:divBdr>
        </w:div>
        <w:div w:id="1137458174">
          <w:marLeft w:val="480"/>
          <w:marRight w:val="0"/>
          <w:marTop w:val="0"/>
          <w:marBottom w:val="0"/>
          <w:divBdr>
            <w:top w:val="none" w:sz="0" w:space="0" w:color="auto"/>
            <w:left w:val="none" w:sz="0" w:space="0" w:color="auto"/>
            <w:bottom w:val="none" w:sz="0" w:space="0" w:color="auto"/>
            <w:right w:val="none" w:sz="0" w:space="0" w:color="auto"/>
          </w:divBdr>
        </w:div>
        <w:div w:id="1220439857">
          <w:marLeft w:val="480"/>
          <w:marRight w:val="0"/>
          <w:marTop w:val="0"/>
          <w:marBottom w:val="0"/>
          <w:divBdr>
            <w:top w:val="none" w:sz="0" w:space="0" w:color="auto"/>
            <w:left w:val="none" w:sz="0" w:space="0" w:color="auto"/>
            <w:bottom w:val="none" w:sz="0" w:space="0" w:color="auto"/>
            <w:right w:val="none" w:sz="0" w:space="0" w:color="auto"/>
          </w:divBdr>
        </w:div>
        <w:div w:id="1301039055">
          <w:marLeft w:val="480"/>
          <w:marRight w:val="0"/>
          <w:marTop w:val="0"/>
          <w:marBottom w:val="0"/>
          <w:divBdr>
            <w:top w:val="none" w:sz="0" w:space="0" w:color="auto"/>
            <w:left w:val="none" w:sz="0" w:space="0" w:color="auto"/>
            <w:bottom w:val="none" w:sz="0" w:space="0" w:color="auto"/>
            <w:right w:val="none" w:sz="0" w:space="0" w:color="auto"/>
          </w:divBdr>
        </w:div>
        <w:div w:id="1432505051">
          <w:marLeft w:val="480"/>
          <w:marRight w:val="0"/>
          <w:marTop w:val="0"/>
          <w:marBottom w:val="0"/>
          <w:divBdr>
            <w:top w:val="none" w:sz="0" w:space="0" w:color="auto"/>
            <w:left w:val="none" w:sz="0" w:space="0" w:color="auto"/>
            <w:bottom w:val="none" w:sz="0" w:space="0" w:color="auto"/>
            <w:right w:val="none" w:sz="0" w:space="0" w:color="auto"/>
          </w:divBdr>
        </w:div>
        <w:div w:id="1437019488">
          <w:marLeft w:val="480"/>
          <w:marRight w:val="0"/>
          <w:marTop w:val="0"/>
          <w:marBottom w:val="0"/>
          <w:divBdr>
            <w:top w:val="none" w:sz="0" w:space="0" w:color="auto"/>
            <w:left w:val="none" w:sz="0" w:space="0" w:color="auto"/>
            <w:bottom w:val="none" w:sz="0" w:space="0" w:color="auto"/>
            <w:right w:val="none" w:sz="0" w:space="0" w:color="auto"/>
          </w:divBdr>
        </w:div>
        <w:div w:id="1556819427">
          <w:marLeft w:val="480"/>
          <w:marRight w:val="0"/>
          <w:marTop w:val="0"/>
          <w:marBottom w:val="0"/>
          <w:divBdr>
            <w:top w:val="none" w:sz="0" w:space="0" w:color="auto"/>
            <w:left w:val="none" w:sz="0" w:space="0" w:color="auto"/>
            <w:bottom w:val="none" w:sz="0" w:space="0" w:color="auto"/>
            <w:right w:val="none" w:sz="0" w:space="0" w:color="auto"/>
          </w:divBdr>
        </w:div>
        <w:div w:id="1596014353">
          <w:marLeft w:val="480"/>
          <w:marRight w:val="0"/>
          <w:marTop w:val="0"/>
          <w:marBottom w:val="0"/>
          <w:divBdr>
            <w:top w:val="none" w:sz="0" w:space="0" w:color="auto"/>
            <w:left w:val="none" w:sz="0" w:space="0" w:color="auto"/>
            <w:bottom w:val="none" w:sz="0" w:space="0" w:color="auto"/>
            <w:right w:val="none" w:sz="0" w:space="0" w:color="auto"/>
          </w:divBdr>
        </w:div>
        <w:div w:id="1599829061">
          <w:marLeft w:val="480"/>
          <w:marRight w:val="0"/>
          <w:marTop w:val="0"/>
          <w:marBottom w:val="0"/>
          <w:divBdr>
            <w:top w:val="none" w:sz="0" w:space="0" w:color="auto"/>
            <w:left w:val="none" w:sz="0" w:space="0" w:color="auto"/>
            <w:bottom w:val="none" w:sz="0" w:space="0" w:color="auto"/>
            <w:right w:val="none" w:sz="0" w:space="0" w:color="auto"/>
          </w:divBdr>
        </w:div>
        <w:div w:id="1670327256">
          <w:marLeft w:val="480"/>
          <w:marRight w:val="0"/>
          <w:marTop w:val="0"/>
          <w:marBottom w:val="0"/>
          <w:divBdr>
            <w:top w:val="none" w:sz="0" w:space="0" w:color="auto"/>
            <w:left w:val="none" w:sz="0" w:space="0" w:color="auto"/>
            <w:bottom w:val="none" w:sz="0" w:space="0" w:color="auto"/>
            <w:right w:val="none" w:sz="0" w:space="0" w:color="auto"/>
          </w:divBdr>
        </w:div>
        <w:div w:id="1840464215">
          <w:marLeft w:val="480"/>
          <w:marRight w:val="0"/>
          <w:marTop w:val="0"/>
          <w:marBottom w:val="0"/>
          <w:divBdr>
            <w:top w:val="none" w:sz="0" w:space="0" w:color="auto"/>
            <w:left w:val="none" w:sz="0" w:space="0" w:color="auto"/>
            <w:bottom w:val="none" w:sz="0" w:space="0" w:color="auto"/>
            <w:right w:val="none" w:sz="0" w:space="0" w:color="auto"/>
          </w:divBdr>
        </w:div>
        <w:div w:id="1902252868">
          <w:marLeft w:val="480"/>
          <w:marRight w:val="0"/>
          <w:marTop w:val="0"/>
          <w:marBottom w:val="0"/>
          <w:divBdr>
            <w:top w:val="none" w:sz="0" w:space="0" w:color="auto"/>
            <w:left w:val="none" w:sz="0" w:space="0" w:color="auto"/>
            <w:bottom w:val="none" w:sz="0" w:space="0" w:color="auto"/>
            <w:right w:val="none" w:sz="0" w:space="0" w:color="auto"/>
          </w:divBdr>
        </w:div>
        <w:div w:id="2094618738">
          <w:marLeft w:val="480"/>
          <w:marRight w:val="0"/>
          <w:marTop w:val="0"/>
          <w:marBottom w:val="0"/>
          <w:divBdr>
            <w:top w:val="none" w:sz="0" w:space="0" w:color="auto"/>
            <w:left w:val="none" w:sz="0" w:space="0" w:color="auto"/>
            <w:bottom w:val="none" w:sz="0" w:space="0" w:color="auto"/>
            <w:right w:val="none" w:sz="0" w:space="0" w:color="auto"/>
          </w:divBdr>
        </w:div>
        <w:div w:id="2100641885">
          <w:marLeft w:val="480"/>
          <w:marRight w:val="0"/>
          <w:marTop w:val="0"/>
          <w:marBottom w:val="0"/>
          <w:divBdr>
            <w:top w:val="none" w:sz="0" w:space="0" w:color="auto"/>
            <w:left w:val="none" w:sz="0" w:space="0" w:color="auto"/>
            <w:bottom w:val="none" w:sz="0" w:space="0" w:color="auto"/>
            <w:right w:val="none" w:sz="0" w:space="0" w:color="auto"/>
          </w:divBdr>
        </w:div>
        <w:div w:id="2114668736">
          <w:marLeft w:val="480"/>
          <w:marRight w:val="0"/>
          <w:marTop w:val="0"/>
          <w:marBottom w:val="0"/>
          <w:divBdr>
            <w:top w:val="none" w:sz="0" w:space="0" w:color="auto"/>
            <w:left w:val="none" w:sz="0" w:space="0" w:color="auto"/>
            <w:bottom w:val="none" w:sz="0" w:space="0" w:color="auto"/>
            <w:right w:val="none" w:sz="0" w:space="0" w:color="auto"/>
          </w:divBdr>
        </w:div>
      </w:divsChild>
    </w:div>
    <w:div w:id="277880648">
      <w:bodyDiv w:val="1"/>
      <w:marLeft w:val="0"/>
      <w:marRight w:val="0"/>
      <w:marTop w:val="0"/>
      <w:marBottom w:val="0"/>
      <w:divBdr>
        <w:top w:val="none" w:sz="0" w:space="0" w:color="auto"/>
        <w:left w:val="none" w:sz="0" w:space="0" w:color="auto"/>
        <w:bottom w:val="none" w:sz="0" w:space="0" w:color="auto"/>
        <w:right w:val="none" w:sz="0" w:space="0" w:color="auto"/>
      </w:divBdr>
    </w:div>
    <w:div w:id="279726270">
      <w:bodyDiv w:val="1"/>
      <w:marLeft w:val="0"/>
      <w:marRight w:val="0"/>
      <w:marTop w:val="0"/>
      <w:marBottom w:val="0"/>
      <w:divBdr>
        <w:top w:val="none" w:sz="0" w:space="0" w:color="auto"/>
        <w:left w:val="none" w:sz="0" w:space="0" w:color="auto"/>
        <w:bottom w:val="none" w:sz="0" w:space="0" w:color="auto"/>
        <w:right w:val="none" w:sz="0" w:space="0" w:color="auto"/>
      </w:divBdr>
    </w:div>
    <w:div w:id="299918953">
      <w:bodyDiv w:val="1"/>
      <w:marLeft w:val="0"/>
      <w:marRight w:val="0"/>
      <w:marTop w:val="0"/>
      <w:marBottom w:val="0"/>
      <w:divBdr>
        <w:top w:val="none" w:sz="0" w:space="0" w:color="auto"/>
        <w:left w:val="none" w:sz="0" w:space="0" w:color="auto"/>
        <w:bottom w:val="none" w:sz="0" w:space="0" w:color="auto"/>
        <w:right w:val="none" w:sz="0" w:space="0" w:color="auto"/>
      </w:divBdr>
      <w:divsChild>
        <w:div w:id="81493951">
          <w:marLeft w:val="480"/>
          <w:marRight w:val="0"/>
          <w:marTop w:val="0"/>
          <w:marBottom w:val="0"/>
          <w:divBdr>
            <w:top w:val="none" w:sz="0" w:space="0" w:color="auto"/>
            <w:left w:val="none" w:sz="0" w:space="0" w:color="auto"/>
            <w:bottom w:val="none" w:sz="0" w:space="0" w:color="auto"/>
            <w:right w:val="none" w:sz="0" w:space="0" w:color="auto"/>
          </w:divBdr>
        </w:div>
        <w:div w:id="201480309">
          <w:marLeft w:val="480"/>
          <w:marRight w:val="0"/>
          <w:marTop w:val="0"/>
          <w:marBottom w:val="0"/>
          <w:divBdr>
            <w:top w:val="none" w:sz="0" w:space="0" w:color="auto"/>
            <w:left w:val="none" w:sz="0" w:space="0" w:color="auto"/>
            <w:bottom w:val="none" w:sz="0" w:space="0" w:color="auto"/>
            <w:right w:val="none" w:sz="0" w:space="0" w:color="auto"/>
          </w:divBdr>
        </w:div>
        <w:div w:id="294802347">
          <w:marLeft w:val="480"/>
          <w:marRight w:val="0"/>
          <w:marTop w:val="0"/>
          <w:marBottom w:val="0"/>
          <w:divBdr>
            <w:top w:val="none" w:sz="0" w:space="0" w:color="auto"/>
            <w:left w:val="none" w:sz="0" w:space="0" w:color="auto"/>
            <w:bottom w:val="none" w:sz="0" w:space="0" w:color="auto"/>
            <w:right w:val="none" w:sz="0" w:space="0" w:color="auto"/>
          </w:divBdr>
        </w:div>
        <w:div w:id="356588684">
          <w:marLeft w:val="480"/>
          <w:marRight w:val="0"/>
          <w:marTop w:val="0"/>
          <w:marBottom w:val="0"/>
          <w:divBdr>
            <w:top w:val="none" w:sz="0" w:space="0" w:color="auto"/>
            <w:left w:val="none" w:sz="0" w:space="0" w:color="auto"/>
            <w:bottom w:val="none" w:sz="0" w:space="0" w:color="auto"/>
            <w:right w:val="none" w:sz="0" w:space="0" w:color="auto"/>
          </w:divBdr>
        </w:div>
        <w:div w:id="411661113">
          <w:marLeft w:val="480"/>
          <w:marRight w:val="0"/>
          <w:marTop w:val="0"/>
          <w:marBottom w:val="0"/>
          <w:divBdr>
            <w:top w:val="none" w:sz="0" w:space="0" w:color="auto"/>
            <w:left w:val="none" w:sz="0" w:space="0" w:color="auto"/>
            <w:bottom w:val="none" w:sz="0" w:space="0" w:color="auto"/>
            <w:right w:val="none" w:sz="0" w:space="0" w:color="auto"/>
          </w:divBdr>
        </w:div>
        <w:div w:id="578906875">
          <w:marLeft w:val="480"/>
          <w:marRight w:val="0"/>
          <w:marTop w:val="0"/>
          <w:marBottom w:val="0"/>
          <w:divBdr>
            <w:top w:val="none" w:sz="0" w:space="0" w:color="auto"/>
            <w:left w:val="none" w:sz="0" w:space="0" w:color="auto"/>
            <w:bottom w:val="none" w:sz="0" w:space="0" w:color="auto"/>
            <w:right w:val="none" w:sz="0" w:space="0" w:color="auto"/>
          </w:divBdr>
        </w:div>
        <w:div w:id="672955387">
          <w:marLeft w:val="480"/>
          <w:marRight w:val="0"/>
          <w:marTop w:val="0"/>
          <w:marBottom w:val="0"/>
          <w:divBdr>
            <w:top w:val="none" w:sz="0" w:space="0" w:color="auto"/>
            <w:left w:val="none" w:sz="0" w:space="0" w:color="auto"/>
            <w:bottom w:val="none" w:sz="0" w:space="0" w:color="auto"/>
            <w:right w:val="none" w:sz="0" w:space="0" w:color="auto"/>
          </w:divBdr>
        </w:div>
        <w:div w:id="710569879">
          <w:marLeft w:val="480"/>
          <w:marRight w:val="0"/>
          <w:marTop w:val="0"/>
          <w:marBottom w:val="0"/>
          <w:divBdr>
            <w:top w:val="none" w:sz="0" w:space="0" w:color="auto"/>
            <w:left w:val="none" w:sz="0" w:space="0" w:color="auto"/>
            <w:bottom w:val="none" w:sz="0" w:space="0" w:color="auto"/>
            <w:right w:val="none" w:sz="0" w:space="0" w:color="auto"/>
          </w:divBdr>
        </w:div>
        <w:div w:id="764882217">
          <w:marLeft w:val="480"/>
          <w:marRight w:val="0"/>
          <w:marTop w:val="0"/>
          <w:marBottom w:val="0"/>
          <w:divBdr>
            <w:top w:val="none" w:sz="0" w:space="0" w:color="auto"/>
            <w:left w:val="none" w:sz="0" w:space="0" w:color="auto"/>
            <w:bottom w:val="none" w:sz="0" w:space="0" w:color="auto"/>
            <w:right w:val="none" w:sz="0" w:space="0" w:color="auto"/>
          </w:divBdr>
        </w:div>
        <w:div w:id="775296845">
          <w:marLeft w:val="480"/>
          <w:marRight w:val="0"/>
          <w:marTop w:val="0"/>
          <w:marBottom w:val="0"/>
          <w:divBdr>
            <w:top w:val="none" w:sz="0" w:space="0" w:color="auto"/>
            <w:left w:val="none" w:sz="0" w:space="0" w:color="auto"/>
            <w:bottom w:val="none" w:sz="0" w:space="0" w:color="auto"/>
            <w:right w:val="none" w:sz="0" w:space="0" w:color="auto"/>
          </w:divBdr>
        </w:div>
        <w:div w:id="777411848">
          <w:marLeft w:val="480"/>
          <w:marRight w:val="0"/>
          <w:marTop w:val="0"/>
          <w:marBottom w:val="0"/>
          <w:divBdr>
            <w:top w:val="none" w:sz="0" w:space="0" w:color="auto"/>
            <w:left w:val="none" w:sz="0" w:space="0" w:color="auto"/>
            <w:bottom w:val="none" w:sz="0" w:space="0" w:color="auto"/>
            <w:right w:val="none" w:sz="0" w:space="0" w:color="auto"/>
          </w:divBdr>
        </w:div>
        <w:div w:id="887300459">
          <w:marLeft w:val="480"/>
          <w:marRight w:val="0"/>
          <w:marTop w:val="0"/>
          <w:marBottom w:val="0"/>
          <w:divBdr>
            <w:top w:val="none" w:sz="0" w:space="0" w:color="auto"/>
            <w:left w:val="none" w:sz="0" w:space="0" w:color="auto"/>
            <w:bottom w:val="none" w:sz="0" w:space="0" w:color="auto"/>
            <w:right w:val="none" w:sz="0" w:space="0" w:color="auto"/>
          </w:divBdr>
        </w:div>
        <w:div w:id="941693619">
          <w:marLeft w:val="480"/>
          <w:marRight w:val="0"/>
          <w:marTop w:val="0"/>
          <w:marBottom w:val="0"/>
          <w:divBdr>
            <w:top w:val="none" w:sz="0" w:space="0" w:color="auto"/>
            <w:left w:val="none" w:sz="0" w:space="0" w:color="auto"/>
            <w:bottom w:val="none" w:sz="0" w:space="0" w:color="auto"/>
            <w:right w:val="none" w:sz="0" w:space="0" w:color="auto"/>
          </w:divBdr>
        </w:div>
        <w:div w:id="956836236">
          <w:marLeft w:val="480"/>
          <w:marRight w:val="0"/>
          <w:marTop w:val="0"/>
          <w:marBottom w:val="0"/>
          <w:divBdr>
            <w:top w:val="none" w:sz="0" w:space="0" w:color="auto"/>
            <w:left w:val="none" w:sz="0" w:space="0" w:color="auto"/>
            <w:bottom w:val="none" w:sz="0" w:space="0" w:color="auto"/>
            <w:right w:val="none" w:sz="0" w:space="0" w:color="auto"/>
          </w:divBdr>
        </w:div>
        <w:div w:id="974987942">
          <w:marLeft w:val="480"/>
          <w:marRight w:val="0"/>
          <w:marTop w:val="0"/>
          <w:marBottom w:val="0"/>
          <w:divBdr>
            <w:top w:val="none" w:sz="0" w:space="0" w:color="auto"/>
            <w:left w:val="none" w:sz="0" w:space="0" w:color="auto"/>
            <w:bottom w:val="none" w:sz="0" w:space="0" w:color="auto"/>
            <w:right w:val="none" w:sz="0" w:space="0" w:color="auto"/>
          </w:divBdr>
        </w:div>
        <w:div w:id="1055004151">
          <w:marLeft w:val="480"/>
          <w:marRight w:val="0"/>
          <w:marTop w:val="0"/>
          <w:marBottom w:val="0"/>
          <w:divBdr>
            <w:top w:val="none" w:sz="0" w:space="0" w:color="auto"/>
            <w:left w:val="none" w:sz="0" w:space="0" w:color="auto"/>
            <w:bottom w:val="none" w:sz="0" w:space="0" w:color="auto"/>
            <w:right w:val="none" w:sz="0" w:space="0" w:color="auto"/>
          </w:divBdr>
        </w:div>
        <w:div w:id="1372997102">
          <w:marLeft w:val="480"/>
          <w:marRight w:val="0"/>
          <w:marTop w:val="0"/>
          <w:marBottom w:val="0"/>
          <w:divBdr>
            <w:top w:val="none" w:sz="0" w:space="0" w:color="auto"/>
            <w:left w:val="none" w:sz="0" w:space="0" w:color="auto"/>
            <w:bottom w:val="none" w:sz="0" w:space="0" w:color="auto"/>
            <w:right w:val="none" w:sz="0" w:space="0" w:color="auto"/>
          </w:divBdr>
        </w:div>
        <w:div w:id="1384328061">
          <w:marLeft w:val="480"/>
          <w:marRight w:val="0"/>
          <w:marTop w:val="0"/>
          <w:marBottom w:val="0"/>
          <w:divBdr>
            <w:top w:val="none" w:sz="0" w:space="0" w:color="auto"/>
            <w:left w:val="none" w:sz="0" w:space="0" w:color="auto"/>
            <w:bottom w:val="none" w:sz="0" w:space="0" w:color="auto"/>
            <w:right w:val="none" w:sz="0" w:space="0" w:color="auto"/>
          </w:divBdr>
        </w:div>
        <w:div w:id="1484274347">
          <w:marLeft w:val="480"/>
          <w:marRight w:val="0"/>
          <w:marTop w:val="0"/>
          <w:marBottom w:val="0"/>
          <w:divBdr>
            <w:top w:val="none" w:sz="0" w:space="0" w:color="auto"/>
            <w:left w:val="none" w:sz="0" w:space="0" w:color="auto"/>
            <w:bottom w:val="none" w:sz="0" w:space="0" w:color="auto"/>
            <w:right w:val="none" w:sz="0" w:space="0" w:color="auto"/>
          </w:divBdr>
        </w:div>
        <w:div w:id="1508517859">
          <w:marLeft w:val="480"/>
          <w:marRight w:val="0"/>
          <w:marTop w:val="0"/>
          <w:marBottom w:val="0"/>
          <w:divBdr>
            <w:top w:val="none" w:sz="0" w:space="0" w:color="auto"/>
            <w:left w:val="none" w:sz="0" w:space="0" w:color="auto"/>
            <w:bottom w:val="none" w:sz="0" w:space="0" w:color="auto"/>
            <w:right w:val="none" w:sz="0" w:space="0" w:color="auto"/>
          </w:divBdr>
        </w:div>
        <w:div w:id="1522621055">
          <w:marLeft w:val="480"/>
          <w:marRight w:val="0"/>
          <w:marTop w:val="0"/>
          <w:marBottom w:val="0"/>
          <w:divBdr>
            <w:top w:val="none" w:sz="0" w:space="0" w:color="auto"/>
            <w:left w:val="none" w:sz="0" w:space="0" w:color="auto"/>
            <w:bottom w:val="none" w:sz="0" w:space="0" w:color="auto"/>
            <w:right w:val="none" w:sz="0" w:space="0" w:color="auto"/>
          </w:divBdr>
        </w:div>
        <w:div w:id="1542551217">
          <w:marLeft w:val="480"/>
          <w:marRight w:val="0"/>
          <w:marTop w:val="0"/>
          <w:marBottom w:val="0"/>
          <w:divBdr>
            <w:top w:val="none" w:sz="0" w:space="0" w:color="auto"/>
            <w:left w:val="none" w:sz="0" w:space="0" w:color="auto"/>
            <w:bottom w:val="none" w:sz="0" w:space="0" w:color="auto"/>
            <w:right w:val="none" w:sz="0" w:space="0" w:color="auto"/>
          </w:divBdr>
        </w:div>
        <w:div w:id="1556769658">
          <w:marLeft w:val="480"/>
          <w:marRight w:val="0"/>
          <w:marTop w:val="0"/>
          <w:marBottom w:val="0"/>
          <w:divBdr>
            <w:top w:val="none" w:sz="0" w:space="0" w:color="auto"/>
            <w:left w:val="none" w:sz="0" w:space="0" w:color="auto"/>
            <w:bottom w:val="none" w:sz="0" w:space="0" w:color="auto"/>
            <w:right w:val="none" w:sz="0" w:space="0" w:color="auto"/>
          </w:divBdr>
        </w:div>
        <w:div w:id="1570922161">
          <w:marLeft w:val="480"/>
          <w:marRight w:val="0"/>
          <w:marTop w:val="0"/>
          <w:marBottom w:val="0"/>
          <w:divBdr>
            <w:top w:val="none" w:sz="0" w:space="0" w:color="auto"/>
            <w:left w:val="none" w:sz="0" w:space="0" w:color="auto"/>
            <w:bottom w:val="none" w:sz="0" w:space="0" w:color="auto"/>
            <w:right w:val="none" w:sz="0" w:space="0" w:color="auto"/>
          </w:divBdr>
        </w:div>
        <w:div w:id="1602487801">
          <w:marLeft w:val="480"/>
          <w:marRight w:val="0"/>
          <w:marTop w:val="0"/>
          <w:marBottom w:val="0"/>
          <w:divBdr>
            <w:top w:val="none" w:sz="0" w:space="0" w:color="auto"/>
            <w:left w:val="none" w:sz="0" w:space="0" w:color="auto"/>
            <w:bottom w:val="none" w:sz="0" w:space="0" w:color="auto"/>
            <w:right w:val="none" w:sz="0" w:space="0" w:color="auto"/>
          </w:divBdr>
        </w:div>
        <w:div w:id="1811677803">
          <w:marLeft w:val="480"/>
          <w:marRight w:val="0"/>
          <w:marTop w:val="0"/>
          <w:marBottom w:val="0"/>
          <w:divBdr>
            <w:top w:val="none" w:sz="0" w:space="0" w:color="auto"/>
            <w:left w:val="none" w:sz="0" w:space="0" w:color="auto"/>
            <w:bottom w:val="none" w:sz="0" w:space="0" w:color="auto"/>
            <w:right w:val="none" w:sz="0" w:space="0" w:color="auto"/>
          </w:divBdr>
        </w:div>
        <w:div w:id="1867332864">
          <w:marLeft w:val="480"/>
          <w:marRight w:val="0"/>
          <w:marTop w:val="0"/>
          <w:marBottom w:val="0"/>
          <w:divBdr>
            <w:top w:val="none" w:sz="0" w:space="0" w:color="auto"/>
            <w:left w:val="none" w:sz="0" w:space="0" w:color="auto"/>
            <w:bottom w:val="none" w:sz="0" w:space="0" w:color="auto"/>
            <w:right w:val="none" w:sz="0" w:space="0" w:color="auto"/>
          </w:divBdr>
        </w:div>
        <w:div w:id="1973557065">
          <w:marLeft w:val="480"/>
          <w:marRight w:val="0"/>
          <w:marTop w:val="0"/>
          <w:marBottom w:val="0"/>
          <w:divBdr>
            <w:top w:val="none" w:sz="0" w:space="0" w:color="auto"/>
            <w:left w:val="none" w:sz="0" w:space="0" w:color="auto"/>
            <w:bottom w:val="none" w:sz="0" w:space="0" w:color="auto"/>
            <w:right w:val="none" w:sz="0" w:space="0" w:color="auto"/>
          </w:divBdr>
        </w:div>
        <w:div w:id="2000109096">
          <w:marLeft w:val="480"/>
          <w:marRight w:val="0"/>
          <w:marTop w:val="0"/>
          <w:marBottom w:val="0"/>
          <w:divBdr>
            <w:top w:val="none" w:sz="0" w:space="0" w:color="auto"/>
            <w:left w:val="none" w:sz="0" w:space="0" w:color="auto"/>
            <w:bottom w:val="none" w:sz="0" w:space="0" w:color="auto"/>
            <w:right w:val="none" w:sz="0" w:space="0" w:color="auto"/>
          </w:divBdr>
        </w:div>
        <w:div w:id="2013797439">
          <w:marLeft w:val="480"/>
          <w:marRight w:val="0"/>
          <w:marTop w:val="0"/>
          <w:marBottom w:val="0"/>
          <w:divBdr>
            <w:top w:val="none" w:sz="0" w:space="0" w:color="auto"/>
            <w:left w:val="none" w:sz="0" w:space="0" w:color="auto"/>
            <w:bottom w:val="none" w:sz="0" w:space="0" w:color="auto"/>
            <w:right w:val="none" w:sz="0" w:space="0" w:color="auto"/>
          </w:divBdr>
        </w:div>
        <w:div w:id="2097553705">
          <w:marLeft w:val="480"/>
          <w:marRight w:val="0"/>
          <w:marTop w:val="0"/>
          <w:marBottom w:val="0"/>
          <w:divBdr>
            <w:top w:val="none" w:sz="0" w:space="0" w:color="auto"/>
            <w:left w:val="none" w:sz="0" w:space="0" w:color="auto"/>
            <w:bottom w:val="none" w:sz="0" w:space="0" w:color="auto"/>
            <w:right w:val="none" w:sz="0" w:space="0" w:color="auto"/>
          </w:divBdr>
        </w:div>
        <w:div w:id="2098550291">
          <w:marLeft w:val="480"/>
          <w:marRight w:val="0"/>
          <w:marTop w:val="0"/>
          <w:marBottom w:val="0"/>
          <w:divBdr>
            <w:top w:val="none" w:sz="0" w:space="0" w:color="auto"/>
            <w:left w:val="none" w:sz="0" w:space="0" w:color="auto"/>
            <w:bottom w:val="none" w:sz="0" w:space="0" w:color="auto"/>
            <w:right w:val="none" w:sz="0" w:space="0" w:color="auto"/>
          </w:divBdr>
        </w:div>
        <w:div w:id="2118402757">
          <w:marLeft w:val="480"/>
          <w:marRight w:val="0"/>
          <w:marTop w:val="0"/>
          <w:marBottom w:val="0"/>
          <w:divBdr>
            <w:top w:val="none" w:sz="0" w:space="0" w:color="auto"/>
            <w:left w:val="none" w:sz="0" w:space="0" w:color="auto"/>
            <w:bottom w:val="none" w:sz="0" w:space="0" w:color="auto"/>
            <w:right w:val="none" w:sz="0" w:space="0" w:color="auto"/>
          </w:divBdr>
        </w:div>
        <w:div w:id="2139031720">
          <w:marLeft w:val="480"/>
          <w:marRight w:val="0"/>
          <w:marTop w:val="0"/>
          <w:marBottom w:val="0"/>
          <w:divBdr>
            <w:top w:val="none" w:sz="0" w:space="0" w:color="auto"/>
            <w:left w:val="none" w:sz="0" w:space="0" w:color="auto"/>
            <w:bottom w:val="none" w:sz="0" w:space="0" w:color="auto"/>
            <w:right w:val="none" w:sz="0" w:space="0" w:color="auto"/>
          </w:divBdr>
        </w:div>
      </w:divsChild>
    </w:div>
    <w:div w:id="310839664">
      <w:bodyDiv w:val="1"/>
      <w:marLeft w:val="0"/>
      <w:marRight w:val="0"/>
      <w:marTop w:val="0"/>
      <w:marBottom w:val="0"/>
      <w:divBdr>
        <w:top w:val="none" w:sz="0" w:space="0" w:color="auto"/>
        <w:left w:val="none" w:sz="0" w:space="0" w:color="auto"/>
        <w:bottom w:val="none" w:sz="0" w:space="0" w:color="auto"/>
        <w:right w:val="none" w:sz="0" w:space="0" w:color="auto"/>
      </w:divBdr>
    </w:div>
    <w:div w:id="317927987">
      <w:bodyDiv w:val="1"/>
      <w:marLeft w:val="0"/>
      <w:marRight w:val="0"/>
      <w:marTop w:val="0"/>
      <w:marBottom w:val="0"/>
      <w:divBdr>
        <w:top w:val="none" w:sz="0" w:space="0" w:color="auto"/>
        <w:left w:val="none" w:sz="0" w:space="0" w:color="auto"/>
        <w:bottom w:val="none" w:sz="0" w:space="0" w:color="auto"/>
        <w:right w:val="none" w:sz="0" w:space="0" w:color="auto"/>
      </w:divBdr>
      <w:divsChild>
        <w:div w:id="31807992">
          <w:marLeft w:val="480"/>
          <w:marRight w:val="0"/>
          <w:marTop w:val="0"/>
          <w:marBottom w:val="0"/>
          <w:divBdr>
            <w:top w:val="none" w:sz="0" w:space="0" w:color="auto"/>
            <w:left w:val="none" w:sz="0" w:space="0" w:color="auto"/>
            <w:bottom w:val="none" w:sz="0" w:space="0" w:color="auto"/>
            <w:right w:val="none" w:sz="0" w:space="0" w:color="auto"/>
          </w:divBdr>
        </w:div>
        <w:div w:id="142821761">
          <w:marLeft w:val="480"/>
          <w:marRight w:val="0"/>
          <w:marTop w:val="0"/>
          <w:marBottom w:val="0"/>
          <w:divBdr>
            <w:top w:val="none" w:sz="0" w:space="0" w:color="auto"/>
            <w:left w:val="none" w:sz="0" w:space="0" w:color="auto"/>
            <w:bottom w:val="none" w:sz="0" w:space="0" w:color="auto"/>
            <w:right w:val="none" w:sz="0" w:space="0" w:color="auto"/>
          </w:divBdr>
        </w:div>
        <w:div w:id="432014917">
          <w:marLeft w:val="480"/>
          <w:marRight w:val="0"/>
          <w:marTop w:val="0"/>
          <w:marBottom w:val="0"/>
          <w:divBdr>
            <w:top w:val="none" w:sz="0" w:space="0" w:color="auto"/>
            <w:left w:val="none" w:sz="0" w:space="0" w:color="auto"/>
            <w:bottom w:val="none" w:sz="0" w:space="0" w:color="auto"/>
            <w:right w:val="none" w:sz="0" w:space="0" w:color="auto"/>
          </w:divBdr>
        </w:div>
        <w:div w:id="520901348">
          <w:marLeft w:val="480"/>
          <w:marRight w:val="0"/>
          <w:marTop w:val="0"/>
          <w:marBottom w:val="0"/>
          <w:divBdr>
            <w:top w:val="none" w:sz="0" w:space="0" w:color="auto"/>
            <w:left w:val="none" w:sz="0" w:space="0" w:color="auto"/>
            <w:bottom w:val="none" w:sz="0" w:space="0" w:color="auto"/>
            <w:right w:val="none" w:sz="0" w:space="0" w:color="auto"/>
          </w:divBdr>
        </w:div>
        <w:div w:id="590089864">
          <w:marLeft w:val="480"/>
          <w:marRight w:val="0"/>
          <w:marTop w:val="0"/>
          <w:marBottom w:val="0"/>
          <w:divBdr>
            <w:top w:val="none" w:sz="0" w:space="0" w:color="auto"/>
            <w:left w:val="none" w:sz="0" w:space="0" w:color="auto"/>
            <w:bottom w:val="none" w:sz="0" w:space="0" w:color="auto"/>
            <w:right w:val="none" w:sz="0" w:space="0" w:color="auto"/>
          </w:divBdr>
        </w:div>
        <w:div w:id="1385104393">
          <w:marLeft w:val="480"/>
          <w:marRight w:val="0"/>
          <w:marTop w:val="0"/>
          <w:marBottom w:val="0"/>
          <w:divBdr>
            <w:top w:val="none" w:sz="0" w:space="0" w:color="auto"/>
            <w:left w:val="none" w:sz="0" w:space="0" w:color="auto"/>
            <w:bottom w:val="none" w:sz="0" w:space="0" w:color="auto"/>
            <w:right w:val="none" w:sz="0" w:space="0" w:color="auto"/>
          </w:divBdr>
        </w:div>
        <w:div w:id="1577860747">
          <w:marLeft w:val="480"/>
          <w:marRight w:val="0"/>
          <w:marTop w:val="0"/>
          <w:marBottom w:val="0"/>
          <w:divBdr>
            <w:top w:val="none" w:sz="0" w:space="0" w:color="auto"/>
            <w:left w:val="none" w:sz="0" w:space="0" w:color="auto"/>
            <w:bottom w:val="none" w:sz="0" w:space="0" w:color="auto"/>
            <w:right w:val="none" w:sz="0" w:space="0" w:color="auto"/>
          </w:divBdr>
        </w:div>
        <w:div w:id="1663195710">
          <w:marLeft w:val="480"/>
          <w:marRight w:val="0"/>
          <w:marTop w:val="0"/>
          <w:marBottom w:val="0"/>
          <w:divBdr>
            <w:top w:val="none" w:sz="0" w:space="0" w:color="auto"/>
            <w:left w:val="none" w:sz="0" w:space="0" w:color="auto"/>
            <w:bottom w:val="none" w:sz="0" w:space="0" w:color="auto"/>
            <w:right w:val="none" w:sz="0" w:space="0" w:color="auto"/>
          </w:divBdr>
        </w:div>
      </w:divsChild>
    </w:div>
    <w:div w:id="341248094">
      <w:bodyDiv w:val="1"/>
      <w:marLeft w:val="0"/>
      <w:marRight w:val="0"/>
      <w:marTop w:val="0"/>
      <w:marBottom w:val="0"/>
      <w:divBdr>
        <w:top w:val="none" w:sz="0" w:space="0" w:color="auto"/>
        <w:left w:val="none" w:sz="0" w:space="0" w:color="auto"/>
        <w:bottom w:val="none" w:sz="0" w:space="0" w:color="auto"/>
        <w:right w:val="none" w:sz="0" w:space="0" w:color="auto"/>
      </w:divBdr>
    </w:div>
    <w:div w:id="355809958">
      <w:bodyDiv w:val="1"/>
      <w:marLeft w:val="0"/>
      <w:marRight w:val="0"/>
      <w:marTop w:val="0"/>
      <w:marBottom w:val="0"/>
      <w:divBdr>
        <w:top w:val="none" w:sz="0" w:space="0" w:color="auto"/>
        <w:left w:val="none" w:sz="0" w:space="0" w:color="auto"/>
        <w:bottom w:val="none" w:sz="0" w:space="0" w:color="auto"/>
        <w:right w:val="none" w:sz="0" w:space="0" w:color="auto"/>
      </w:divBdr>
      <w:divsChild>
        <w:div w:id="47076361">
          <w:marLeft w:val="480"/>
          <w:marRight w:val="0"/>
          <w:marTop w:val="0"/>
          <w:marBottom w:val="0"/>
          <w:divBdr>
            <w:top w:val="none" w:sz="0" w:space="0" w:color="auto"/>
            <w:left w:val="none" w:sz="0" w:space="0" w:color="auto"/>
            <w:bottom w:val="none" w:sz="0" w:space="0" w:color="auto"/>
            <w:right w:val="none" w:sz="0" w:space="0" w:color="auto"/>
          </w:divBdr>
        </w:div>
        <w:div w:id="207038736">
          <w:marLeft w:val="480"/>
          <w:marRight w:val="0"/>
          <w:marTop w:val="0"/>
          <w:marBottom w:val="0"/>
          <w:divBdr>
            <w:top w:val="none" w:sz="0" w:space="0" w:color="auto"/>
            <w:left w:val="none" w:sz="0" w:space="0" w:color="auto"/>
            <w:bottom w:val="none" w:sz="0" w:space="0" w:color="auto"/>
            <w:right w:val="none" w:sz="0" w:space="0" w:color="auto"/>
          </w:divBdr>
        </w:div>
        <w:div w:id="308437710">
          <w:marLeft w:val="480"/>
          <w:marRight w:val="0"/>
          <w:marTop w:val="0"/>
          <w:marBottom w:val="0"/>
          <w:divBdr>
            <w:top w:val="none" w:sz="0" w:space="0" w:color="auto"/>
            <w:left w:val="none" w:sz="0" w:space="0" w:color="auto"/>
            <w:bottom w:val="none" w:sz="0" w:space="0" w:color="auto"/>
            <w:right w:val="none" w:sz="0" w:space="0" w:color="auto"/>
          </w:divBdr>
        </w:div>
        <w:div w:id="362096378">
          <w:marLeft w:val="480"/>
          <w:marRight w:val="0"/>
          <w:marTop w:val="0"/>
          <w:marBottom w:val="0"/>
          <w:divBdr>
            <w:top w:val="none" w:sz="0" w:space="0" w:color="auto"/>
            <w:left w:val="none" w:sz="0" w:space="0" w:color="auto"/>
            <w:bottom w:val="none" w:sz="0" w:space="0" w:color="auto"/>
            <w:right w:val="none" w:sz="0" w:space="0" w:color="auto"/>
          </w:divBdr>
        </w:div>
        <w:div w:id="421494100">
          <w:marLeft w:val="480"/>
          <w:marRight w:val="0"/>
          <w:marTop w:val="0"/>
          <w:marBottom w:val="0"/>
          <w:divBdr>
            <w:top w:val="none" w:sz="0" w:space="0" w:color="auto"/>
            <w:left w:val="none" w:sz="0" w:space="0" w:color="auto"/>
            <w:bottom w:val="none" w:sz="0" w:space="0" w:color="auto"/>
            <w:right w:val="none" w:sz="0" w:space="0" w:color="auto"/>
          </w:divBdr>
        </w:div>
        <w:div w:id="485779444">
          <w:marLeft w:val="480"/>
          <w:marRight w:val="0"/>
          <w:marTop w:val="0"/>
          <w:marBottom w:val="0"/>
          <w:divBdr>
            <w:top w:val="none" w:sz="0" w:space="0" w:color="auto"/>
            <w:left w:val="none" w:sz="0" w:space="0" w:color="auto"/>
            <w:bottom w:val="none" w:sz="0" w:space="0" w:color="auto"/>
            <w:right w:val="none" w:sz="0" w:space="0" w:color="auto"/>
          </w:divBdr>
        </w:div>
        <w:div w:id="519855490">
          <w:marLeft w:val="480"/>
          <w:marRight w:val="0"/>
          <w:marTop w:val="0"/>
          <w:marBottom w:val="0"/>
          <w:divBdr>
            <w:top w:val="none" w:sz="0" w:space="0" w:color="auto"/>
            <w:left w:val="none" w:sz="0" w:space="0" w:color="auto"/>
            <w:bottom w:val="none" w:sz="0" w:space="0" w:color="auto"/>
            <w:right w:val="none" w:sz="0" w:space="0" w:color="auto"/>
          </w:divBdr>
        </w:div>
        <w:div w:id="602953366">
          <w:marLeft w:val="480"/>
          <w:marRight w:val="0"/>
          <w:marTop w:val="0"/>
          <w:marBottom w:val="0"/>
          <w:divBdr>
            <w:top w:val="none" w:sz="0" w:space="0" w:color="auto"/>
            <w:left w:val="none" w:sz="0" w:space="0" w:color="auto"/>
            <w:bottom w:val="none" w:sz="0" w:space="0" w:color="auto"/>
            <w:right w:val="none" w:sz="0" w:space="0" w:color="auto"/>
          </w:divBdr>
        </w:div>
        <w:div w:id="902831198">
          <w:marLeft w:val="480"/>
          <w:marRight w:val="0"/>
          <w:marTop w:val="0"/>
          <w:marBottom w:val="0"/>
          <w:divBdr>
            <w:top w:val="none" w:sz="0" w:space="0" w:color="auto"/>
            <w:left w:val="none" w:sz="0" w:space="0" w:color="auto"/>
            <w:bottom w:val="none" w:sz="0" w:space="0" w:color="auto"/>
            <w:right w:val="none" w:sz="0" w:space="0" w:color="auto"/>
          </w:divBdr>
        </w:div>
        <w:div w:id="989598805">
          <w:marLeft w:val="480"/>
          <w:marRight w:val="0"/>
          <w:marTop w:val="0"/>
          <w:marBottom w:val="0"/>
          <w:divBdr>
            <w:top w:val="none" w:sz="0" w:space="0" w:color="auto"/>
            <w:left w:val="none" w:sz="0" w:space="0" w:color="auto"/>
            <w:bottom w:val="none" w:sz="0" w:space="0" w:color="auto"/>
            <w:right w:val="none" w:sz="0" w:space="0" w:color="auto"/>
          </w:divBdr>
        </w:div>
        <w:div w:id="1127430437">
          <w:marLeft w:val="480"/>
          <w:marRight w:val="0"/>
          <w:marTop w:val="0"/>
          <w:marBottom w:val="0"/>
          <w:divBdr>
            <w:top w:val="none" w:sz="0" w:space="0" w:color="auto"/>
            <w:left w:val="none" w:sz="0" w:space="0" w:color="auto"/>
            <w:bottom w:val="none" w:sz="0" w:space="0" w:color="auto"/>
            <w:right w:val="none" w:sz="0" w:space="0" w:color="auto"/>
          </w:divBdr>
        </w:div>
        <w:div w:id="1211189947">
          <w:marLeft w:val="480"/>
          <w:marRight w:val="0"/>
          <w:marTop w:val="0"/>
          <w:marBottom w:val="0"/>
          <w:divBdr>
            <w:top w:val="none" w:sz="0" w:space="0" w:color="auto"/>
            <w:left w:val="none" w:sz="0" w:space="0" w:color="auto"/>
            <w:bottom w:val="none" w:sz="0" w:space="0" w:color="auto"/>
            <w:right w:val="none" w:sz="0" w:space="0" w:color="auto"/>
          </w:divBdr>
        </w:div>
        <w:div w:id="1327904738">
          <w:marLeft w:val="480"/>
          <w:marRight w:val="0"/>
          <w:marTop w:val="0"/>
          <w:marBottom w:val="0"/>
          <w:divBdr>
            <w:top w:val="none" w:sz="0" w:space="0" w:color="auto"/>
            <w:left w:val="none" w:sz="0" w:space="0" w:color="auto"/>
            <w:bottom w:val="none" w:sz="0" w:space="0" w:color="auto"/>
            <w:right w:val="none" w:sz="0" w:space="0" w:color="auto"/>
          </w:divBdr>
        </w:div>
        <w:div w:id="1363634468">
          <w:marLeft w:val="480"/>
          <w:marRight w:val="0"/>
          <w:marTop w:val="0"/>
          <w:marBottom w:val="0"/>
          <w:divBdr>
            <w:top w:val="none" w:sz="0" w:space="0" w:color="auto"/>
            <w:left w:val="none" w:sz="0" w:space="0" w:color="auto"/>
            <w:bottom w:val="none" w:sz="0" w:space="0" w:color="auto"/>
            <w:right w:val="none" w:sz="0" w:space="0" w:color="auto"/>
          </w:divBdr>
        </w:div>
        <w:div w:id="1379862647">
          <w:marLeft w:val="480"/>
          <w:marRight w:val="0"/>
          <w:marTop w:val="0"/>
          <w:marBottom w:val="0"/>
          <w:divBdr>
            <w:top w:val="none" w:sz="0" w:space="0" w:color="auto"/>
            <w:left w:val="none" w:sz="0" w:space="0" w:color="auto"/>
            <w:bottom w:val="none" w:sz="0" w:space="0" w:color="auto"/>
            <w:right w:val="none" w:sz="0" w:space="0" w:color="auto"/>
          </w:divBdr>
        </w:div>
        <w:div w:id="1394231361">
          <w:marLeft w:val="480"/>
          <w:marRight w:val="0"/>
          <w:marTop w:val="0"/>
          <w:marBottom w:val="0"/>
          <w:divBdr>
            <w:top w:val="none" w:sz="0" w:space="0" w:color="auto"/>
            <w:left w:val="none" w:sz="0" w:space="0" w:color="auto"/>
            <w:bottom w:val="none" w:sz="0" w:space="0" w:color="auto"/>
            <w:right w:val="none" w:sz="0" w:space="0" w:color="auto"/>
          </w:divBdr>
        </w:div>
        <w:div w:id="1443962793">
          <w:marLeft w:val="480"/>
          <w:marRight w:val="0"/>
          <w:marTop w:val="0"/>
          <w:marBottom w:val="0"/>
          <w:divBdr>
            <w:top w:val="none" w:sz="0" w:space="0" w:color="auto"/>
            <w:left w:val="none" w:sz="0" w:space="0" w:color="auto"/>
            <w:bottom w:val="none" w:sz="0" w:space="0" w:color="auto"/>
            <w:right w:val="none" w:sz="0" w:space="0" w:color="auto"/>
          </w:divBdr>
        </w:div>
        <w:div w:id="1539583393">
          <w:marLeft w:val="480"/>
          <w:marRight w:val="0"/>
          <w:marTop w:val="0"/>
          <w:marBottom w:val="0"/>
          <w:divBdr>
            <w:top w:val="none" w:sz="0" w:space="0" w:color="auto"/>
            <w:left w:val="none" w:sz="0" w:space="0" w:color="auto"/>
            <w:bottom w:val="none" w:sz="0" w:space="0" w:color="auto"/>
            <w:right w:val="none" w:sz="0" w:space="0" w:color="auto"/>
          </w:divBdr>
        </w:div>
        <w:div w:id="1573156816">
          <w:marLeft w:val="480"/>
          <w:marRight w:val="0"/>
          <w:marTop w:val="0"/>
          <w:marBottom w:val="0"/>
          <w:divBdr>
            <w:top w:val="none" w:sz="0" w:space="0" w:color="auto"/>
            <w:left w:val="none" w:sz="0" w:space="0" w:color="auto"/>
            <w:bottom w:val="none" w:sz="0" w:space="0" w:color="auto"/>
            <w:right w:val="none" w:sz="0" w:space="0" w:color="auto"/>
          </w:divBdr>
        </w:div>
        <w:div w:id="1680934118">
          <w:marLeft w:val="480"/>
          <w:marRight w:val="0"/>
          <w:marTop w:val="0"/>
          <w:marBottom w:val="0"/>
          <w:divBdr>
            <w:top w:val="none" w:sz="0" w:space="0" w:color="auto"/>
            <w:left w:val="none" w:sz="0" w:space="0" w:color="auto"/>
            <w:bottom w:val="none" w:sz="0" w:space="0" w:color="auto"/>
            <w:right w:val="none" w:sz="0" w:space="0" w:color="auto"/>
          </w:divBdr>
        </w:div>
        <w:div w:id="1806046093">
          <w:marLeft w:val="480"/>
          <w:marRight w:val="0"/>
          <w:marTop w:val="0"/>
          <w:marBottom w:val="0"/>
          <w:divBdr>
            <w:top w:val="none" w:sz="0" w:space="0" w:color="auto"/>
            <w:left w:val="none" w:sz="0" w:space="0" w:color="auto"/>
            <w:bottom w:val="none" w:sz="0" w:space="0" w:color="auto"/>
            <w:right w:val="none" w:sz="0" w:space="0" w:color="auto"/>
          </w:divBdr>
        </w:div>
        <w:div w:id="1909684922">
          <w:marLeft w:val="480"/>
          <w:marRight w:val="0"/>
          <w:marTop w:val="0"/>
          <w:marBottom w:val="0"/>
          <w:divBdr>
            <w:top w:val="none" w:sz="0" w:space="0" w:color="auto"/>
            <w:left w:val="none" w:sz="0" w:space="0" w:color="auto"/>
            <w:bottom w:val="none" w:sz="0" w:space="0" w:color="auto"/>
            <w:right w:val="none" w:sz="0" w:space="0" w:color="auto"/>
          </w:divBdr>
        </w:div>
        <w:div w:id="1940522095">
          <w:marLeft w:val="480"/>
          <w:marRight w:val="0"/>
          <w:marTop w:val="0"/>
          <w:marBottom w:val="0"/>
          <w:divBdr>
            <w:top w:val="none" w:sz="0" w:space="0" w:color="auto"/>
            <w:left w:val="none" w:sz="0" w:space="0" w:color="auto"/>
            <w:bottom w:val="none" w:sz="0" w:space="0" w:color="auto"/>
            <w:right w:val="none" w:sz="0" w:space="0" w:color="auto"/>
          </w:divBdr>
        </w:div>
        <w:div w:id="1949964936">
          <w:marLeft w:val="480"/>
          <w:marRight w:val="0"/>
          <w:marTop w:val="0"/>
          <w:marBottom w:val="0"/>
          <w:divBdr>
            <w:top w:val="none" w:sz="0" w:space="0" w:color="auto"/>
            <w:left w:val="none" w:sz="0" w:space="0" w:color="auto"/>
            <w:bottom w:val="none" w:sz="0" w:space="0" w:color="auto"/>
            <w:right w:val="none" w:sz="0" w:space="0" w:color="auto"/>
          </w:divBdr>
        </w:div>
        <w:div w:id="1999116168">
          <w:marLeft w:val="480"/>
          <w:marRight w:val="0"/>
          <w:marTop w:val="0"/>
          <w:marBottom w:val="0"/>
          <w:divBdr>
            <w:top w:val="none" w:sz="0" w:space="0" w:color="auto"/>
            <w:left w:val="none" w:sz="0" w:space="0" w:color="auto"/>
            <w:bottom w:val="none" w:sz="0" w:space="0" w:color="auto"/>
            <w:right w:val="none" w:sz="0" w:space="0" w:color="auto"/>
          </w:divBdr>
        </w:div>
        <w:div w:id="2082675255">
          <w:marLeft w:val="480"/>
          <w:marRight w:val="0"/>
          <w:marTop w:val="0"/>
          <w:marBottom w:val="0"/>
          <w:divBdr>
            <w:top w:val="none" w:sz="0" w:space="0" w:color="auto"/>
            <w:left w:val="none" w:sz="0" w:space="0" w:color="auto"/>
            <w:bottom w:val="none" w:sz="0" w:space="0" w:color="auto"/>
            <w:right w:val="none" w:sz="0" w:space="0" w:color="auto"/>
          </w:divBdr>
        </w:div>
      </w:divsChild>
    </w:div>
    <w:div w:id="360252026">
      <w:bodyDiv w:val="1"/>
      <w:marLeft w:val="0"/>
      <w:marRight w:val="0"/>
      <w:marTop w:val="0"/>
      <w:marBottom w:val="0"/>
      <w:divBdr>
        <w:top w:val="none" w:sz="0" w:space="0" w:color="auto"/>
        <w:left w:val="none" w:sz="0" w:space="0" w:color="auto"/>
        <w:bottom w:val="none" w:sz="0" w:space="0" w:color="auto"/>
        <w:right w:val="none" w:sz="0" w:space="0" w:color="auto"/>
      </w:divBdr>
    </w:div>
    <w:div w:id="378480264">
      <w:bodyDiv w:val="1"/>
      <w:marLeft w:val="0"/>
      <w:marRight w:val="0"/>
      <w:marTop w:val="0"/>
      <w:marBottom w:val="0"/>
      <w:divBdr>
        <w:top w:val="none" w:sz="0" w:space="0" w:color="auto"/>
        <w:left w:val="none" w:sz="0" w:space="0" w:color="auto"/>
        <w:bottom w:val="none" w:sz="0" w:space="0" w:color="auto"/>
        <w:right w:val="none" w:sz="0" w:space="0" w:color="auto"/>
      </w:divBdr>
      <w:divsChild>
        <w:div w:id="219445253">
          <w:marLeft w:val="480"/>
          <w:marRight w:val="0"/>
          <w:marTop w:val="0"/>
          <w:marBottom w:val="0"/>
          <w:divBdr>
            <w:top w:val="none" w:sz="0" w:space="0" w:color="auto"/>
            <w:left w:val="none" w:sz="0" w:space="0" w:color="auto"/>
            <w:bottom w:val="none" w:sz="0" w:space="0" w:color="auto"/>
            <w:right w:val="none" w:sz="0" w:space="0" w:color="auto"/>
          </w:divBdr>
        </w:div>
        <w:div w:id="284702725">
          <w:marLeft w:val="480"/>
          <w:marRight w:val="0"/>
          <w:marTop w:val="0"/>
          <w:marBottom w:val="0"/>
          <w:divBdr>
            <w:top w:val="none" w:sz="0" w:space="0" w:color="auto"/>
            <w:left w:val="none" w:sz="0" w:space="0" w:color="auto"/>
            <w:bottom w:val="none" w:sz="0" w:space="0" w:color="auto"/>
            <w:right w:val="none" w:sz="0" w:space="0" w:color="auto"/>
          </w:divBdr>
        </w:div>
        <w:div w:id="315378011">
          <w:marLeft w:val="480"/>
          <w:marRight w:val="0"/>
          <w:marTop w:val="0"/>
          <w:marBottom w:val="0"/>
          <w:divBdr>
            <w:top w:val="none" w:sz="0" w:space="0" w:color="auto"/>
            <w:left w:val="none" w:sz="0" w:space="0" w:color="auto"/>
            <w:bottom w:val="none" w:sz="0" w:space="0" w:color="auto"/>
            <w:right w:val="none" w:sz="0" w:space="0" w:color="auto"/>
          </w:divBdr>
        </w:div>
        <w:div w:id="521358287">
          <w:marLeft w:val="480"/>
          <w:marRight w:val="0"/>
          <w:marTop w:val="0"/>
          <w:marBottom w:val="0"/>
          <w:divBdr>
            <w:top w:val="none" w:sz="0" w:space="0" w:color="auto"/>
            <w:left w:val="none" w:sz="0" w:space="0" w:color="auto"/>
            <w:bottom w:val="none" w:sz="0" w:space="0" w:color="auto"/>
            <w:right w:val="none" w:sz="0" w:space="0" w:color="auto"/>
          </w:divBdr>
        </w:div>
        <w:div w:id="893928378">
          <w:marLeft w:val="480"/>
          <w:marRight w:val="0"/>
          <w:marTop w:val="0"/>
          <w:marBottom w:val="0"/>
          <w:divBdr>
            <w:top w:val="none" w:sz="0" w:space="0" w:color="auto"/>
            <w:left w:val="none" w:sz="0" w:space="0" w:color="auto"/>
            <w:bottom w:val="none" w:sz="0" w:space="0" w:color="auto"/>
            <w:right w:val="none" w:sz="0" w:space="0" w:color="auto"/>
          </w:divBdr>
        </w:div>
        <w:div w:id="894780713">
          <w:marLeft w:val="480"/>
          <w:marRight w:val="0"/>
          <w:marTop w:val="0"/>
          <w:marBottom w:val="0"/>
          <w:divBdr>
            <w:top w:val="none" w:sz="0" w:space="0" w:color="auto"/>
            <w:left w:val="none" w:sz="0" w:space="0" w:color="auto"/>
            <w:bottom w:val="none" w:sz="0" w:space="0" w:color="auto"/>
            <w:right w:val="none" w:sz="0" w:space="0" w:color="auto"/>
          </w:divBdr>
        </w:div>
        <w:div w:id="966161836">
          <w:marLeft w:val="480"/>
          <w:marRight w:val="0"/>
          <w:marTop w:val="0"/>
          <w:marBottom w:val="0"/>
          <w:divBdr>
            <w:top w:val="none" w:sz="0" w:space="0" w:color="auto"/>
            <w:left w:val="none" w:sz="0" w:space="0" w:color="auto"/>
            <w:bottom w:val="none" w:sz="0" w:space="0" w:color="auto"/>
            <w:right w:val="none" w:sz="0" w:space="0" w:color="auto"/>
          </w:divBdr>
        </w:div>
        <w:div w:id="1050954933">
          <w:marLeft w:val="480"/>
          <w:marRight w:val="0"/>
          <w:marTop w:val="0"/>
          <w:marBottom w:val="0"/>
          <w:divBdr>
            <w:top w:val="none" w:sz="0" w:space="0" w:color="auto"/>
            <w:left w:val="none" w:sz="0" w:space="0" w:color="auto"/>
            <w:bottom w:val="none" w:sz="0" w:space="0" w:color="auto"/>
            <w:right w:val="none" w:sz="0" w:space="0" w:color="auto"/>
          </w:divBdr>
        </w:div>
        <w:div w:id="1054887648">
          <w:marLeft w:val="480"/>
          <w:marRight w:val="0"/>
          <w:marTop w:val="0"/>
          <w:marBottom w:val="0"/>
          <w:divBdr>
            <w:top w:val="none" w:sz="0" w:space="0" w:color="auto"/>
            <w:left w:val="none" w:sz="0" w:space="0" w:color="auto"/>
            <w:bottom w:val="none" w:sz="0" w:space="0" w:color="auto"/>
            <w:right w:val="none" w:sz="0" w:space="0" w:color="auto"/>
          </w:divBdr>
        </w:div>
        <w:div w:id="1124499189">
          <w:marLeft w:val="480"/>
          <w:marRight w:val="0"/>
          <w:marTop w:val="0"/>
          <w:marBottom w:val="0"/>
          <w:divBdr>
            <w:top w:val="none" w:sz="0" w:space="0" w:color="auto"/>
            <w:left w:val="none" w:sz="0" w:space="0" w:color="auto"/>
            <w:bottom w:val="none" w:sz="0" w:space="0" w:color="auto"/>
            <w:right w:val="none" w:sz="0" w:space="0" w:color="auto"/>
          </w:divBdr>
        </w:div>
        <w:div w:id="1192063087">
          <w:marLeft w:val="480"/>
          <w:marRight w:val="0"/>
          <w:marTop w:val="0"/>
          <w:marBottom w:val="0"/>
          <w:divBdr>
            <w:top w:val="none" w:sz="0" w:space="0" w:color="auto"/>
            <w:left w:val="none" w:sz="0" w:space="0" w:color="auto"/>
            <w:bottom w:val="none" w:sz="0" w:space="0" w:color="auto"/>
            <w:right w:val="none" w:sz="0" w:space="0" w:color="auto"/>
          </w:divBdr>
        </w:div>
        <w:div w:id="1221752360">
          <w:marLeft w:val="480"/>
          <w:marRight w:val="0"/>
          <w:marTop w:val="0"/>
          <w:marBottom w:val="0"/>
          <w:divBdr>
            <w:top w:val="none" w:sz="0" w:space="0" w:color="auto"/>
            <w:left w:val="none" w:sz="0" w:space="0" w:color="auto"/>
            <w:bottom w:val="none" w:sz="0" w:space="0" w:color="auto"/>
            <w:right w:val="none" w:sz="0" w:space="0" w:color="auto"/>
          </w:divBdr>
        </w:div>
        <w:div w:id="1226405230">
          <w:marLeft w:val="480"/>
          <w:marRight w:val="0"/>
          <w:marTop w:val="0"/>
          <w:marBottom w:val="0"/>
          <w:divBdr>
            <w:top w:val="none" w:sz="0" w:space="0" w:color="auto"/>
            <w:left w:val="none" w:sz="0" w:space="0" w:color="auto"/>
            <w:bottom w:val="none" w:sz="0" w:space="0" w:color="auto"/>
            <w:right w:val="none" w:sz="0" w:space="0" w:color="auto"/>
          </w:divBdr>
        </w:div>
        <w:div w:id="1580601855">
          <w:marLeft w:val="480"/>
          <w:marRight w:val="0"/>
          <w:marTop w:val="0"/>
          <w:marBottom w:val="0"/>
          <w:divBdr>
            <w:top w:val="none" w:sz="0" w:space="0" w:color="auto"/>
            <w:left w:val="none" w:sz="0" w:space="0" w:color="auto"/>
            <w:bottom w:val="none" w:sz="0" w:space="0" w:color="auto"/>
            <w:right w:val="none" w:sz="0" w:space="0" w:color="auto"/>
          </w:divBdr>
        </w:div>
        <w:div w:id="1646274504">
          <w:marLeft w:val="480"/>
          <w:marRight w:val="0"/>
          <w:marTop w:val="0"/>
          <w:marBottom w:val="0"/>
          <w:divBdr>
            <w:top w:val="none" w:sz="0" w:space="0" w:color="auto"/>
            <w:left w:val="none" w:sz="0" w:space="0" w:color="auto"/>
            <w:bottom w:val="none" w:sz="0" w:space="0" w:color="auto"/>
            <w:right w:val="none" w:sz="0" w:space="0" w:color="auto"/>
          </w:divBdr>
        </w:div>
        <w:div w:id="1708137988">
          <w:marLeft w:val="480"/>
          <w:marRight w:val="0"/>
          <w:marTop w:val="0"/>
          <w:marBottom w:val="0"/>
          <w:divBdr>
            <w:top w:val="none" w:sz="0" w:space="0" w:color="auto"/>
            <w:left w:val="none" w:sz="0" w:space="0" w:color="auto"/>
            <w:bottom w:val="none" w:sz="0" w:space="0" w:color="auto"/>
            <w:right w:val="none" w:sz="0" w:space="0" w:color="auto"/>
          </w:divBdr>
        </w:div>
        <w:div w:id="1753157085">
          <w:marLeft w:val="480"/>
          <w:marRight w:val="0"/>
          <w:marTop w:val="0"/>
          <w:marBottom w:val="0"/>
          <w:divBdr>
            <w:top w:val="none" w:sz="0" w:space="0" w:color="auto"/>
            <w:left w:val="none" w:sz="0" w:space="0" w:color="auto"/>
            <w:bottom w:val="none" w:sz="0" w:space="0" w:color="auto"/>
            <w:right w:val="none" w:sz="0" w:space="0" w:color="auto"/>
          </w:divBdr>
        </w:div>
        <w:div w:id="1893929403">
          <w:marLeft w:val="480"/>
          <w:marRight w:val="0"/>
          <w:marTop w:val="0"/>
          <w:marBottom w:val="0"/>
          <w:divBdr>
            <w:top w:val="none" w:sz="0" w:space="0" w:color="auto"/>
            <w:left w:val="none" w:sz="0" w:space="0" w:color="auto"/>
            <w:bottom w:val="none" w:sz="0" w:space="0" w:color="auto"/>
            <w:right w:val="none" w:sz="0" w:space="0" w:color="auto"/>
          </w:divBdr>
        </w:div>
        <w:div w:id="1954943298">
          <w:marLeft w:val="480"/>
          <w:marRight w:val="0"/>
          <w:marTop w:val="0"/>
          <w:marBottom w:val="0"/>
          <w:divBdr>
            <w:top w:val="none" w:sz="0" w:space="0" w:color="auto"/>
            <w:left w:val="none" w:sz="0" w:space="0" w:color="auto"/>
            <w:bottom w:val="none" w:sz="0" w:space="0" w:color="auto"/>
            <w:right w:val="none" w:sz="0" w:space="0" w:color="auto"/>
          </w:divBdr>
        </w:div>
        <w:div w:id="1972250485">
          <w:marLeft w:val="480"/>
          <w:marRight w:val="0"/>
          <w:marTop w:val="0"/>
          <w:marBottom w:val="0"/>
          <w:divBdr>
            <w:top w:val="none" w:sz="0" w:space="0" w:color="auto"/>
            <w:left w:val="none" w:sz="0" w:space="0" w:color="auto"/>
            <w:bottom w:val="none" w:sz="0" w:space="0" w:color="auto"/>
            <w:right w:val="none" w:sz="0" w:space="0" w:color="auto"/>
          </w:divBdr>
        </w:div>
      </w:divsChild>
    </w:div>
    <w:div w:id="380712226">
      <w:bodyDiv w:val="1"/>
      <w:marLeft w:val="0"/>
      <w:marRight w:val="0"/>
      <w:marTop w:val="0"/>
      <w:marBottom w:val="0"/>
      <w:divBdr>
        <w:top w:val="none" w:sz="0" w:space="0" w:color="auto"/>
        <w:left w:val="none" w:sz="0" w:space="0" w:color="auto"/>
        <w:bottom w:val="none" w:sz="0" w:space="0" w:color="auto"/>
        <w:right w:val="none" w:sz="0" w:space="0" w:color="auto"/>
      </w:divBdr>
      <w:divsChild>
        <w:div w:id="50232344">
          <w:marLeft w:val="480"/>
          <w:marRight w:val="0"/>
          <w:marTop w:val="0"/>
          <w:marBottom w:val="0"/>
          <w:divBdr>
            <w:top w:val="none" w:sz="0" w:space="0" w:color="auto"/>
            <w:left w:val="none" w:sz="0" w:space="0" w:color="auto"/>
            <w:bottom w:val="none" w:sz="0" w:space="0" w:color="auto"/>
            <w:right w:val="none" w:sz="0" w:space="0" w:color="auto"/>
          </w:divBdr>
        </w:div>
        <w:div w:id="97406768">
          <w:marLeft w:val="480"/>
          <w:marRight w:val="0"/>
          <w:marTop w:val="0"/>
          <w:marBottom w:val="0"/>
          <w:divBdr>
            <w:top w:val="none" w:sz="0" w:space="0" w:color="auto"/>
            <w:left w:val="none" w:sz="0" w:space="0" w:color="auto"/>
            <w:bottom w:val="none" w:sz="0" w:space="0" w:color="auto"/>
            <w:right w:val="none" w:sz="0" w:space="0" w:color="auto"/>
          </w:divBdr>
        </w:div>
        <w:div w:id="117919975">
          <w:marLeft w:val="480"/>
          <w:marRight w:val="0"/>
          <w:marTop w:val="0"/>
          <w:marBottom w:val="0"/>
          <w:divBdr>
            <w:top w:val="none" w:sz="0" w:space="0" w:color="auto"/>
            <w:left w:val="none" w:sz="0" w:space="0" w:color="auto"/>
            <w:bottom w:val="none" w:sz="0" w:space="0" w:color="auto"/>
            <w:right w:val="none" w:sz="0" w:space="0" w:color="auto"/>
          </w:divBdr>
        </w:div>
        <w:div w:id="244653889">
          <w:marLeft w:val="480"/>
          <w:marRight w:val="0"/>
          <w:marTop w:val="0"/>
          <w:marBottom w:val="0"/>
          <w:divBdr>
            <w:top w:val="none" w:sz="0" w:space="0" w:color="auto"/>
            <w:left w:val="none" w:sz="0" w:space="0" w:color="auto"/>
            <w:bottom w:val="none" w:sz="0" w:space="0" w:color="auto"/>
            <w:right w:val="none" w:sz="0" w:space="0" w:color="auto"/>
          </w:divBdr>
        </w:div>
        <w:div w:id="271399034">
          <w:marLeft w:val="480"/>
          <w:marRight w:val="0"/>
          <w:marTop w:val="0"/>
          <w:marBottom w:val="0"/>
          <w:divBdr>
            <w:top w:val="none" w:sz="0" w:space="0" w:color="auto"/>
            <w:left w:val="none" w:sz="0" w:space="0" w:color="auto"/>
            <w:bottom w:val="none" w:sz="0" w:space="0" w:color="auto"/>
            <w:right w:val="none" w:sz="0" w:space="0" w:color="auto"/>
          </w:divBdr>
        </w:div>
        <w:div w:id="285546458">
          <w:marLeft w:val="480"/>
          <w:marRight w:val="0"/>
          <w:marTop w:val="0"/>
          <w:marBottom w:val="0"/>
          <w:divBdr>
            <w:top w:val="none" w:sz="0" w:space="0" w:color="auto"/>
            <w:left w:val="none" w:sz="0" w:space="0" w:color="auto"/>
            <w:bottom w:val="none" w:sz="0" w:space="0" w:color="auto"/>
            <w:right w:val="none" w:sz="0" w:space="0" w:color="auto"/>
          </w:divBdr>
        </w:div>
        <w:div w:id="1142238815">
          <w:marLeft w:val="480"/>
          <w:marRight w:val="0"/>
          <w:marTop w:val="0"/>
          <w:marBottom w:val="0"/>
          <w:divBdr>
            <w:top w:val="none" w:sz="0" w:space="0" w:color="auto"/>
            <w:left w:val="none" w:sz="0" w:space="0" w:color="auto"/>
            <w:bottom w:val="none" w:sz="0" w:space="0" w:color="auto"/>
            <w:right w:val="none" w:sz="0" w:space="0" w:color="auto"/>
          </w:divBdr>
        </w:div>
        <w:div w:id="1312293113">
          <w:marLeft w:val="480"/>
          <w:marRight w:val="0"/>
          <w:marTop w:val="0"/>
          <w:marBottom w:val="0"/>
          <w:divBdr>
            <w:top w:val="none" w:sz="0" w:space="0" w:color="auto"/>
            <w:left w:val="none" w:sz="0" w:space="0" w:color="auto"/>
            <w:bottom w:val="none" w:sz="0" w:space="0" w:color="auto"/>
            <w:right w:val="none" w:sz="0" w:space="0" w:color="auto"/>
          </w:divBdr>
        </w:div>
        <w:div w:id="1326591990">
          <w:marLeft w:val="480"/>
          <w:marRight w:val="0"/>
          <w:marTop w:val="0"/>
          <w:marBottom w:val="0"/>
          <w:divBdr>
            <w:top w:val="none" w:sz="0" w:space="0" w:color="auto"/>
            <w:left w:val="none" w:sz="0" w:space="0" w:color="auto"/>
            <w:bottom w:val="none" w:sz="0" w:space="0" w:color="auto"/>
            <w:right w:val="none" w:sz="0" w:space="0" w:color="auto"/>
          </w:divBdr>
        </w:div>
        <w:div w:id="1421834365">
          <w:marLeft w:val="480"/>
          <w:marRight w:val="0"/>
          <w:marTop w:val="0"/>
          <w:marBottom w:val="0"/>
          <w:divBdr>
            <w:top w:val="none" w:sz="0" w:space="0" w:color="auto"/>
            <w:left w:val="none" w:sz="0" w:space="0" w:color="auto"/>
            <w:bottom w:val="none" w:sz="0" w:space="0" w:color="auto"/>
            <w:right w:val="none" w:sz="0" w:space="0" w:color="auto"/>
          </w:divBdr>
        </w:div>
        <w:div w:id="1557475243">
          <w:marLeft w:val="480"/>
          <w:marRight w:val="0"/>
          <w:marTop w:val="0"/>
          <w:marBottom w:val="0"/>
          <w:divBdr>
            <w:top w:val="none" w:sz="0" w:space="0" w:color="auto"/>
            <w:left w:val="none" w:sz="0" w:space="0" w:color="auto"/>
            <w:bottom w:val="none" w:sz="0" w:space="0" w:color="auto"/>
            <w:right w:val="none" w:sz="0" w:space="0" w:color="auto"/>
          </w:divBdr>
        </w:div>
        <w:div w:id="1746151392">
          <w:marLeft w:val="480"/>
          <w:marRight w:val="0"/>
          <w:marTop w:val="0"/>
          <w:marBottom w:val="0"/>
          <w:divBdr>
            <w:top w:val="none" w:sz="0" w:space="0" w:color="auto"/>
            <w:left w:val="none" w:sz="0" w:space="0" w:color="auto"/>
            <w:bottom w:val="none" w:sz="0" w:space="0" w:color="auto"/>
            <w:right w:val="none" w:sz="0" w:space="0" w:color="auto"/>
          </w:divBdr>
        </w:div>
        <w:div w:id="1975409727">
          <w:marLeft w:val="480"/>
          <w:marRight w:val="0"/>
          <w:marTop w:val="0"/>
          <w:marBottom w:val="0"/>
          <w:divBdr>
            <w:top w:val="none" w:sz="0" w:space="0" w:color="auto"/>
            <w:left w:val="none" w:sz="0" w:space="0" w:color="auto"/>
            <w:bottom w:val="none" w:sz="0" w:space="0" w:color="auto"/>
            <w:right w:val="none" w:sz="0" w:space="0" w:color="auto"/>
          </w:divBdr>
        </w:div>
        <w:div w:id="2024436387">
          <w:marLeft w:val="480"/>
          <w:marRight w:val="0"/>
          <w:marTop w:val="0"/>
          <w:marBottom w:val="0"/>
          <w:divBdr>
            <w:top w:val="none" w:sz="0" w:space="0" w:color="auto"/>
            <w:left w:val="none" w:sz="0" w:space="0" w:color="auto"/>
            <w:bottom w:val="none" w:sz="0" w:space="0" w:color="auto"/>
            <w:right w:val="none" w:sz="0" w:space="0" w:color="auto"/>
          </w:divBdr>
        </w:div>
      </w:divsChild>
    </w:div>
    <w:div w:id="382338530">
      <w:bodyDiv w:val="1"/>
      <w:marLeft w:val="0"/>
      <w:marRight w:val="0"/>
      <w:marTop w:val="0"/>
      <w:marBottom w:val="0"/>
      <w:divBdr>
        <w:top w:val="none" w:sz="0" w:space="0" w:color="auto"/>
        <w:left w:val="none" w:sz="0" w:space="0" w:color="auto"/>
        <w:bottom w:val="none" w:sz="0" w:space="0" w:color="auto"/>
        <w:right w:val="none" w:sz="0" w:space="0" w:color="auto"/>
      </w:divBdr>
      <w:divsChild>
        <w:div w:id="258683548">
          <w:marLeft w:val="480"/>
          <w:marRight w:val="0"/>
          <w:marTop w:val="0"/>
          <w:marBottom w:val="0"/>
          <w:divBdr>
            <w:top w:val="none" w:sz="0" w:space="0" w:color="auto"/>
            <w:left w:val="none" w:sz="0" w:space="0" w:color="auto"/>
            <w:bottom w:val="none" w:sz="0" w:space="0" w:color="auto"/>
            <w:right w:val="none" w:sz="0" w:space="0" w:color="auto"/>
          </w:divBdr>
        </w:div>
        <w:div w:id="337932393">
          <w:marLeft w:val="480"/>
          <w:marRight w:val="0"/>
          <w:marTop w:val="0"/>
          <w:marBottom w:val="0"/>
          <w:divBdr>
            <w:top w:val="none" w:sz="0" w:space="0" w:color="auto"/>
            <w:left w:val="none" w:sz="0" w:space="0" w:color="auto"/>
            <w:bottom w:val="none" w:sz="0" w:space="0" w:color="auto"/>
            <w:right w:val="none" w:sz="0" w:space="0" w:color="auto"/>
          </w:divBdr>
        </w:div>
        <w:div w:id="344678371">
          <w:marLeft w:val="480"/>
          <w:marRight w:val="0"/>
          <w:marTop w:val="0"/>
          <w:marBottom w:val="0"/>
          <w:divBdr>
            <w:top w:val="none" w:sz="0" w:space="0" w:color="auto"/>
            <w:left w:val="none" w:sz="0" w:space="0" w:color="auto"/>
            <w:bottom w:val="none" w:sz="0" w:space="0" w:color="auto"/>
            <w:right w:val="none" w:sz="0" w:space="0" w:color="auto"/>
          </w:divBdr>
        </w:div>
        <w:div w:id="536115531">
          <w:marLeft w:val="480"/>
          <w:marRight w:val="0"/>
          <w:marTop w:val="0"/>
          <w:marBottom w:val="0"/>
          <w:divBdr>
            <w:top w:val="none" w:sz="0" w:space="0" w:color="auto"/>
            <w:left w:val="none" w:sz="0" w:space="0" w:color="auto"/>
            <w:bottom w:val="none" w:sz="0" w:space="0" w:color="auto"/>
            <w:right w:val="none" w:sz="0" w:space="0" w:color="auto"/>
          </w:divBdr>
        </w:div>
        <w:div w:id="651955779">
          <w:marLeft w:val="480"/>
          <w:marRight w:val="0"/>
          <w:marTop w:val="0"/>
          <w:marBottom w:val="0"/>
          <w:divBdr>
            <w:top w:val="none" w:sz="0" w:space="0" w:color="auto"/>
            <w:left w:val="none" w:sz="0" w:space="0" w:color="auto"/>
            <w:bottom w:val="none" w:sz="0" w:space="0" w:color="auto"/>
            <w:right w:val="none" w:sz="0" w:space="0" w:color="auto"/>
          </w:divBdr>
        </w:div>
        <w:div w:id="753866761">
          <w:marLeft w:val="480"/>
          <w:marRight w:val="0"/>
          <w:marTop w:val="0"/>
          <w:marBottom w:val="0"/>
          <w:divBdr>
            <w:top w:val="none" w:sz="0" w:space="0" w:color="auto"/>
            <w:left w:val="none" w:sz="0" w:space="0" w:color="auto"/>
            <w:bottom w:val="none" w:sz="0" w:space="0" w:color="auto"/>
            <w:right w:val="none" w:sz="0" w:space="0" w:color="auto"/>
          </w:divBdr>
        </w:div>
        <w:div w:id="769158547">
          <w:marLeft w:val="480"/>
          <w:marRight w:val="0"/>
          <w:marTop w:val="0"/>
          <w:marBottom w:val="0"/>
          <w:divBdr>
            <w:top w:val="none" w:sz="0" w:space="0" w:color="auto"/>
            <w:left w:val="none" w:sz="0" w:space="0" w:color="auto"/>
            <w:bottom w:val="none" w:sz="0" w:space="0" w:color="auto"/>
            <w:right w:val="none" w:sz="0" w:space="0" w:color="auto"/>
          </w:divBdr>
        </w:div>
        <w:div w:id="1061563231">
          <w:marLeft w:val="480"/>
          <w:marRight w:val="0"/>
          <w:marTop w:val="0"/>
          <w:marBottom w:val="0"/>
          <w:divBdr>
            <w:top w:val="none" w:sz="0" w:space="0" w:color="auto"/>
            <w:left w:val="none" w:sz="0" w:space="0" w:color="auto"/>
            <w:bottom w:val="none" w:sz="0" w:space="0" w:color="auto"/>
            <w:right w:val="none" w:sz="0" w:space="0" w:color="auto"/>
          </w:divBdr>
        </w:div>
        <w:div w:id="1206676247">
          <w:marLeft w:val="480"/>
          <w:marRight w:val="0"/>
          <w:marTop w:val="0"/>
          <w:marBottom w:val="0"/>
          <w:divBdr>
            <w:top w:val="none" w:sz="0" w:space="0" w:color="auto"/>
            <w:left w:val="none" w:sz="0" w:space="0" w:color="auto"/>
            <w:bottom w:val="none" w:sz="0" w:space="0" w:color="auto"/>
            <w:right w:val="none" w:sz="0" w:space="0" w:color="auto"/>
          </w:divBdr>
        </w:div>
        <w:div w:id="1268733710">
          <w:marLeft w:val="480"/>
          <w:marRight w:val="0"/>
          <w:marTop w:val="0"/>
          <w:marBottom w:val="0"/>
          <w:divBdr>
            <w:top w:val="none" w:sz="0" w:space="0" w:color="auto"/>
            <w:left w:val="none" w:sz="0" w:space="0" w:color="auto"/>
            <w:bottom w:val="none" w:sz="0" w:space="0" w:color="auto"/>
            <w:right w:val="none" w:sz="0" w:space="0" w:color="auto"/>
          </w:divBdr>
        </w:div>
        <w:div w:id="1325091894">
          <w:marLeft w:val="480"/>
          <w:marRight w:val="0"/>
          <w:marTop w:val="0"/>
          <w:marBottom w:val="0"/>
          <w:divBdr>
            <w:top w:val="none" w:sz="0" w:space="0" w:color="auto"/>
            <w:left w:val="none" w:sz="0" w:space="0" w:color="auto"/>
            <w:bottom w:val="none" w:sz="0" w:space="0" w:color="auto"/>
            <w:right w:val="none" w:sz="0" w:space="0" w:color="auto"/>
          </w:divBdr>
        </w:div>
        <w:div w:id="1426421479">
          <w:marLeft w:val="480"/>
          <w:marRight w:val="0"/>
          <w:marTop w:val="0"/>
          <w:marBottom w:val="0"/>
          <w:divBdr>
            <w:top w:val="none" w:sz="0" w:space="0" w:color="auto"/>
            <w:left w:val="none" w:sz="0" w:space="0" w:color="auto"/>
            <w:bottom w:val="none" w:sz="0" w:space="0" w:color="auto"/>
            <w:right w:val="none" w:sz="0" w:space="0" w:color="auto"/>
          </w:divBdr>
        </w:div>
        <w:div w:id="1518885685">
          <w:marLeft w:val="480"/>
          <w:marRight w:val="0"/>
          <w:marTop w:val="0"/>
          <w:marBottom w:val="0"/>
          <w:divBdr>
            <w:top w:val="none" w:sz="0" w:space="0" w:color="auto"/>
            <w:left w:val="none" w:sz="0" w:space="0" w:color="auto"/>
            <w:bottom w:val="none" w:sz="0" w:space="0" w:color="auto"/>
            <w:right w:val="none" w:sz="0" w:space="0" w:color="auto"/>
          </w:divBdr>
        </w:div>
        <w:div w:id="1631209285">
          <w:marLeft w:val="480"/>
          <w:marRight w:val="0"/>
          <w:marTop w:val="0"/>
          <w:marBottom w:val="0"/>
          <w:divBdr>
            <w:top w:val="none" w:sz="0" w:space="0" w:color="auto"/>
            <w:left w:val="none" w:sz="0" w:space="0" w:color="auto"/>
            <w:bottom w:val="none" w:sz="0" w:space="0" w:color="auto"/>
            <w:right w:val="none" w:sz="0" w:space="0" w:color="auto"/>
          </w:divBdr>
        </w:div>
        <w:div w:id="1827355027">
          <w:marLeft w:val="480"/>
          <w:marRight w:val="0"/>
          <w:marTop w:val="0"/>
          <w:marBottom w:val="0"/>
          <w:divBdr>
            <w:top w:val="none" w:sz="0" w:space="0" w:color="auto"/>
            <w:left w:val="none" w:sz="0" w:space="0" w:color="auto"/>
            <w:bottom w:val="none" w:sz="0" w:space="0" w:color="auto"/>
            <w:right w:val="none" w:sz="0" w:space="0" w:color="auto"/>
          </w:divBdr>
        </w:div>
      </w:divsChild>
    </w:div>
    <w:div w:id="382943814">
      <w:bodyDiv w:val="1"/>
      <w:marLeft w:val="0"/>
      <w:marRight w:val="0"/>
      <w:marTop w:val="0"/>
      <w:marBottom w:val="0"/>
      <w:divBdr>
        <w:top w:val="none" w:sz="0" w:space="0" w:color="auto"/>
        <w:left w:val="none" w:sz="0" w:space="0" w:color="auto"/>
        <w:bottom w:val="none" w:sz="0" w:space="0" w:color="auto"/>
        <w:right w:val="none" w:sz="0" w:space="0" w:color="auto"/>
      </w:divBdr>
    </w:div>
    <w:div w:id="396100630">
      <w:bodyDiv w:val="1"/>
      <w:marLeft w:val="0"/>
      <w:marRight w:val="0"/>
      <w:marTop w:val="0"/>
      <w:marBottom w:val="0"/>
      <w:divBdr>
        <w:top w:val="none" w:sz="0" w:space="0" w:color="auto"/>
        <w:left w:val="none" w:sz="0" w:space="0" w:color="auto"/>
        <w:bottom w:val="none" w:sz="0" w:space="0" w:color="auto"/>
        <w:right w:val="none" w:sz="0" w:space="0" w:color="auto"/>
      </w:divBdr>
    </w:div>
    <w:div w:id="418017496">
      <w:bodyDiv w:val="1"/>
      <w:marLeft w:val="0"/>
      <w:marRight w:val="0"/>
      <w:marTop w:val="0"/>
      <w:marBottom w:val="0"/>
      <w:divBdr>
        <w:top w:val="none" w:sz="0" w:space="0" w:color="auto"/>
        <w:left w:val="none" w:sz="0" w:space="0" w:color="auto"/>
        <w:bottom w:val="none" w:sz="0" w:space="0" w:color="auto"/>
        <w:right w:val="none" w:sz="0" w:space="0" w:color="auto"/>
      </w:divBdr>
    </w:div>
    <w:div w:id="421029926">
      <w:bodyDiv w:val="1"/>
      <w:marLeft w:val="0"/>
      <w:marRight w:val="0"/>
      <w:marTop w:val="0"/>
      <w:marBottom w:val="0"/>
      <w:divBdr>
        <w:top w:val="none" w:sz="0" w:space="0" w:color="auto"/>
        <w:left w:val="none" w:sz="0" w:space="0" w:color="auto"/>
        <w:bottom w:val="none" w:sz="0" w:space="0" w:color="auto"/>
        <w:right w:val="none" w:sz="0" w:space="0" w:color="auto"/>
      </w:divBdr>
    </w:div>
    <w:div w:id="421218299">
      <w:bodyDiv w:val="1"/>
      <w:marLeft w:val="0"/>
      <w:marRight w:val="0"/>
      <w:marTop w:val="0"/>
      <w:marBottom w:val="0"/>
      <w:divBdr>
        <w:top w:val="none" w:sz="0" w:space="0" w:color="auto"/>
        <w:left w:val="none" w:sz="0" w:space="0" w:color="auto"/>
        <w:bottom w:val="none" w:sz="0" w:space="0" w:color="auto"/>
        <w:right w:val="none" w:sz="0" w:space="0" w:color="auto"/>
      </w:divBdr>
      <w:divsChild>
        <w:div w:id="153108208">
          <w:marLeft w:val="480"/>
          <w:marRight w:val="0"/>
          <w:marTop w:val="0"/>
          <w:marBottom w:val="0"/>
          <w:divBdr>
            <w:top w:val="none" w:sz="0" w:space="0" w:color="auto"/>
            <w:left w:val="none" w:sz="0" w:space="0" w:color="auto"/>
            <w:bottom w:val="none" w:sz="0" w:space="0" w:color="auto"/>
            <w:right w:val="none" w:sz="0" w:space="0" w:color="auto"/>
          </w:divBdr>
        </w:div>
        <w:div w:id="226572845">
          <w:marLeft w:val="480"/>
          <w:marRight w:val="0"/>
          <w:marTop w:val="0"/>
          <w:marBottom w:val="0"/>
          <w:divBdr>
            <w:top w:val="none" w:sz="0" w:space="0" w:color="auto"/>
            <w:left w:val="none" w:sz="0" w:space="0" w:color="auto"/>
            <w:bottom w:val="none" w:sz="0" w:space="0" w:color="auto"/>
            <w:right w:val="none" w:sz="0" w:space="0" w:color="auto"/>
          </w:divBdr>
        </w:div>
        <w:div w:id="233514779">
          <w:marLeft w:val="480"/>
          <w:marRight w:val="0"/>
          <w:marTop w:val="0"/>
          <w:marBottom w:val="0"/>
          <w:divBdr>
            <w:top w:val="none" w:sz="0" w:space="0" w:color="auto"/>
            <w:left w:val="none" w:sz="0" w:space="0" w:color="auto"/>
            <w:bottom w:val="none" w:sz="0" w:space="0" w:color="auto"/>
            <w:right w:val="none" w:sz="0" w:space="0" w:color="auto"/>
          </w:divBdr>
        </w:div>
        <w:div w:id="254870777">
          <w:marLeft w:val="480"/>
          <w:marRight w:val="0"/>
          <w:marTop w:val="0"/>
          <w:marBottom w:val="0"/>
          <w:divBdr>
            <w:top w:val="none" w:sz="0" w:space="0" w:color="auto"/>
            <w:left w:val="none" w:sz="0" w:space="0" w:color="auto"/>
            <w:bottom w:val="none" w:sz="0" w:space="0" w:color="auto"/>
            <w:right w:val="none" w:sz="0" w:space="0" w:color="auto"/>
          </w:divBdr>
        </w:div>
        <w:div w:id="300968175">
          <w:marLeft w:val="480"/>
          <w:marRight w:val="0"/>
          <w:marTop w:val="0"/>
          <w:marBottom w:val="0"/>
          <w:divBdr>
            <w:top w:val="none" w:sz="0" w:space="0" w:color="auto"/>
            <w:left w:val="none" w:sz="0" w:space="0" w:color="auto"/>
            <w:bottom w:val="none" w:sz="0" w:space="0" w:color="auto"/>
            <w:right w:val="none" w:sz="0" w:space="0" w:color="auto"/>
          </w:divBdr>
        </w:div>
        <w:div w:id="315647211">
          <w:marLeft w:val="480"/>
          <w:marRight w:val="0"/>
          <w:marTop w:val="0"/>
          <w:marBottom w:val="0"/>
          <w:divBdr>
            <w:top w:val="none" w:sz="0" w:space="0" w:color="auto"/>
            <w:left w:val="none" w:sz="0" w:space="0" w:color="auto"/>
            <w:bottom w:val="none" w:sz="0" w:space="0" w:color="auto"/>
            <w:right w:val="none" w:sz="0" w:space="0" w:color="auto"/>
          </w:divBdr>
        </w:div>
        <w:div w:id="363021343">
          <w:marLeft w:val="480"/>
          <w:marRight w:val="0"/>
          <w:marTop w:val="0"/>
          <w:marBottom w:val="0"/>
          <w:divBdr>
            <w:top w:val="none" w:sz="0" w:space="0" w:color="auto"/>
            <w:left w:val="none" w:sz="0" w:space="0" w:color="auto"/>
            <w:bottom w:val="none" w:sz="0" w:space="0" w:color="auto"/>
            <w:right w:val="none" w:sz="0" w:space="0" w:color="auto"/>
          </w:divBdr>
        </w:div>
        <w:div w:id="449981430">
          <w:marLeft w:val="480"/>
          <w:marRight w:val="0"/>
          <w:marTop w:val="0"/>
          <w:marBottom w:val="0"/>
          <w:divBdr>
            <w:top w:val="none" w:sz="0" w:space="0" w:color="auto"/>
            <w:left w:val="none" w:sz="0" w:space="0" w:color="auto"/>
            <w:bottom w:val="none" w:sz="0" w:space="0" w:color="auto"/>
            <w:right w:val="none" w:sz="0" w:space="0" w:color="auto"/>
          </w:divBdr>
        </w:div>
        <w:div w:id="501579641">
          <w:marLeft w:val="480"/>
          <w:marRight w:val="0"/>
          <w:marTop w:val="0"/>
          <w:marBottom w:val="0"/>
          <w:divBdr>
            <w:top w:val="none" w:sz="0" w:space="0" w:color="auto"/>
            <w:left w:val="none" w:sz="0" w:space="0" w:color="auto"/>
            <w:bottom w:val="none" w:sz="0" w:space="0" w:color="auto"/>
            <w:right w:val="none" w:sz="0" w:space="0" w:color="auto"/>
          </w:divBdr>
        </w:div>
        <w:div w:id="562103272">
          <w:marLeft w:val="480"/>
          <w:marRight w:val="0"/>
          <w:marTop w:val="0"/>
          <w:marBottom w:val="0"/>
          <w:divBdr>
            <w:top w:val="none" w:sz="0" w:space="0" w:color="auto"/>
            <w:left w:val="none" w:sz="0" w:space="0" w:color="auto"/>
            <w:bottom w:val="none" w:sz="0" w:space="0" w:color="auto"/>
            <w:right w:val="none" w:sz="0" w:space="0" w:color="auto"/>
          </w:divBdr>
        </w:div>
        <w:div w:id="590168047">
          <w:marLeft w:val="480"/>
          <w:marRight w:val="0"/>
          <w:marTop w:val="0"/>
          <w:marBottom w:val="0"/>
          <w:divBdr>
            <w:top w:val="none" w:sz="0" w:space="0" w:color="auto"/>
            <w:left w:val="none" w:sz="0" w:space="0" w:color="auto"/>
            <w:bottom w:val="none" w:sz="0" w:space="0" w:color="auto"/>
            <w:right w:val="none" w:sz="0" w:space="0" w:color="auto"/>
          </w:divBdr>
        </w:div>
        <w:div w:id="665866897">
          <w:marLeft w:val="480"/>
          <w:marRight w:val="0"/>
          <w:marTop w:val="0"/>
          <w:marBottom w:val="0"/>
          <w:divBdr>
            <w:top w:val="none" w:sz="0" w:space="0" w:color="auto"/>
            <w:left w:val="none" w:sz="0" w:space="0" w:color="auto"/>
            <w:bottom w:val="none" w:sz="0" w:space="0" w:color="auto"/>
            <w:right w:val="none" w:sz="0" w:space="0" w:color="auto"/>
          </w:divBdr>
        </w:div>
        <w:div w:id="689647496">
          <w:marLeft w:val="480"/>
          <w:marRight w:val="0"/>
          <w:marTop w:val="0"/>
          <w:marBottom w:val="0"/>
          <w:divBdr>
            <w:top w:val="none" w:sz="0" w:space="0" w:color="auto"/>
            <w:left w:val="none" w:sz="0" w:space="0" w:color="auto"/>
            <w:bottom w:val="none" w:sz="0" w:space="0" w:color="auto"/>
            <w:right w:val="none" w:sz="0" w:space="0" w:color="auto"/>
          </w:divBdr>
        </w:div>
        <w:div w:id="701126949">
          <w:marLeft w:val="480"/>
          <w:marRight w:val="0"/>
          <w:marTop w:val="0"/>
          <w:marBottom w:val="0"/>
          <w:divBdr>
            <w:top w:val="none" w:sz="0" w:space="0" w:color="auto"/>
            <w:left w:val="none" w:sz="0" w:space="0" w:color="auto"/>
            <w:bottom w:val="none" w:sz="0" w:space="0" w:color="auto"/>
            <w:right w:val="none" w:sz="0" w:space="0" w:color="auto"/>
          </w:divBdr>
        </w:div>
        <w:div w:id="900597101">
          <w:marLeft w:val="480"/>
          <w:marRight w:val="0"/>
          <w:marTop w:val="0"/>
          <w:marBottom w:val="0"/>
          <w:divBdr>
            <w:top w:val="none" w:sz="0" w:space="0" w:color="auto"/>
            <w:left w:val="none" w:sz="0" w:space="0" w:color="auto"/>
            <w:bottom w:val="none" w:sz="0" w:space="0" w:color="auto"/>
            <w:right w:val="none" w:sz="0" w:space="0" w:color="auto"/>
          </w:divBdr>
        </w:div>
        <w:div w:id="1018238538">
          <w:marLeft w:val="480"/>
          <w:marRight w:val="0"/>
          <w:marTop w:val="0"/>
          <w:marBottom w:val="0"/>
          <w:divBdr>
            <w:top w:val="none" w:sz="0" w:space="0" w:color="auto"/>
            <w:left w:val="none" w:sz="0" w:space="0" w:color="auto"/>
            <w:bottom w:val="none" w:sz="0" w:space="0" w:color="auto"/>
            <w:right w:val="none" w:sz="0" w:space="0" w:color="auto"/>
          </w:divBdr>
        </w:div>
        <w:div w:id="1019812076">
          <w:marLeft w:val="480"/>
          <w:marRight w:val="0"/>
          <w:marTop w:val="0"/>
          <w:marBottom w:val="0"/>
          <w:divBdr>
            <w:top w:val="none" w:sz="0" w:space="0" w:color="auto"/>
            <w:left w:val="none" w:sz="0" w:space="0" w:color="auto"/>
            <w:bottom w:val="none" w:sz="0" w:space="0" w:color="auto"/>
            <w:right w:val="none" w:sz="0" w:space="0" w:color="auto"/>
          </w:divBdr>
        </w:div>
        <w:div w:id="1037051679">
          <w:marLeft w:val="480"/>
          <w:marRight w:val="0"/>
          <w:marTop w:val="0"/>
          <w:marBottom w:val="0"/>
          <w:divBdr>
            <w:top w:val="none" w:sz="0" w:space="0" w:color="auto"/>
            <w:left w:val="none" w:sz="0" w:space="0" w:color="auto"/>
            <w:bottom w:val="none" w:sz="0" w:space="0" w:color="auto"/>
            <w:right w:val="none" w:sz="0" w:space="0" w:color="auto"/>
          </w:divBdr>
        </w:div>
        <w:div w:id="1098986836">
          <w:marLeft w:val="480"/>
          <w:marRight w:val="0"/>
          <w:marTop w:val="0"/>
          <w:marBottom w:val="0"/>
          <w:divBdr>
            <w:top w:val="none" w:sz="0" w:space="0" w:color="auto"/>
            <w:left w:val="none" w:sz="0" w:space="0" w:color="auto"/>
            <w:bottom w:val="none" w:sz="0" w:space="0" w:color="auto"/>
            <w:right w:val="none" w:sz="0" w:space="0" w:color="auto"/>
          </w:divBdr>
        </w:div>
        <w:div w:id="1336104700">
          <w:marLeft w:val="480"/>
          <w:marRight w:val="0"/>
          <w:marTop w:val="0"/>
          <w:marBottom w:val="0"/>
          <w:divBdr>
            <w:top w:val="none" w:sz="0" w:space="0" w:color="auto"/>
            <w:left w:val="none" w:sz="0" w:space="0" w:color="auto"/>
            <w:bottom w:val="none" w:sz="0" w:space="0" w:color="auto"/>
            <w:right w:val="none" w:sz="0" w:space="0" w:color="auto"/>
          </w:divBdr>
        </w:div>
        <w:div w:id="1396319344">
          <w:marLeft w:val="480"/>
          <w:marRight w:val="0"/>
          <w:marTop w:val="0"/>
          <w:marBottom w:val="0"/>
          <w:divBdr>
            <w:top w:val="none" w:sz="0" w:space="0" w:color="auto"/>
            <w:left w:val="none" w:sz="0" w:space="0" w:color="auto"/>
            <w:bottom w:val="none" w:sz="0" w:space="0" w:color="auto"/>
            <w:right w:val="none" w:sz="0" w:space="0" w:color="auto"/>
          </w:divBdr>
        </w:div>
        <w:div w:id="1443956866">
          <w:marLeft w:val="480"/>
          <w:marRight w:val="0"/>
          <w:marTop w:val="0"/>
          <w:marBottom w:val="0"/>
          <w:divBdr>
            <w:top w:val="none" w:sz="0" w:space="0" w:color="auto"/>
            <w:left w:val="none" w:sz="0" w:space="0" w:color="auto"/>
            <w:bottom w:val="none" w:sz="0" w:space="0" w:color="auto"/>
            <w:right w:val="none" w:sz="0" w:space="0" w:color="auto"/>
          </w:divBdr>
        </w:div>
        <w:div w:id="1450204078">
          <w:marLeft w:val="480"/>
          <w:marRight w:val="0"/>
          <w:marTop w:val="0"/>
          <w:marBottom w:val="0"/>
          <w:divBdr>
            <w:top w:val="none" w:sz="0" w:space="0" w:color="auto"/>
            <w:left w:val="none" w:sz="0" w:space="0" w:color="auto"/>
            <w:bottom w:val="none" w:sz="0" w:space="0" w:color="auto"/>
            <w:right w:val="none" w:sz="0" w:space="0" w:color="auto"/>
          </w:divBdr>
        </w:div>
        <w:div w:id="1506365103">
          <w:marLeft w:val="480"/>
          <w:marRight w:val="0"/>
          <w:marTop w:val="0"/>
          <w:marBottom w:val="0"/>
          <w:divBdr>
            <w:top w:val="none" w:sz="0" w:space="0" w:color="auto"/>
            <w:left w:val="none" w:sz="0" w:space="0" w:color="auto"/>
            <w:bottom w:val="none" w:sz="0" w:space="0" w:color="auto"/>
            <w:right w:val="none" w:sz="0" w:space="0" w:color="auto"/>
          </w:divBdr>
        </w:div>
        <w:div w:id="1543010806">
          <w:marLeft w:val="480"/>
          <w:marRight w:val="0"/>
          <w:marTop w:val="0"/>
          <w:marBottom w:val="0"/>
          <w:divBdr>
            <w:top w:val="none" w:sz="0" w:space="0" w:color="auto"/>
            <w:left w:val="none" w:sz="0" w:space="0" w:color="auto"/>
            <w:bottom w:val="none" w:sz="0" w:space="0" w:color="auto"/>
            <w:right w:val="none" w:sz="0" w:space="0" w:color="auto"/>
          </w:divBdr>
        </w:div>
        <w:div w:id="1583375164">
          <w:marLeft w:val="480"/>
          <w:marRight w:val="0"/>
          <w:marTop w:val="0"/>
          <w:marBottom w:val="0"/>
          <w:divBdr>
            <w:top w:val="none" w:sz="0" w:space="0" w:color="auto"/>
            <w:left w:val="none" w:sz="0" w:space="0" w:color="auto"/>
            <w:bottom w:val="none" w:sz="0" w:space="0" w:color="auto"/>
            <w:right w:val="none" w:sz="0" w:space="0" w:color="auto"/>
          </w:divBdr>
        </w:div>
        <w:div w:id="1663849937">
          <w:marLeft w:val="480"/>
          <w:marRight w:val="0"/>
          <w:marTop w:val="0"/>
          <w:marBottom w:val="0"/>
          <w:divBdr>
            <w:top w:val="none" w:sz="0" w:space="0" w:color="auto"/>
            <w:left w:val="none" w:sz="0" w:space="0" w:color="auto"/>
            <w:bottom w:val="none" w:sz="0" w:space="0" w:color="auto"/>
            <w:right w:val="none" w:sz="0" w:space="0" w:color="auto"/>
          </w:divBdr>
        </w:div>
        <w:div w:id="1704594773">
          <w:marLeft w:val="480"/>
          <w:marRight w:val="0"/>
          <w:marTop w:val="0"/>
          <w:marBottom w:val="0"/>
          <w:divBdr>
            <w:top w:val="none" w:sz="0" w:space="0" w:color="auto"/>
            <w:left w:val="none" w:sz="0" w:space="0" w:color="auto"/>
            <w:bottom w:val="none" w:sz="0" w:space="0" w:color="auto"/>
            <w:right w:val="none" w:sz="0" w:space="0" w:color="auto"/>
          </w:divBdr>
        </w:div>
        <w:div w:id="1726562358">
          <w:marLeft w:val="480"/>
          <w:marRight w:val="0"/>
          <w:marTop w:val="0"/>
          <w:marBottom w:val="0"/>
          <w:divBdr>
            <w:top w:val="none" w:sz="0" w:space="0" w:color="auto"/>
            <w:left w:val="none" w:sz="0" w:space="0" w:color="auto"/>
            <w:bottom w:val="none" w:sz="0" w:space="0" w:color="auto"/>
            <w:right w:val="none" w:sz="0" w:space="0" w:color="auto"/>
          </w:divBdr>
        </w:div>
        <w:div w:id="1897424297">
          <w:marLeft w:val="480"/>
          <w:marRight w:val="0"/>
          <w:marTop w:val="0"/>
          <w:marBottom w:val="0"/>
          <w:divBdr>
            <w:top w:val="none" w:sz="0" w:space="0" w:color="auto"/>
            <w:left w:val="none" w:sz="0" w:space="0" w:color="auto"/>
            <w:bottom w:val="none" w:sz="0" w:space="0" w:color="auto"/>
            <w:right w:val="none" w:sz="0" w:space="0" w:color="auto"/>
          </w:divBdr>
        </w:div>
        <w:div w:id="1947036016">
          <w:marLeft w:val="480"/>
          <w:marRight w:val="0"/>
          <w:marTop w:val="0"/>
          <w:marBottom w:val="0"/>
          <w:divBdr>
            <w:top w:val="none" w:sz="0" w:space="0" w:color="auto"/>
            <w:left w:val="none" w:sz="0" w:space="0" w:color="auto"/>
            <w:bottom w:val="none" w:sz="0" w:space="0" w:color="auto"/>
            <w:right w:val="none" w:sz="0" w:space="0" w:color="auto"/>
          </w:divBdr>
        </w:div>
        <w:div w:id="1964723533">
          <w:marLeft w:val="480"/>
          <w:marRight w:val="0"/>
          <w:marTop w:val="0"/>
          <w:marBottom w:val="0"/>
          <w:divBdr>
            <w:top w:val="none" w:sz="0" w:space="0" w:color="auto"/>
            <w:left w:val="none" w:sz="0" w:space="0" w:color="auto"/>
            <w:bottom w:val="none" w:sz="0" w:space="0" w:color="auto"/>
            <w:right w:val="none" w:sz="0" w:space="0" w:color="auto"/>
          </w:divBdr>
        </w:div>
        <w:div w:id="2011057126">
          <w:marLeft w:val="480"/>
          <w:marRight w:val="0"/>
          <w:marTop w:val="0"/>
          <w:marBottom w:val="0"/>
          <w:divBdr>
            <w:top w:val="none" w:sz="0" w:space="0" w:color="auto"/>
            <w:left w:val="none" w:sz="0" w:space="0" w:color="auto"/>
            <w:bottom w:val="none" w:sz="0" w:space="0" w:color="auto"/>
            <w:right w:val="none" w:sz="0" w:space="0" w:color="auto"/>
          </w:divBdr>
        </w:div>
        <w:div w:id="2040423451">
          <w:marLeft w:val="480"/>
          <w:marRight w:val="0"/>
          <w:marTop w:val="0"/>
          <w:marBottom w:val="0"/>
          <w:divBdr>
            <w:top w:val="none" w:sz="0" w:space="0" w:color="auto"/>
            <w:left w:val="none" w:sz="0" w:space="0" w:color="auto"/>
            <w:bottom w:val="none" w:sz="0" w:space="0" w:color="auto"/>
            <w:right w:val="none" w:sz="0" w:space="0" w:color="auto"/>
          </w:divBdr>
        </w:div>
        <w:div w:id="2120370717">
          <w:marLeft w:val="480"/>
          <w:marRight w:val="0"/>
          <w:marTop w:val="0"/>
          <w:marBottom w:val="0"/>
          <w:divBdr>
            <w:top w:val="none" w:sz="0" w:space="0" w:color="auto"/>
            <w:left w:val="none" w:sz="0" w:space="0" w:color="auto"/>
            <w:bottom w:val="none" w:sz="0" w:space="0" w:color="auto"/>
            <w:right w:val="none" w:sz="0" w:space="0" w:color="auto"/>
          </w:divBdr>
        </w:div>
        <w:div w:id="2137336937">
          <w:marLeft w:val="480"/>
          <w:marRight w:val="0"/>
          <w:marTop w:val="0"/>
          <w:marBottom w:val="0"/>
          <w:divBdr>
            <w:top w:val="none" w:sz="0" w:space="0" w:color="auto"/>
            <w:left w:val="none" w:sz="0" w:space="0" w:color="auto"/>
            <w:bottom w:val="none" w:sz="0" w:space="0" w:color="auto"/>
            <w:right w:val="none" w:sz="0" w:space="0" w:color="auto"/>
          </w:divBdr>
        </w:div>
      </w:divsChild>
    </w:div>
    <w:div w:id="425661858">
      <w:bodyDiv w:val="1"/>
      <w:marLeft w:val="0"/>
      <w:marRight w:val="0"/>
      <w:marTop w:val="0"/>
      <w:marBottom w:val="0"/>
      <w:divBdr>
        <w:top w:val="none" w:sz="0" w:space="0" w:color="auto"/>
        <w:left w:val="none" w:sz="0" w:space="0" w:color="auto"/>
        <w:bottom w:val="none" w:sz="0" w:space="0" w:color="auto"/>
        <w:right w:val="none" w:sz="0" w:space="0" w:color="auto"/>
      </w:divBdr>
    </w:div>
    <w:div w:id="428546893">
      <w:bodyDiv w:val="1"/>
      <w:marLeft w:val="0"/>
      <w:marRight w:val="0"/>
      <w:marTop w:val="0"/>
      <w:marBottom w:val="0"/>
      <w:divBdr>
        <w:top w:val="none" w:sz="0" w:space="0" w:color="auto"/>
        <w:left w:val="none" w:sz="0" w:space="0" w:color="auto"/>
        <w:bottom w:val="none" w:sz="0" w:space="0" w:color="auto"/>
        <w:right w:val="none" w:sz="0" w:space="0" w:color="auto"/>
      </w:divBdr>
    </w:div>
    <w:div w:id="440958093">
      <w:bodyDiv w:val="1"/>
      <w:marLeft w:val="0"/>
      <w:marRight w:val="0"/>
      <w:marTop w:val="0"/>
      <w:marBottom w:val="0"/>
      <w:divBdr>
        <w:top w:val="none" w:sz="0" w:space="0" w:color="auto"/>
        <w:left w:val="none" w:sz="0" w:space="0" w:color="auto"/>
        <w:bottom w:val="none" w:sz="0" w:space="0" w:color="auto"/>
        <w:right w:val="none" w:sz="0" w:space="0" w:color="auto"/>
      </w:divBdr>
    </w:div>
    <w:div w:id="443572307">
      <w:bodyDiv w:val="1"/>
      <w:marLeft w:val="0"/>
      <w:marRight w:val="0"/>
      <w:marTop w:val="0"/>
      <w:marBottom w:val="0"/>
      <w:divBdr>
        <w:top w:val="none" w:sz="0" w:space="0" w:color="auto"/>
        <w:left w:val="none" w:sz="0" w:space="0" w:color="auto"/>
        <w:bottom w:val="none" w:sz="0" w:space="0" w:color="auto"/>
        <w:right w:val="none" w:sz="0" w:space="0" w:color="auto"/>
      </w:divBdr>
      <w:divsChild>
        <w:div w:id="108790973">
          <w:marLeft w:val="480"/>
          <w:marRight w:val="0"/>
          <w:marTop w:val="0"/>
          <w:marBottom w:val="0"/>
          <w:divBdr>
            <w:top w:val="none" w:sz="0" w:space="0" w:color="auto"/>
            <w:left w:val="none" w:sz="0" w:space="0" w:color="auto"/>
            <w:bottom w:val="none" w:sz="0" w:space="0" w:color="auto"/>
            <w:right w:val="none" w:sz="0" w:space="0" w:color="auto"/>
          </w:divBdr>
        </w:div>
        <w:div w:id="144007947">
          <w:marLeft w:val="480"/>
          <w:marRight w:val="0"/>
          <w:marTop w:val="0"/>
          <w:marBottom w:val="0"/>
          <w:divBdr>
            <w:top w:val="none" w:sz="0" w:space="0" w:color="auto"/>
            <w:left w:val="none" w:sz="0" w:space="0" w:color="auto"/>
            <w:bottom w:val="none" w:sz="0" w:space="0" w:color="auto"/>
            <w:right w:val="none" w:sz="0" w:space="0" w:color="auto"/>
          </w:divBdr>
        </w:div>
        <w:div w:id="153955782">
          <w:marLeft w:val="480"/>
          <w:marRight w:val="0"/>
          <w:marTop w:val="0"/>
          <w:marBottom w:val="0"/>
          <w:divBdr>
            <w:top w:val="none" w:sz="0" w:space="0" w:color="auto"/>
            <w:left w:val="none" w:sz="0" w:space="0" w:color="auto"/>
            <w:bottom w:val="none" w:sz="0" w:space="0" w:color="auto"/>
            <w:right w:val="none" w:sz="0" w:space="0" w:color="auto"/>
          </w:divBdr>
        </w:div>
        <w:div w:id="154419898">
          <w:marLeft w:val="480"/>
          <w:marRight w:val="0"/>
          <w:marTop w:val="0"/>
          <w:marBottom w:val="0"/>
          <w:divBdr>
            <w:top w:val="none" w:sz="0" w:space="0" w:color="auto"/>
            <w:left w:val="none" w:sz="0" w:space="0" w:color="auto"/>
            <w:bottom w:val="none" w:sz="0" w:space="0" w:color="auto"/>
            <w:right w:val="none" w:sz="0" w:space="0" w:color="auto"/>
          </w:divBdr>
        </w:div>
        <w:div w:id="197742489">
          <w:marLeft w:val="480"/>
          <w:marRight w:val="0"/>
          <w:marTop w:val="0"/>
          <w:marBottom w:val="0"/>
          <w:divBdr>
            <w:top w:val="none" w:sz="0" w:space="0" w:color="auto"/>
            <w:left w:val="none" w:sz="0" w:space="0" w:color="auto"/>
            <w:bottom w:val="none" w:sz="0" w:space="0" w:color="auto"/>
            <w:right w:val="none" w:sz="0" w:space="0" w:color="auto"/>
          </w:divBdr>
        </w:div>
        <w:div w:id="348143225">
          <w:marLeft w:val="480"/>
          <w:marRight w:val="0"/>
          <w:marTop w:val="0"/>
          <w:marBottom w:val="0"/>
          <w:divBdr>
            <w:top w:val="none" w:sz="0" w:space="0" w:color="auto"/>
            <w:left w:val="none" w:sz="0" w:space="0" w:color="auto"/>
            <w:bottom w:val="none" w:sz="0" w:space="0" w:color="auto"/>
            <w:right w:val="none" w:sz="0" w:space="0" w:color="auto"/>
          </w:divBdr>
        </w:div>
        <w:div w:id="353580778">
          <w:marLeft w:val="480"/>
          <w:marRight w:val="0"/>
          <w:marTop w:val="0"/>
          <w:marBottom w:val="0"/>
          <w:divBdr>
            <w:top w:val="none" w:sz="0" w:space="0" w:color="auto"/>
            <w:left w:val="none" w:sz="0" w:space="0" w:color="auto"/>
            <w:bottom w:val="none" w:sz="0" w:space="0" w:color="auto"/>
            <w:right w:val="none" w:sz="0" w:space="0" w:color="auto"/>
          </w:divBdr>
        </w:div>
        <w:div w:id="356732690">
          <w:marLeft w:val="480"/>
          <w:marRight w:val="0"/>
          <w:marTop w:val="0"/>
          <w:marBottom w:val="0"/>
          <w:divBdr>
            <w:top w:val="none" w:sz="0" w:space="0" w:color="auto"/>
            <w:left w:val="none" w:sz="0" w:space="0" w:color="auto"/>
            <w:bottom w:val="none" w:sz="0" w:space="0" w:color="auto"/>
            <w:right w:val="none" w:sz="0" w:space="0" w:color="auto"/>
          </w:divBdr>
        </w:div>
        <w:div w:id="379324623">
          <w:marLeft w:val="480"/>
          <w:marRight w:val="0"/>
          <w:marTop w:val="0"/>
          <w:marBottom w:val="0"/>
          <w:divBdr>
            <w:top w:val="none" w:sz="0" w:space="0" w:color="auto"/>
            <w:left w:val="none" w:sz="0" w:space="0" w:color="auto"/>
            <w:bottom w:val="none" w:sz="0" w:space="0" w:color="auto"/>
            <w:right w:val="none" w:sz="0" w:space="0" w:color="auto"/>
          </w:divBdr>
        </w:div>
        <w:div w:id="458033157">
          <w:marLeft w:val="480"/>
          <w:marRight w:val="0"/>
          <w:marTop w:val="0"/>
          <w:marBottom w:val="0"/>
          <w:divBdr>
            <w:top w:val="none" w:sz="0" w:space="0" w:color="auto"/>
            <w:left w:val="none" w:sz="0" w:space="0" w:color="auto"/>
            <w:bottom w:val="none" w:sz="0" w:space="0" w:color="auto"/>
            <w:right w:val="none" w:sz="0" w:space="0" w:color="auto"/>
          </w:divBdr>
        </w:div>
        <w:div w:id="465927072">
          <w:marLeft w:val="480"/>
          <w:marRight w:val="0"/>
          <w:marTop w:val="0"/>
          <w:marBottom w:val="0"/>
          <w:divBdr>
            <w:top w:val="none" w:sz="0" w:space="0" w:color="auto"/>
            <w:left w:val="none" w:sz="0" w:space="0" w:color="auto"/>
            <w:bottom w:val="none" w:sz="0" w:space="0" w:color="auto"/>
            <w:right w:val="none" w:sz="0" w:space="0" w:color="auto"/>
          </w:divBdr>
        </w:div>
        <w:div w:id="502086624">
          <w:marLeft w:val="480"/>
          <w:marRight w:val="0"/>
          <w:marTop w:val="0"/>
          <w:marBottom w:val="0"/>
          <w:divBdr>
            <w:top w:val="none" w:sz="0" w:space="0" w:color="auto"/>
            <w:left w:val="none" w:sz="0" w:space="0" w:color="auto"/>
            <w:bottom w:val="none" w:sz="0" w:space="0" w:color="auto"/>
            <w:right w:val="none" w:sz="0" w:space="0" w:color="auto"/>
          </w:divBdr>
        </w:div>
        <w:div w:id="537670278">
          <w:marLeft w:val="480"/>
          <w:marRight w:val="0"/>
          <w:marTop w:val="0"/>
          <w:marBottom w:val="0"/>
          <w:divBdr>
            <w:top w:val="none" w:sz="0" w:space="0" w:color="auto"/>
            <w:left w:val="none" w:sz="0" w:space="0" w:color="auto"/>
            <w:bottom w:val="none" w:sz="0" w:space="0" w:color="auto"/>
            <w:right w:val="none" w:sz="0" w:space="0" w:color="auto"/>
          </w:divBdr>
        </w:div>
        <w:div w:id="697001623">
          <w:marLeft w:val="480"/>
          <w:marRight w:val="0"/>
          <w:marTop w:val="0"/>
          <w:marBottom w:val="0"/>
          <w:divBdr>
            <w:top w:val="none" w:sz="0" w:space="0" w:color="auto"/>
            <w:left w:val="none" w:sz="0" w:space="0" w:color="auto"/>
            <w:bottom w:val="none" w:sz="0" w:space="0" w:color="auto"/>
            <w:right w:val="none" w:sz="0" w:space="0" w:color="auto"/>
          </w:divBdr>
        </w:div>
        <w:div w:id="698749030">
          <w:marLeft w:val="480"/>
          <w:marRight w:val="0"/>
          <w:marTop w:val="0"/>
          <w:marBottom w:val="0"/>
          <w:divBdr>
            <w:top w:val="none" w:sz="0" w:space="0" w:color="auto"/>
            <w:left w:val="none" w:sz="0" w:space="0" w:color="auto"/>
            <w:bottom w:val="none" w:sz="0" w:space="0" w:color="auto"/>
            <w:right w:val="none" w:sz="0" w:space="0" w:color="auto"/>
          </w:divBdr>
        </w:div>
        <w:div w:id="910579229">
          <w:marLeft w:val="480"/>
          <w:marRight w:val="0"/>
          <w:marTop w:val="0"/>
          <w:marBottom w:val="0"/>
          <w:divBdr>
            <w:top w:val="none" w:sz="0" w:space="0" w:color="auto"/>
            <w:left w:val="none" w:sz="0" w:space="0" w:color="auto"/>
            <w:bottom w:val="none" w:sz="0" w:space="0" w:color="auto"/>
            <w:right w:val="none" w:sz="0" w:space="0" w:color="auto"/>
          </w:divBdr>
        </w:div>
        <w:div w:id="1021081621">
          <w:marLeft w:val="480"/>
          <w:marRight w:val="0"/>
          <w:marTop w:val="0"/>
          <w:marBottom w:val="0"/>
          <w:divBdr>
            <w:top w:val="none" w:sz="0" w:space="0" w:color="auto"/>
            <w:left w:val="none" w:sz="0" w:space="0" w:color="auto"/>
            <w:bottom w:val="none" w:sz="0" w:space="0" w:color="auto"/>
            <w:right w:val="none" w:sz="0" w:space="0" w:color="auto"/>
          </w:divBdr>
        </w:div>
        <w:div w:id="1025129766">
          <w:marLeft w:val="480"/>
          <w:marRight w:val="0"/>
          <w:marTop w:val="0"/>
          <w:marBottom w:val="0"/>
          <w:divBdr>
            <w:top w:val="none" w:sz="0" w:space="0" w:color="auto"/>
            <w:left w:val="none" w:sz="0" w:space="0" w:color="auto"/>
            <w:bottom w:val="none" w:sz="0" w:space="0" w:color="auto"/>
            <w:right w:val="none" w:sz="0" w:space="0" w:color="auto"/>
          </w:divBdr>
        </w:div>
        <w:div w:id="1035888064">
          <w:marLeft w:val="480"/>
          <w:marRight w:val="0"/>
          <w:marTop w:val="0"/>
          <w:marBottom w:val="0"/>
          <w:divBdr>
            <w:top w:val="none" w:sz="0" w:space="0" w:color="auto"/>
            <w:left w:val="none" w:sz="0" w:space="0" w:color="auto"/>
            <w:bottom w:val="none" w:sz="0" w:space="0" w:color="auto"/>
            <w:right w:val="none" w:sz="0" w:space="0" w:color="auto"/>
          </w:divBdr>
        </w:div>
        <w:div w:id="1125123531">
          <w:marLeft w:val="480"/>
          <w:marRight w:val="0"/>
          <w:marTop w:val="0"/>
          <w:marBottom w:val="0"/>
          <w:divBdr>
            <w:top w:val="none" w:sz="0" w:space="0" w:color="auto"/>
            <w:left w:val="none" w:sz="0" w:space="0" w:color="auto"/>
            <w:bottom w:val="none" w:sz="0" w:space="0" w:color="auto"/>
            <w:right w:val="none" w:sz="0" w:space="0" w:color="auto"/>
          </w:divBdr>
        </w:div>
        <w:div w:id="1149901921">
          <w:marLeft w:val="480"/>
          <w:marRight w:val="0"/>
          <w:marTop w:val="0"/>
          <w:marBottom w:val="0"/>
          <w:divBdr>
            <w:top w:val="none" w:sz="0" w:space="0" w:color="auto"/>
            <w:left w:val="none" w:sz="0" w:space="0" w:color="auto"/>
            <w:bottom w:val="none" w:sz="0" w:space="0" w:color="auto"/>
            <w:right w:val="none" w:sz="0" w:space="0" w:color="auto"/>
          </w:divBdr>
        </w:div>
        <w:div w:id="1174538454">
          <w:marLeft w:val="480"/>
          <w:marRight w:val="0"/>
          <w:marTop w:val="0"/>
          <w:marBottom w:val="0"/>
          <w:divBdr>
            <w:top w:val="none" w:sz="0" w:space="0" w:color="auto"/>
            <w:left w:val="none" w:sz="0" w:space="0" w:color="auto"/>
            <w:bottom w:val="none" w:sz="0" w:space="0" w:color="auto"/>
            <w:right w:val="none" w:sz="0" w:space="0" w:color="auto"/>
          </w:divBdr>
        </w:div>
        <w:div w:id="1221792975">
          <w:marLeft w:val="480"/>
          <w:marRight w:val="0"/>
          <w:marTop w:val="0"/>
          <w:marBottom w:val="0"/>
          <w:divBdr>
            <w:top w:val="none" w:sz="0" w:space="0" w:color="auto"/>
            <w:left w:val="none" w:sz="0" w:space="0" w:color="auto"/>
            <w:bottom w:val="none" w:sz="0" w:space="0" w:color="auto"/>
            <w:right w:val="none" w:sz="0" w:space="0" w:color="auto"/>
          </w:divBdr>
        </w:div>
        <w:div w:id="1274824973">
          <w:marLeft w:val="480"/>
          <w:marRight w:val="0"/>
          <w:marTop w:val="0"/>
          <w:marBottom w:val="0"/>
          <w:divBdr>
            <w:top w:val="none" w:sz="0" w:space="0" w:color="auto"/>
            <w:left w:val="none" w:sz="0" w:space="0" w:color="auto"/>
            <w:bottom w:val="none" w:sz="0" w:space="0" w:color="auto"/>
            <w:right w:val="none" w:sz="0" w:space="0" w:color="auto"/>
          </w:divBdr>
        </w:div>
        <w:div w:id="1281717641">
          <w:marLeft w:val="480"/>
          <w:marRight w:val="0"/>
          <w:marTop w:val="0"/>
          <w:marBottom w:val="0"/>
          <w:divBdr>
            <w:top w:val="none" w:sz="0" w:space="0" w:color="auto"/>
            <w:left w:val="none" w:sz="0" w:space="0" w:color="auto"/>
            <w:bottom w:val="none" w:sz="0" w:space="0" w:color="auto"/>
            <w:right w:val="none" w:sz="0" w:space="0" w:color="auto"/>
          </w:divBdr>
        </w:div>
        <w:div w:id="1297103431">
          <w:marLeft w:val="480"/>
          <w:marRight w:val="0"/>
          <w:marTop w:val="0"/>
          <w:marBottom w:val="0"/>
          <w:divBdr>
            <w:top w:val="none" w:sz="0" w:space="0" w:color="auto"/>
            <w:left w:val="none" w:sz="0" w:space="0" w:color="auto"/>
            <w:bottom w:val="none" w:sz="0" w:space="0" w:color="auto"/>
            <w:right w:val="none" w:sz="0" w:space="0" w:color="auto"/>
          </w:divBdr>
        </w:div>
        <w:div w:id="1320112924">
          <w:marLeft w:val="480"/>
          <w:marRight w:val="0"/>
          <w:marTop w:val="0"/>
          <w:marBottom w:val="0"/>
          <w:divBdr>
            <w:top w:val="none" w:sz="0" w:space="0" w:color="auto"/>
            <w:left w:val="none" w:sz="0" w:space="0" w:color="auto"/>
            <w:bottom w:val="none" w:sz="0" w:space="0" w:color="auto"/>
            <w:right w:val="none" w:sz="0" w:space="0" w:color="auto"/>
          </w:divBdr>
        </w:div>
        <w:div w:id="1383941639">
          <w:marLeft w:val="480"/>
          <w:marRight w:val="0"/>
          <w:marTop w:val="0"/>
          <w:marBottom w:val="0"/>
          <w:divBdr>
            <w:top w:val="none" w:sz="0" w:space="0" w:color="auto"/>
            <w:left w:val="none" w:sz="0" w:space="0" w:color="auto"/>
            <w:bottom w:val="none" w:sz="0" w:space="0" w:color="auto"/>
            <w:right w:val="none" w:sz="0" w:space="0" w:color="auto"/>
          </w:divBdr>
        </w:div>
        <w:div w:id="1471172387">
          <w:marLeft w:val="480"/>
          <w:marRight w:val="0"/>
          <w:marTop w:val="0"/>
          <w:marBottom w:val="0"/>
          <w:divBdr>
            <w:top w:val="none" w:sz="0" w:space="0" w:color="auto"/>
            <w:left w:val="none" w:sz="0" w:space="0" w:color="auto"/>
            <w:bottom w:val="none" w:sz="0" w:space="0" w:color="auto"/>
            <w:right w:val="none" w:sz="0" w:space="0" w:color="auto"/>
          </w:divBdr>
        </w:div>
        <w:div w:id="1497383824">
          <w:marLeft w:val="480"/>
          <w:marRight w:val="0"/>
          <w:marTop w:val="0"/>
          <w:marBottom w:val="0"/>
          <w:divBdr>
            <w:top w:val="none" w:sz="0" w:space="0" w:color="auto"/>
            <w:left w:val="none" w:sz="0" w:space="0" w:color="auto"/>
            <w:bottom w:val="none" w:sz="0" w:space="0" w:color="auto"/>
            <w:right w:val="none" w:sz="0" w:space="0" w:color="auto"/>
          </w:divBdr>
        </w:div>
        <w:div w:id="1876113358">
          <w:marLeft w:val="480"/>
          <w:marRight w:val="0"/>
          <w:marTop w:val="0"/>
          <w:marBottom w:val="0"/>
          <w:divBdr>
            <w:top w:val="none" w:sz="0" w:space="0" w:color="auto"/>
            <w:left w:val="none" w:sz="0" w:space="0" w:color="auto"/>
            <w:bottom w:val="none" w:sz="0" w:space="0" w:color="auto"/>
            <w:right w:val="none" w:sz="0" w:space="0" w:color="auto"/>
          </w:divBdr>
        </w:div>
        <w:div w:id="1922059754">
          <w:marLeft w:val="480"/>
          <w:marRight w:val="0"/>
          <w:marTop w:val="0"/>
          <w:marBottom w:val="0"/>
          <w:divBdr>
            <w:top w:val="none" w:sz="0" w:space="0" w:color="auto"/>
            <w:left w:val="none" w:sz="0" w:space="0" w:color="auto"/>
            <w:bottom w:val="none" w:sz="0" w:space="0" w:color="auto"/>
            <w:right w:val="none" w:sz="0" w:space="0" w:color="auto"/>
          </w:divBdr>
        </w:div>
        <w:div w:id="1970890489">
          <w:marLeft w:val="480"/>
          <w:marRight w:val="0"/>
          <w:marTop w:val="0"/>
          <w:marBottom w:val="0"/>
          <w:divBdr>
            <w:top w:val="none" w:sz="0" w:space="0" w:color="auto"/>
            <w:left w:val="none" w:sz="0" w:space="0" w:color="auto"/>
            <w:bottom w:val="none" w:sz="0" w:space="0" w:color="auto"/>
            <w:right w:val="none" w:sz="0" w:space="0" w:color="auto"/>
          </w:divBdr>
        </w:div>
        <w:div w:id="1978021756">
          <w:marLeft w:val="480"/>
          <w:marRight w:val="0"/>
          <w:marTop w:val="0"/>
          <w:marBottom w:val="0"/>
          <w:divBdr>
            <w:top w:val="none" w:sz="0" w:space="0" w:color="auto"/>
            <w:left w:val="none" w:sz="0" w:space="0" w:color="auto"/>
            <w:bottom w:val="none" w:sz="0" w:space="0" w:color="auto"/>
            <w:right w:val="none" w:sz="0" w:space="0" w:color="auto"/>
          </w:divBdr>
        </w:div>
        <w:div w:id="1998343077">
          <w:marLeft w:val="480"/>
          <w:marRight w:val="0"/>
          <w:marTop w:val="0"/>
          <w:marBottom w:val="0"/>
          <w:divBdr>
            <w:top w:val="none" w:sz="0" w:space="0" w:color="auto"/>
            <w:left w:val="none" w:sz="0" w:space="0" w:color="auto"/>
            <w:bottom w:val="none" w:sz="0" w:space="0" w:color="auto"/>
            <w:right w:val="none" w:sz="0" w:space="0" w:color="auto"/>
          </w:divBdr>
        </w:div>
        <w:div w:id="2116753661">
          <w:marLeft w:val="480"/>
          <w:marRight w:val="0"/>
          <w:marTop w:val="0"/>
          <w:marBottom w:val="0"/>
          <w:divBdr>
            <w:top w:val="none" w:sz="0" w:space="0" w:color="auto"/>
            <w:left w:val="none" w:sz="0" w:space="0" w:color="auto"/>
            <w:bottom w:val="none" w:sz="0" w:space="0" w:color="auto"/>
            <w:right w:val="none" w:sz="0" w:space="0" w:color="auto"/>
          </w:divBdr>
        </w:div>
        <w:div w:id="2143963500">
          <w:marLeft w:val="480"/>
          <w:marRight w:val="0"/>
          <w:marTop w:val="0"/>
          <w:marBottom w:val="0"/>
          <w:divBdr>
            <w:top w:val="none" w:sz="0" w:space="0" w:color="auto"/>
            <w:left w:val="none" w:sz="0" w:space="0" w:color="auto"/>
            <w:bottom w:val="none" w:sz="0" w:space="0" w:color="auto"/>
            <w:right w:val="none" w:sz="0" w:space="0" w:color="auto"/>
          </w:divBdr>
        </w:div>
      </w:divsChild>
    </w:div>
    <w:div w:id="446655620">
      <w:bodyDiv w:val="1"/>
      <w:marLeft w:val="0"/>
      <w:marRight w:val="0"/>
      <w:marTop w:val="0"/>
      <w:marBottom w:val="0"/>
      <w:divBdr>
        <w:top w:val="none" w:sz="0" w:space="0" w:color="auto"/>
        <w:left w:val="none" w:sz="0" w:space="0" w:color="auto"/>
        <w:bottom w:val="none" w:sz="0" w:space="0" w:color="auto"/>
        <w:right w:val="none" w:sz="0" w:space="0" w:color="auto"/>
      </w:divBdr>
    </w:div>
    <w:div w:id="448549337">
      <w:bodyDiv w:val="1"/>
      <w:marLeft w:val="0"/>
      <w:marRight w:val="0"/>
      <w:marTop w:val="0"/>
      <w:marBottom w:val="0"/>
      <w:divBdr>
        <w:top w:val="none" w:sz="0" w:space="0" w:color="auto"/>
        <w:left w:val="none" w:sz="0" w:space="0" w:color="auto"/>
        <w:bottom w:val="none" w:sz="0" w:space="0" w:color="auto"/>
        <w:right w:val="none" w:sz="0" w:space="0" w:color="auto"/>
      </w:divBdr>
      <w:divsChild>
        <w:div w:id="6248901">
          <w:marLeft w:val="480"/>
          <w:marRight w:val="0"/>
          <w:marTop w:val="0"/>
          <w:marBottom w:val="0"/>
          <w:divBdr>
            <w:top w:val="none" w:sz="0" w:space="0" w:color="auto"/>
            <w:left w:val="none" w:sz="0" w:space="0" w:color="auto"/>
            <w:bottom w:val="none" w:sz="0" w:space="0" w:color="auto"/>
            <w:right w:val="none" w:sz="0" w:space="0" w:color="auto"/>
          </w:divBdr>
        </w:div>
        <w:div w:id="97220100">
          <w:marLeft w:val="480"/>
          <w:marRight w:val="0"/>
          <w:marTop w:val="0"/>
          <w:marBottom w:val="0"/>
          <w:divBdr>
            <w:top w:val="none" w:sz="0" w:space="0" w:color="auto"/>
            <w:left w:val="none" w:sz="0" w:space="0" w:color="auto"/>
            <w:bottom w:val="none" w:sz="0" w:space="0" w:color="auto"/>
            <w:right w:val="none" w:sz="0" w:space="0" w:color="auto"/>
          </w:divBdr>
        </w:div>
        <w:div w:id="150951572">
          <w:marLeft w:val="480"/>
          <w:marRight w:val="0"/>
          <w:marTop w:val="0"/>
          <w:marBottom w:val="0"/>
          <w:divBdr>
            <w:top w:val="none" w:sz="0" w:space="0" w:color="auto"/>
            <w:left w:val="none" w:sz="0" w:space="0" w:color="auto"/>
            <w:bottom w:val="none" w:sz="0" w:space="0" w:color="auto"/>
            <w:right w:val="none" w:sz="0" w:space="0" w:color="auto"/>
          </w:divBdr>
        </w:div>
        <w:div w:id="155003094">
          <w:marLeft w:val="480"/>
          <w:marRight w:val="0"/>
          <w:marTop w:val="0"/>
          <w:marBottom w:val="0"/>
          <w:divBdr>
            <w:top w:val="none" w:sz="0" w:space="0" w:color="auto"/>
            <w:left w:val="none" w:sz="0" w:space="0" w:color="auto"/>
            <w:bottom w:val="none" w:sz="0" w:space="0" w:color="auto"/>
            <w:right w:val="none" w:sz="0" w:space="0" w:color="auto"/>
          </w:divBdr>
        </w:div>
        <w:div w:id="286350336">
          <w:marLeft w:val="480"/>
          <w:marRight w:val="0"/>
          <w:marTop w:val="0"/>
          <w:marBottom w:val="0"/>
          <w:divBdr>
            <w:top w:val="none" w:sz="0" w:space="0" w:color="auto"/>
            <w:left w:val="none" w:sz="0" w:space="0" w:color="auto"/>
            <w:bottom w:val="none" w:sz="0" w:space="0" w:color="auto"/>
            <w:right w:val="none" w:sz="0" w:space="0" w:color="auto"/>
          </w:divBdr>
        </w:div>
        <w:div w:id="298264414">
          <w:marLeft w:val="480"/>
          <w:marRight w:val="0"/>
          <w:marTop w:val="0"/>
          <w:marBottom w:val="0"/>
          <w:divBdr>
            <w:top w:val="none" w:sz="0" w:space="0" w:color="auto"/>
            <w:left w:val="none" w:sz="0" w:space="0" w:color="auto"/>
            <w:bottom w:val="none" w:sz="0" w:space="0" w:color="auto"/>
            <w:right w:val="none" w:sz="0" w:space="0" w:color="auto"/>
          </w:divBdr>
        </w:div>
        <w:div w:id="346368408">
          <w:marLeft w:val="480"/>
          <w:marRight w:val="0"/>
          <w:marTop w:val="0"/>
          <w:marBottom w:val="0"/>
          <w:divBdr>
            <w:top w:val="none" w:sz="0" w:space="0" w:color="auto"/>
            <w:left w:val="none" w:sz="0" w:space="0" w:color="auto"/>
            <w:bottom w:val="none" w:sz="0" w:space="0" w:color="auto"/>
            <w:right w:val="none" w:sz="0" w:space="0" w:color="auto"/>
          </w:divBdr>
        </w:div>
        <w:div w:id="374693167">
          <w:marLeft w:val="480"/>
          <w:marRight w:val="0"/>
          <w:marTop w:val="0"/>
          <w:marBottom w:val="0"/>
          <w:divBdr>
            <w:top w:val="none" w:sz="0" w:space="0" w:color="auto"/>
            <w:left w:val="none" w:sz="0" w:space="0" w:color="auto"/>
            <w:bottom w:val="none" w:sz="0" w:space="0" w:color="auto"/>
            <w:right w:val="none" w:sz="0" w:space="0" w:color="auto"/>
          </w:divBdr>
        </w:div>
        <w:div w:id="417556811">
          <w:marLeft w:val="480"/>
          <w:marRight w:val="0"/>
          <w:marTop w:val="0"/>
          <w:marBottom w:val="0"/>
          <w:divBdr>
            <w:top w:val="none" w:sz="0" w:space="0" w:color="auto"/>
            <w:left w:val="none" w:sz="0" w:space="0" w:color="auto"/>
            <w:bottom w:val="none" w:sz="0" w:space="0" w:color="auto"/>
            <w:right w:val="none" w:sz="0" w:space="0" w:color="auto"/>
          </w:divBdr>
        </w:div>
        <w:div w:id="427966577">
          <w:marLeft w:val="480"/>
          <w:marRight w:val="0"/>
          <w:marTop w:val="0"/>
          <w:marBottom w:val="0"/>
          <w:divBdr>
            <w:top w:val="none" w:sz="0" w:space="0" w:color="auto"/>
            <w:left w:val="none" w:sz="0" w:space="0" w:color="auto"/>
            <w:bottom w:val="none" w:sz="0" w:space="0" w:color="auto"/>
            <w:right w:val="none" w:sz="0" w:space="0" w:color="auto"/>
          </w:divBdr>
        </w:div>
        <w:div w:id="488253587">
          <w:marLeft w:val="480"/>
          <w:marRight w:val="0"/>
          <w:marTop w:val="0"/>
          <w:marBottom w:val="0"/>
          <w:divBdr>
            <w:top w:val="none" w:sz="0" w:space="0" w:color="auto"/>
            <w:left w:val="none" w:sz="0" w:space="0" w:color="auto"/>
            <w:bottom w:val="none" w:sz="0" w:space="0" w:color="auto"/>
            <w:right w:val="none" w:sz="0" w:space="0" w:color="auto"/>
          </w:divBdr>
        </w:div>
        <w:div w:id="711417994">
          <w:marLeft w:val="480"/>
          <w:marRight w:val="0"/>
          <w:marTop w:val="0"/>
          <w:marBottom w:val="0"/>
          <w:divBdr>
            <w:top w:val="none" w:sz="0" w:space="0" w:color="auto"/>
            <w:left w:val="none" w:sz="0" w:space="0" w:color="auto"/>
            <w:bottom w:val="none" w:sz="0" w:space="0" w:color="auto"/>
            <w:right w:val="none" w:sz="0" w:space="0" w:color="auto"/>
          </w:divBdr>
        </w:div>
        <w:div w:id="781613209">
          <w:marLeft w:val="480"/>
          <w:marRight w:val="0"/>
          <w:marTop w:val="0"/>
          <w:marBottom w:val="0"/>
          <w:divBdr>
            <w:top w:val="none" w:sz="0" w:space="0" w:color="auto"/>
            <w:left w:val="none" w:sz="0" w:space="0" w:color="auto"/>
            <w:bottom w:val="none" w:sz="0" w:space="0" w:color="auto"/>
            <w:right w:val="none" w:sz="0" w:space="0" w:color="auto"/>
          </w:divBdr>
        </w:div>
        <w:div w:id="805008277">
          <w:marLeft w:val="480"/>
          <w:marRight w:val="0"/>
          <w:marTop w:val="0"/>
          <w:marBottom w:val="0"/>
          <w:divBdr>
            <w:top w:val="none" w:sz="0" w:space="0" w:color="auto"/>
            <w:left w:val="none" w:sz="0" w:space="0" w:color="auto"/>
            <w:bottom w:val="none" w:sz="0" w:space="0" w:color="auto"/>
            <w:right w:val="none" w:sz="0" w:space="0" w:color="auto"/>
          </w:divBdr>
        </w:div>
        <w:div w:id="860628852">
          <w:marLeft w:val="480"/>
          <w:marRight w:val="0"/>
          <w:marTop w:val="0"/>
          <w:marBottom w:val="0"/>
          <w:divBdr>
            <w:top w:val="none" w:sz="0" w:space="0" w:color="auto"/>
            <w:left w:val="none" w:sz="0" w:space="0" w:color="auto"/>
            <w:bottom w:val="none" w:sz="0" w:space="0" w:color="auto"/>
            <w:right w:val="none" w:sz="0" w:space="0" w:color="auto"/>
          </w:divBdr>
        </w:div>
        <w:div w:id="887454999">
          <w:marLeft w:val="480"/>
          <w:marRight w:val="0"/>
          <w:marTop w:val="0"/>
          <w:marBottom w:val="0"/>
          <w:divBdr>
            <w:top w:val="none" w:sz="0" w:space="0" w:color="auto"/>
            <w:left w:val="none" w:sz="0" w:space="0" w:color="auto"/>
            <w:bottom w:val="none" w:sz="0" w:space="0" w:color="auto"/>
            <w:right w:val="none" w:sz="0" w:space="0" w:color="auto"/>
          </w:divBdr>
        </w:div>
        <w:div w:id="895241982">
          <w:marLeft w:val="480"/>
          <w:marRight w:val="0"/>
          <w:marTop w:val="0"/>
          <w:marBottom w:val="0"/>
          <w:divBdr>
            <w:top w:val="none" w:sz="0" w:space="0" w:color="auto"/>
            <w:left w:val="none" w:sz="0" w:space="0" w:color="auto"/>
            <w:bottom w:val="none" w:sz="0" w:space="0" w:color="auto"/>
            <w:right w:val="none" w:sz="0" w:space="0" w:color="auto"/>
          </w:divBdr>
        </w:div>
        <w:div w:id="920914073">
          <w:marLeft w:val="480"/>
          <w:marRight w:val="0"/>
          <w:marTop w:val="0"/>
          <w:marBottom w:val="0"/>
          <w:divBdr>
            <w:top w:val="none" w:sz="0" w:space="0" w:color="auto"/>
            <w:left w:val="none" w:sz="0" w:space="0" w:color="auto"/>
            <w:bottom w:val="none" w:sz="0" w:space="0" w:color="auto"/>
            <w:right w:val="none" w:sz="0" w:space="0" w:color="auto"/>
          </w:divBdr>
        </w:div>
        <w:div w:id="933123371">
          <w:marLeft w:val="480"/>
          <w:marRight w:val="0"/>
          <w:marTop w:val="0"/>
          <w:marBottom w:val="0"/>
          <w:divBdr>
            <w:top w:val="none" w:sz="0" w:space="0" w:color="auto"/>
            <w:left w:val="none" w:sz="0" w:space="0" w:color="auto"/>
            <w:bottom w:val="none" w:sz="0" w:space="0" w:color="auto"/>
            <w:right w:val="none" w:sz="0" w:space="0" w:color="auto"/>
          </w:divBdr>
        </w:div>
        <w:div w:id="969475619">
          <w:marLeft w:val="480"/>
          <w:marRight w:val="0"/>
          <w:marTop w:val="0"/>
          <w:marBottom w:val="0"/>
          <w:divBdr>
            <w:top w:val="none" w:sz="0" w:space="0" w:color="auto"/>
            <w:left w:val="none" w:sz="0" w:space="0" w:color="auto"/>
            <w:bottom w:val="none" w:sz="0" w:space="0" w:color="auto"/>
            <w:right w:val="none" w:sz="0" w:space="0" w:color="auto"/>
          </w:divBdr>
        </w:div>
        <w:div w:id="1034814150">
          <w:marLeft w:val="480"/>
          <w:marRight w:val="0"/>
          <w:marTop w:val="0"/>
          <w:marBottom w:val="0"/>
          <w:divBdr>
            <w:top w:val="none" w:sz="0" w:space="0" w:color="auto"/>
            <w:left w:val="none" w:sz="0" w:space="0" w:color="auto"/>
            <w:bottom w:val="none" w:sz="0" w:space="0" w:color="auto"/>
            <w:right w:val="none" w:sz="0" w:space="0" w:color="auto"/>
          </w:divBdr>
        </w:div>
        <w:div w:id="1209799641">
          <w:marLeft w:val="480"/>
          <w:marRight w:val="0"/>
          <w:marTop w:val="0"/>
          <w:marBottom w:val="0"/>
          <w:divBdr>
            <w:top w:val="none" w:sz="0" w:space="0" w:color="auto"/>
            <w:left w:val="none" w:sz="0" w:space="0" w:color="auto"/>
            <w:bottom w:val="none" w:sz="0" w:space="0" w:color="auto"/>
            <w:right w:val="none" w:sz="0" w:space="0" w:color="auto"/>
          </w:divBdr>
        </w:div>
        <w:div w:id="1254314277">
          <w:marLeft w:val="480"/>
          <w:marRight w:val="0"/>
          <w:marTop w:val="0"/>
          <w:marBottom w:val="0"/>
          <w:divBdr>
            <w:top w:val="none" w:sz="0" w:space="0" w:color="auto"/>
            <w:left w:val="none" w:sz="0" w:space="0" w:color="auto"/>
            <w:bottom w:val="none" w:sz="0" w:space="0" w:color="auto"/>
            <w:right w:val="none" w:sz="0" w:space="0" w:color="auto"/>
          </w:divBdr>
        </w:div>
        <w:div w:id="1263105154">
          <w:marLeft w:val="480"/>
          <w:marRight w:val="0"/>
          <w:marTop w:val="0"/>
          <w:marBottom w:val="0"/>
          <w:divBdr>
            <w:top w:val="none" w:sz="0" w:space="0" w:color="auto"/>
            <w:left w:val="none" w:sz="0" w:space="0" w:color="auto"/>
            <w:bottom w:val="none" w:sz="0" w:space="0" w:color="auto"/>
            <w:right w:val="none" w:sz="0" w:space="0" w:color="auto"/>
          </w:divBdr>
        </w:div>
        <w:div w:id="1335568025">
          <w:marLeft w:val="480"/>
          <w:marRight w:val="0"/>
          <w:marTop w:val="0"/>
          <w:marBottom w:val="0"/>
          <w:divBdr>
            <w:top w:val="none" w:sz="0" w:space="0" w:color="auto"/>
            <w:left w:val="none" w:sz="0" w:space="0" w:color="auto"/>
            <w:bottom w:val="none" w:sz="0" w:space="0" w:color="auto"/>
            <w:right w:val="none" w:sz="0" w:space="0" w:color="auto"/>
          </w:divBdr>
        </w:div>
        <w:div w:id="1375891564">
          <w:marLeft w:val="480"/>
          <w:marRight w:val="0"/>
          <w:marTop w:val="0"/>
          <w:marBottom w:val="0"/>
          <w:divBdr>
            <w:top w:val="none" w:sz="0" w:space="0" w:color="auto"/>
            <w:left w:val="none" w:sz="0" w:space="0" w:color="auto"/>
            <w:bottom w:val="none" w:sz="0" w:space="0" w:color="auto"/>
            <w:right w:val="none" w:sz="0" w:space="0" w:color="auto"/>
          </w:divBdr>
        </w:div>
        <w:div w:id="1452899754">
          <w:marLeft w:val="480"/>
          <w:marRight w:val="0"/>
          <w:marTop w:val="0"/>
          <w:marBottom w:val="0"/>
          <w:divBdr>
            <w:top w:val="none" w:sz="0" w:space="0" w:color="auto"/>
            <w:left w:val="none" w:sz="0" w:space="0" w:color="auto"/>
            <w:bottom w:val="none" w:sz="0" w:space="0" w:color="auto"/>
            <w:right w:val="none" w:sz="0" w:space="0" w:color="auto"/>
          </w:divBdr>
        </w:div>
        <w:div w:id="1537742239">
          <w:marLeft w:val="480"/>
          <w:marRight w:val="0"/>
          <w:marTop w:val="0"/>
          <w:marBottom w:val="0"/>
          <w:divBdr>
            <w:top w:val="none" w:sz="0" w:space="0" w:color="auto"/>
            <w:left w:val="none" w:sz="0" w:space="0" w:color="auto"/>
            <w:bottom w:val="none" w:sz="0" w:space="0" w:color="auto"/>
            <w:right w:val="none" w:sz="0" w:space="0" w:color="auto"/>
          </w:divBdr>
        </w:div>
        <w:div w:id="1656758978">
          <w:marLeft w:val="480"/>
          <w:marRight w:val="0"/>
          <w:marTop w:val="0"/>
          <w:marBottom w:val="0"/>
          <w:divBdr>
            <w:top w:val="none" w:sz="0" w:space="0" w:color="auto"/>
            <w:left w:val="none" w:sz="0" w:space="0" w:color="auto"/>
            <w:bottom w:val="none" w:sz="0" w:space="0" w:color="auto"/>
            <w:right w:val="none" w:sz="0" w:space="0" w:color="auto"/>
          </w:divBdr>
        </w:div>
        <w:div w:id="1692224784">
          <w:marLeft w:val="480"/>
          <w:marRight w:val="0"/>
          <w:marTop w:val="0"/>
          <w:marBottom w:val="0"/>
          <w:divBdr>
            <w:top w:val="none" w:sz="0" w:space="0" w:color="auto"/>
            <w:left w:val="none" w:sz="0" w:space="0" w:color="auto"/>
            <w:bottom w:val="none" w:sz="0" w:space="0" w:color="auto"/>
            <w:right w:val="none" w:sz="0" w:space="0" w:color="auto"/>
          </w:divBdr>
        </w:div>
        <w:div w:id="1713308032">
          <w:marLeft w:val="480"/>
          <w:marRight w:val="0"/>
          <w:marTop w:val="0"/>
          <w:marBottom w:val="0"/>
          <w:divBdr>
            <w:top w:val="none" w:sz="0" w:space="0" w:color="auto"/>
            <w:left w:val="none" w:sz="0" w:space="0" w:color="auto"/>
            <w:bottom w:val="none" w:sz="0" w:space="0" w:color="auto"/>
            <w:right w:val="none" w:sz="0" w:space="0" w:color="auto"/>
          </w:divBdr>
        </w:div>
        <w:div w:id="1805540420">
          <w:marLeft w:val="480"/>
          <w:marRight w:val="0"/>
          <w:marTop w:val="0"/>
          <w:marBottom w:val="0"/>
          <w:divBdr>
            <w:top w:val="none" w:sz="0" w:space="0" w:color="auto"/>
            <w:left w:val="none" w:sz="0" w:space="0" w:color="auto"/>
            <w:bottom w:val="none" w:sz="0" w:space="0" w:color="auto"/>
            <w:right w:val="none" w:sz="0" w:space="0" w:color="auto"/>
          </w:divBdr>
        </w:div>
        <w:div w:id="1815829859">
          <w:marLeft w:val="480"/>
          <w:marRight w:val="0"/>
          <w:marTop w:val="0"/>
          <w:marBottom w:val="0"/>
          <w:divBdr>
            <w:top w:val="none" w:sz="0" w:space="0" w:color="auto"/>
            <w:left w:val="none" w:sz="0" w:space="0" w:color="auto"/>
            <w:bottom w:val="none" w:sz="0" w:space="0" w:color="auto"/>
            <w:right w:val="none" w:sz="0" w:space="0" w:color="auto"/>
          </w:divBdr>
        </w:div>
        <w:div w:id="1879316440">
          <w:marLeft w:val="480"/>
          <w:marRight w:val="0"/>
          <w:marTop w:val="0"/>
          <w:marBottom w:val="0"/>
          <w:divBdr>
            <w:top w:val="none" w:sz="0" w:space="0" w:color="auto"/>
            <w:left w:val="none" w:sz="0" w:space="0" w:color="auto"/>
            <w:bottom w:val="none" w:sz="0" w:space="0" w:color="auto"/>
            <w:right w:val="none" w:sz="0" w:space="0" w:color="auto"/>
          </w:divBdr>
        </w:div>
        <w:div w:id="2034842093">
          <w:marLeft w:val="480"/>
          <w:marRight w:val="0"/>
          <w:marTop w:val="0"/>
          <w:marBottom w:val="0"/>
          <w:divBdr>
            <w:top w:val="none" w:sz="0" w:space="0" w:color="auto"/>
            <w:left w:val="none" w:sz="0" w:space="0" w:color="auto"/>
            <w:bottom w:val="none" w:sz="0" w:space="0" w:color="auto"/>
            <w:right w:val="none" w:sz="0" w:space="0" w:color="auto"/>
          </w:divBdr>
        </w:div>
        <w:div w:id="2115585818">
          <w:marLeft w:val="480"/>
          <w:marRight w:val="0"/>
          <w:marTop w:val="0"/>
          <w:marBottom w:val="0"/>
          <w:divBdr>
            <w:top w:val="none" w:sz="0" w:space="0" w:color="auto"/>
            <w:left w:val="none" w:sz="0" w:space="0" w:color="auto"/>
            <w:bottom w:val="none" w:sz="0" w:space="0" w:color="auto"/>
            <w:right w:val="none" w:sz="0" w:space="0" w:color="auto"/>
          </w:divBdr>
        </w:div>
        <w:div w:id="2140219189">
          <w:marLeft w:val="480"/>
          <w:marRight w:val="0"/>
          <w:marTop w:val="0"/>
          <w:marBottom w:val="0"/>
          <w:divBdr>
            <w:top w:val="none" w:sz="0" w:space="0" w:color="auto"/>
            <w:left w:val="none" w:sz="0" w:space="0" w:color="auto"/>
            <w:bottom w:val="none" w:sz="0" w:space="0" w:color="auto"/>
            <w:right w:val="none" w:sz="0" w:space="0" w:color="auto"/>
          </w:divBdr>
        </w:div>
      </w:divsChild>
    </w:div>
    <w:div w:id="449519330">
      <w:bodyDiv w:val="1"/>
      <w:marLeft w:val="0"/>
      <w:marRight w:val="0"/>
      <w:marTop w:val="0"/>
      <w:marBottom w:val="0"/>
      <w:divBdr>
        <w:top w:val="none" w:sz="0" w:space="0" w:color="auto"/>
        <w:left w:val="none" w:sz="0" w:space="0" w:color="auto"/>
        <w:bottom w:val="none" w:sz="0" w:space="0" w:color="auto"/>
        <w:right w:val="none" w:sz="0" w:space="0" w:color="auto"/>
      </w:divBdr>
    </w:div>
    <w:div w:id="456683750">
      <w:bodyDiv w:val="1"/>
      <w:marLeft w:val="0"/>
      <w:marRight w:val="0"/>
      <w:marTop w:val="0"/>
      <w:marBottom w:val="0"/>
      <w:divBdr>
        <w:top w:val="none" w:sz="0" w:space="0" w:color="auto"/>
        <w:left w:val="none" w:sz="0" w:space="0" w:color="auto"/>
        <w:bottom w:val="none" w:sz="0" w:space="0" w:color="auto"/>
        <w:right w:val="none" w:sz="0" w:space="0" w:color="auto"/>
      </w:divBdr>
      <w:divsChild>
        <w:div w:id="274482020">
          <w:marLeft w:val="0"/>
          <w:marRight w:val="0"/>
          <w:marTop w:val="0"/>
          <w:marBottom w:val="0"/>
          <w:divBdr>
            <w:top w:val="none" w:sz="0" w:space="0" w:color="auto"/>
            <w:left w:val="none" w:sz="0" w:space="0" w:color="auto"/>
            <w:bottom w:val="none" w:sz="0" w:space="0" w:color="auto"/>
            <w:right w:val="none" w:sz="0" w:space="0" w:color="auto"/>
          </w:divBdr>
        </w:div>
        <w:div w:id="1724450387">
          <w:marLeft w:val="0"/>
          <w:marRight w:val="0"/>
          <w:marTop w:val="0"/>
          <w:marBottom w:val="0"/>
          <w:divBdr>
            <w:top w:val="none" w:sz="0" w:space="0" w:color="auto"/>
            <w:left w:val="none" w:sz="0" w:space="0" w:color="auto"/>
            <w:bottom w:val="none" w:sz="0" w:space="0" w:color="auto"/>
            <w:right w:val="none" w:sz="0" w:space="0" w:color="auto"/>
          </w:divBdr>
        </w:div>
        <w:div w:id="1889801644">
          <w:marLeft w:val="0"/>
          <w:marRight w:val="0"/>
          <w:marTop w:val="0"/>
          <w:marBottom w:val="0"/>
          <w:divBdr>
            <w:top w:val="none" w:sz="0" w:space="0" w:color="auto"/>
            <w:left w:val="none" w:sz="0" w:space="0" w:color="auto"/>
            <w:bottom w:val="none" w:sz="0" w:space="0" w:color="auto"/>
            <w:right w:val="none" w:sz="0" w:space="0" w:color="auto"/>
          </w:divBdr>
        </w:div>
        <w:div w:id="2132160795">
          <w:marLeft w:val="0"/>
          <w:marRight w:val="0"/>
          <w:marTop w:val="0"/>
          <w:marBottom w:val="0"/>
          <w:divBdr>
            <w:top w:val="none" w:sz="0" w:space="0" w:color="auto"/>
            <w:left w:val="none" w:sz="0" w:space="0" w:color="auto"/>
            <w:bottom w:val="none" w:sz="0" w:space="0" w:color="auto"/>
            <w:right w:val="none" w:sz="0" w:space="0" w:color="auto"/>
          </w:divBdr>
        </w:div>
      </w:divsChild>
    </w:div>
    <w:div w:id="481821651">
      <w:bodyDiv w:val="1"/>
      <w:marLeft w:val="0"/>
      <w:marRight w:val="0"/>
      <w:marTop w:val="0"/>
      <w:marBottom w:val="0"/>
      <w:divBdr>
        <w:top w:val="none" w:sz="0" w:space="0" w:color="auto"/>
        <w:left w:val="none" w:sz="0" w:space="0" w:color="auto"/>
        <w:bottom w:val="none" w:sz="0" w:space="0" w:color="auto"/>
        <w:right w:val="none" w:sz="0" w:space="0" w:color="auto"/>
      </w:divBdr>
      <w:divsChild>
        <w:div w:id="9256322">
          <w:marLeft w:val="480"/>
          <w:marRight w:val="0"/>
          <w:marTop w:val="0"/>
          <w:marBottom w:val="0"/>
          <w:divBdr>
            <w:top w:val="none" w:sz="0" w:space="0" w:color="auto"/>
            <w:left w:val="none" w:sz="0" w:space="0" w:color="auto"/>
            <w:bottom w:val="none" w:sz="0" w:space="0" w:color="auto"/>
            <w:right w:val="none" w:sz="0" w:space="0" w:color="auto"/>
          </w:divBdr>
        </w:div>
        <w:div w:id="77289554">
          <w:marLeft w:val="480"/>
          <w:marRight w:val="0"/>
          <w:marTop w:val="0"/>
          <w:marBottom w:val="0"/>
          <w:divBdr>
            <w:top w:val="none" w:sz="0" w:space="0" w:color="auto"/>
            <w:left w:val="none" w:sz="0" w:space="0" w:color="auto"/>
            <w:bottom w:val="none" w:sz="0" w:space="0" w:color="auto"/>
            <w:right w:val="none" w:sz="0" w:space="0" w:color="auto"/>
          </w:divBdr>
        </w:div>
        <w:div w:id="83231659">
          <w:marLeft w:val="480"/>
          <w:marRight w:val="0"/>
          <w:marTop w:val="0"/>
          <w:marBottom w:val="0"/>
          <w:divBdr>
            <w:top w:val="none" w:sz="0" w:space="0" w:color="auto"/>
            <w:left w:val="none" w:sz="0" w:space="0" w:color="auto"/>
            <w:bottom w:val="none" w:sz="0" w:space="0" w:color="auto"/>
            <w:right w:val="none" w:sz="0" w:space="0" w:color="auto"/>
          </w:divBdr>
        </w:div>
        <w:div w:id="201405239">
          <w:marLeft w:val="480"/>
          <w:marRight w:val="0"/>
          <w:marTop w:val="0"/>
          <w:marBottom w:val="0"/>
          <w:divBdr>
            <w:top w:val="none" w:sz="0" w:space="0" w:color="auto"/>
            <w:left w:val="none" w:sz="0" w:space="0" w:color="auto"/>
            <w:bottom w:val="none" w:sz="0" w:space="0" w:color="auto"/>
            <w:right w:val="none" w:sz="0" w:space="0" w:color="auto"/>
          </w:divBdr>
        </w:div>
        <w:div w:id="211888995">
          <w:marLeft w:val="480"/>
          <w:marRight w:val="0"/>
          <w:marTop w:val="0"/>
          <w:marBottom w:val="0"/>
          <w:divBdr>
            <w:top w:val="none" w:sz="0" w:space="0" w:color="auto"/>
            <w:left w:val="none" w:sz="0" w:space="0" w:color="auto"/>
            <w:bottom w:val="none" w:sz="0" w:space="0" w:color="auto"/>
            <w:right w:val="none" w:sz="0" w:space="0" w:color="auto"/>
          </w:divBdr>
        </w:div>
        <w:div w:id="235212618">
          <w:marLeft w:val="480"/>
          <w:marRight w:val="0"/>
          <w:marTop w:val="0"/>
          <w:marBottom w:val="0"/>
          <w:divBdr>
            <w:top w:val="none" w:sz="0" w:space="0" w:color="auto"/>
            <w:left w:val="none" w:sz="0" w:space="0" w:color="auto"/>
            <w:bottom w:val="none" w:sz="0" w:space="0" w:color="auto"/>
            <w:right w:val="none" w:sz="0" w:space="0" w:color="auto"/>
          </w:divBdr>
        </w:div>
        <w:div w:id="333806849">
          <w:marLeft w:val="480"/>
          <w:marRight w:val="0"/>
          <w:marTop w:val="0"/>
          <w:marBottom w:val="0"/>
          <w:divBdr>
            <w:top w:val="none" w:sz="0" w:space="0" w:color="auto"/>
            <w:left w:val="none" w:sz="0" w:space="0" w:color="auto"/>
            <w:bottom w:val="none" w:sz="0" w:space="0" w:color="auto"/>
            <w:right w:val="none" w:sz="0" w:space="0" w:color="auto"/>
          </w:divBdr>
        </w:div>
        <w:div w:id="354235710">
          <w:marLeft w:val="480"/>
          <w:marRight w:val="0"/>
          <w:marTop w:val="0"/>
          <w:marBottom w:val="0"/>
          <w:divBdr>
            <w:top w:val="none" w:sz="0" w:space="0" w:color="auto"/>
            <w:left w:val="none" w:sz="0" w:space="0" w:color="auto"/>
            <w:bottom w:val="none" w:sz="0" w:space="0" w:color="auto"/>
            <w:right w:val="none" w:sz="0" w:space="0" w:color="auto"/>
          </w:divBdr>
        </w:div>
        <w:div w:id="364408262">
          <w:marLeft w:val="480"/>
          <w:marRight w:val="0"/>
          <w:marTop w:val="0"/>
          <w:marBottom w:val="0"/>
          <w:divBdr>
            <w:top w:val="none" w:sz="0" w:space="0" w:color="auto"/>
            <w:left w:val="none" w:sz="0" w:space="0" w:color="auto"/>
            <w:bottom w:val="none" w:sz="0" w:space="0" w:color="auto"/>
            <w:right w:val="none" w:sz="0" w:space="0" w:color="auto"/>
          </w:divBdr>
        </w:div>
        <w:div w:id="386345120">
          <w:marLeft w:val="480"/>
          <w:marRight w:val="0"/>
          <w:marTop w:val="0"/>
          <w:marBottom w:val="0"/>
          <w:divBdr>
            <w:top w:val="none" w:sz="0" w:space="0" w:color="auto"/>
            <w:left w:val="none" w:sz="0" w:space="0" w:color="auto"/>
            <w:bottom w:val="none" w:sz="0" w:space="0" w:color="auto"/>
            <w:right w:val="none" w:sz="0" w:space="0" w:color="auto"/>
          </w:divBdr>
        </w:div>
        <w:div w:id="404181488">
          <w:marLeft w:val="480"/>
          <w:marRight w:val="0"/>
          <w:marTop w:val="0"/>
          <w:marBottom w:val="0"/>
          <w:divBdr>
            <w:top w:val="none" w:sz="0" w:space="0" w:color="auto"/>
            <w:left w:val="none" w:sz="0" w:space="0" w:color="auto"/>
            <w:bottom w:val="none" w:sz="0" w:space="0" w:color="auto"/>
            <w:right w:val="none" w:sz="0" w:space="0" w:color="auto"/>
          </w:divBdr>
        </w:div>
        <w:div w:id="512456219">
          <w:marLeft w:val="480"/>
          <w:marRight w:val="0"/>
          <w:marTop w:val="0"/>
          <w:marBottom w:val="0"/>
          <w:divBdr>
            <w:top w:val="none" w:sz="0" w:space="0" w:color="auto"/>
            <w:left w:val="none" w:sz="0" w:space="0" w:color="auto"/>
            <w:bottom w:val="none" w:sz="0" w:space="0" w:color="auto"/>
            <w:right w:val="none" w:sz="0" w:space="0" w:color="auto"/>
          </w:divBdr>
        </w:div>
        <w:div w:id="624851711">
          <w:marLeft w:val="480"/>
          <w:marRight w:val="0"/>
          <w:marTop w:val="0"/>
          <w:marBottom w:val="0"/>
          <w:divBdr>
            <w:top w:val="none" w:sz="0" w:space="0" w:color="auto"/>
            <w:left w:val="none" w:sz="0" w:space="0" w:color="auto"/>
            <w:bottom w:val="none" w:sz="0" w:space="0" w:color="auto"/>
            <w:right w:val="none" w:sz="0" w:space="0" w:color="auto"/>
          </w:divBdr>
        </w:div>
        <w:div w:id="705637882">
          <w:marLeft w:val="480"/>
          <w:marRight w:val="0"/>
          <w:marTop w:val="0"/>
          <w:marBottom w:val="0"/>
          <w:divBdr>
            <w:top w:val="none" w:sz="0" w:space="0" w:color="auto"/>
            <w:left w:val="none" w:sz="0" w:space="0" w:color="auto"/>
            <w:bottom w:val="none" w:sz="0" w:space="0" w:color="auto"/>
            <w:right w:val="none" w:sz="0" w:space="0" w:color="auto"/>
          </w:divBdr>
        </w:div>
        <w:div w:id="1020736808">
          <w:marLeft w:val="480"/>
          <w:marRight w:val="0"/>
          <w:marTop w:val="0"/>
          <w:marBottom w:val="0"/>
          <w:divBdr>
            <w:top w:val="none" w:sz="0" w:space="0" w:color="auto"/>
            <w:left w:val="none" w:sz="0" w:space="0" w:color="auto"/>
            <w:bottom w:val="none" w:sz="0" w:space="0" w:color="auto"/>
            <w:right w:val="none" w:sz="0" w:space="0" w:color="auto"/>
          </w:divBdr>
        </w:div>
        <w:div w:id="1092050575">
          <w:marLeft w:val="480"/>
          <w:marRight w:val="0"/>
          <w:marTop w:val="0"/>
          <w:marBottom w:val="0"/>
          <w:divBdr>
            <w:top w:val="none" w:sz="0" w:space="0" w:color="auto"/>
            <w:left w:val="none" w:sz="0" w:space="0" w:color="auto"/>
            <w:bottom w:val="none" w:sz="0" w:space="0" w:color="auto"/>
            <w:right w:val="none" w:sz="0" w:space="0" w:color="auto"/>
          </w:divBdr>
        </w:div>
        <w:div w:id="1158378226">
          <w:marLeft w:val="480"/>
          <w:marRight w:val="0"/>
          <w:marTop w:val="0"/>
          <w:marBottom w:val="0"/>
          <w:divBdr>
            <w:top w:val="none" w:sz="0" w:space="0" w:color="auto"/>
            <w:left w:val="none" w:sz="0" w:space="0" w:color="auto"/>
            <w:bottom w:val="none" w:sz="0" w:space="0" w:color="auto"/>
            <w:right w:val="none" w:sz="0" w:space="0" w:color="auto"/>
          </w:divBdr>
        </w:div>
        <w:div w:id="1202325907">
          <w:marLeft w:val="480"/>
          <w:marRight w:val="0"/>
          <w:marTop w:val="0"/>
          <w:marBottom w:val="0"/>
          <w:divBdr>
            <w:top w:val="none" w:sz="0" w:space="0" w:color="auto"/>
            <w:left w:val="none" w:sz="0" w:space="0" w:color="auto"/>
            <w:bottom w:val="none" w:sz="0" w:space="0" w:color="auto"/>
            <w:right w:val="none" w:sz="0" w:space="0" w:color="auto"/>
          </w:divBdr>
        </w:div>
        <w:div w:id="1219442095">
          <w:marLeft w:val="480"/>
          <w:marRight w:val="0"/>
          <w:marTop w:val="0"/>
          <w:marBottom w:val="0"/>
          <w:divBdr>
            <w:top w:val="none" w:sz="0" w:space="0" w:color="auto"/>
            <w:left w:val="none" w:sz="0" w:space="0" w:color="auto"/>
            <w:bottom w:val="none" w:sz="0" w:space="0" w:color="auto"/>
            <w:right w:val="none" w:sz="0" w:space="0" w:color="auto"/>
          </w:divBdr>
        </w:div>
        <w:div w:id="1246840887">
          <w:marLeft w:val="480"/>
          <w:marRight w:val="0"/>
          <w:marTop w:val="0"/>
          <w:marBottom w:val="0"/>
          <w:divBdr>
            <w:top w:val="none" w:sz="0" w:space="0" w:color="auto"/>
            <w:left w:val="none" w:sz="0" w:space="0" w:color="auto"/>
            <w:bottom w:val="none" w:sz="0" w:space="0" w:color="auto"/>
            <w:right w:val="none" w:sz="0" w:space="0" w:color="auto"/>
          </w:divBdr>
        </w:div>
        <w:div w:id="1278020891">
          <w:marLeft w:val="480"/>
          <w:marRight w:val="0"/>
          <w:marTop w:val="0"/>
          <w:marBottom w:val="0"/>
          <w:divBdr>
            <w:top w:val="none" w:sz="0" w:space="0" w:color="auto"/>
            <w:left w:val="none" w:sz="0" w:space="0" w:color="auto"/>
            <w:bottom w:val="none" w:sz="0" w:space="0" w:color="auto"/>
            <w:right w:val="none" w:sz="0" w:space="0" w:color="auto"/>
          </w:divBdr>
        </w:div>
        <w:div w:id="1292398537">
          <w:marLeft w:val="480"/>
          <w:marRight w:val="0"/>
          <w:marTop w:val="0"/>
          <w:marBottom w:val="0"/>
          <w:divBdr>
            <w:top w:val="none" w:sz="0" w:space="0" w:color="auto"/>
            <w:left w:val="none" w:sz="0" w:space="0" w:color="auto"/>
            <w:bottom w:val="none" w:sz="0" w:space="0" w:color="auto"/>
            <w:right w:val="none" w:sz="0" w:space="0" w:color="auto"/>
          </w:divBdr>
        </w:div>
        <w:div w:id="1429500543">
          <w:marLeft w:val="480"/>
          <w:marRight w:val="0"/>
          <w:marTop w:val="0"/>
          <w:marBottom w:val="0"/>
          <w:divBdr>
            <w:top w:val="none" w:sz="0" w:space="0" w:color="auto"/>
            <w:left w:val="none" w:sz="0" w:space="0" w:color="auto"/>
            <w:bottom w:val="none" w:sz="0" w:space="0" w:color="auto"/>
            <w:right w:val="none" w:sz="0" w:space="0" w:color="auto"/>
          </w:divBdr>
        </w:div>
        <w:div w:id="1449010157">
          <w:marLeft w:val="480"/>
          <w:marRight w:val="0"/>
          <w:marTop w:val="0"/>
          <w:marBottom w:val="0"/>
          <w:divBdr>
            <w:top w:val="none" w:sz="0" w:space="0" w:color="auto"/>
            <w:left w:val="none" w:sz="0" w:space="0" w:color="auto"/>
            <w:bottom w:val="none" w:sz="0" w:space="0" w:color="auto"/>
            <w:right w:val="none" w:sz="0" w:space="0" w:color="auto"/>
          </w:divBdr>
        </w:div>
        <w:div w:id="1461915377">
          <w:marLeft w:val="480"/>
          <w:marRight w:val="0"/>
          <w:marTop w:val="0"/>
          <w:marBottom w:val="0"/>
          <w:divBdr>
            <w:top w:val="none" w:sz="0" w:space="0" w:color="auto"/>
            <w:left w:val="none" w:sz="0" w:space="0" w:color="auto"/>
            <w:bottom w:val="none" w:sz="0" w:space="0" w:color="auto"/>
            <w:right w:val="none" w:sz="0" w:space="0" w:color="auto"/>
          </w:divBdr>
        </w:div>
        <w:div w:id="1595047658">
          <w:marLeft w:val="480"/>
          <w:marRight w:val="0"/>
          <w:marTop w:val="0"/>
          <w:marBottom w:val="0"/>
          <w:divBdr>
            <w:top w:val="none" w:sz="0" w:space="0" w:color="auto"/>
            <w:left w:val="none" w:sz="0" w:space="0" w:color="auto"/>
            <w:bottom w:val="none" w:sz="0" w:space="0" w:color="auto"/>
            <w:right w:val="none" w:sz="0" w:space="0" w:color="auto"/>
          </w:divBdr>
        </w:div>
        <w:div w:id="1600527188">
          <w:marLeft w:val="480"/>
          <w:marRight w:val="0"/>
          <w:marTop w:val="0"/>
          <w:marBottom w:val="0"/>
          <w:divBdr>
            <w:top w:val="none" w:sz="0" w:space="0" w:color="auto"/>
            <w:left w:val="none" w:sz="0" w:space="0" w:color="auto"/>
            <w:bottom w:val="none" w:sz="0" w:space="0" w:color="auto"/>
            <w:right w:val="none" w:sz="0" w:space="0" w:color="auto"/>
          </w:divBdr>
        </w:div>
        <w:div w:id="1648895412">
          <w:marLeft w:val="480"/>
          <w:marRight w:val="0"/>
          <w:marTop w:val="0"/>
          <w:marBottom w:val="0"/>
          <w:divBdr>
            <w:top w:val="none" w:sz="0" w:space="0" w:color="auto"/>
            <w:left w:val="none" w:sz="0" w:space="0" w:color="auto"/>
            <w:bottom w:val="none" w:sz="0" w:space="0" w:color="auto"/>
            <w:right w:val="none" w:sz="0" w:space="0" w:color="auto"/>
          </w:divBdr>
        </w:div>
        <w:div w:id="1682704729">
          <w:marLeft w:val="480"/>
          <w:marRight w:val="0"/>
          <w:marTop w:val="0"/>
          <w:marBottom w:val="0"/>
          <w:divBdr>
            <w:top w:val="none" w:sz="0" w:space="0" w:color="auto"/>
            <w:left w:val="none" w:sz="0" w:space="0" w:color="auto"/>
            <w:bottom w:val="none" w:sz="0" w:space="0" w:color="auto"/>
            <w:right w:val="none" w:sz="0" w:space="0" w:color="auto"/>
          </w:divBdr>
        </w:div>
        <w:div w:id="1851064799">
          <w:marLeft w:val="480"/>
          <w:marRight w:val="0"/>
          <w:marTop w:val="0"/>
          <w:marBottom w:val="0"/>
          <w:divBdr>
            <w:top w:val="none" w:sz="0" w:space="0" w:color="auto"/>
            <w:left w:val="none" w:sz="0" w:space="0" w:color="auto"/>
            <w:bottom w:val="none" w:sz="0" w:space="0" w:color="auto"/>
            <w:right w:val="none" w:sz="0" w:space="0" w:color="auto"/>
          </w:divBdr>
        </w:div>
      </w:divsChild>
    </w:div>
    <w:div w:id="484662375">
      <w:bodyDiv w:val="1"/>
      <w:marLeft w:val="0"/>
      <w:marRight w:val="0"/>
      <w:marTop w:val="0"/>
      <w:marBottom w:val="0"/>
      <w:divBdr>
        <w:top w:val="none" w:sz="0" w:space="0" w:color="auto"/>
        <w:left w:val="none" w:sz="0" w:space="0" w:color="auto"/>
        <w:bottom w:val="none" w:sz="0" w:space="0" w:color="auto"/>
        <w:right w:val="none" w:sz="0" w:space="0" w:color="auto"/>
      </w:divBdr>
      <w:divsChild>
        <w:div w:id="94912706">
          <w:marLeft w:val="480"/>
          <w:marRight w:val="0"/>
          <w:marTop w:val="0"/>
          <w:marBottom w:val="0"/>
          <w:divBdr>
            <w:top w:val="none" w:sz="0" w:space="0" w:color="auto"/>
            <w:left w:val="none" w:sz="0" w:space="0" w:color="auto"/>
            <w:bottom w:val="none" w:sz="0" w:space="0" w:color="auto"/>
            <w:right w:val="none" w:sz="0" w:space="0" w:color="auto"/>
          </w:divBdr>
        </w:div>
        <w:div w:id="323051330">
          <w:marLeft w:val="480"/>
          <w:marRight w:val="0"/>
          <w:marTop w:val="0"/>
          <w:marBottom w:val="0"/>
          <w:divBdr>
            <w:top w:val="none" w:sz="0" w:space="0" w:color="auto"/>
            <w:left w:val="none" w:sz="0" w:space="0" w:color="auto"/>
            <w:bottom w:val="none" w:sz="0" w:space="0" w:color="auto"/>
            <w:right w:val="none" w:sz="0" w:space="0" w:color="auto"/>
          </w:divBdr>
        </w:div>
        <w:div w:id="511143358">
          <w:marLeft w:val="480"/>
          <w:marRight w:val="0"/>
          <w:marTop w:val="0"/>
          <w:marBottom w:val="0"/>
          <w:divBdr>
            <w:top w:val="none" w:sz="0" w:space="0" w:color="auto"/>
            <w:left w:val="none" w:sz="0" w:space="0" w:color="auto"/>
            <w:bottom w:val="none" w:sz="0" w:space="0" w:color="auto"/>
            <w:right w:val="none" w:sz="0" w:space="0" w:color="auto"/>
          </w:divBdr>
        </w:div>
        <w:div w:id="591281510">
          <w:marLeft w:val="480"/>
          <w:marRight w:val="0"/>
          <w:marTop w:val="0"/>
          <w:marBottom w:val="0"/>
          <w:divBdr>
            <w:top w:val="none" w:sz="0" w:space="0" w:color="auto"/>
            <w:left w:val="none" w:sz="0" w:space="0" w:color="auto"/>
            <w:bottom w:val="none" w:sz="0" w:space="0" w:color="auto"/>
            <w:right w:val="none" w:sz="0" w:space="0" w:color="auto"/>
          </w:divBdr>
        </w:div>
        <w:div w:id="896473343">
          <w:marLeft w:val="480"/>
          <w:marRight w:val="0"/>
          <w:marTop w:val="0"/>
          <w:marBottom w:val="0"/>
          <w:divBdr>
            <w:top w:val="none" w:sz="0" w:space="0" w:color="auto"/>
            <w:left w:val="none" w:sz="0" w:space="0" w:color="auto"/>
            <w:bottom w:val="none" w:sz="0" w:space="0" w:color="auto"/>
            <w:right w:val="none" w:sz="0" w:space="0" w:color="auto"/>
          </w:divBdr>
        </w:div>
        <w:div w:id="1193959610">
          <w:marLeft w:val="480"/>
          <w:marRight w:val="0"/>
          <w:marTop w:val="0"/>
          <w:marBottom w:val="0"/>
          <w:divBdr>
            <w:top w:val="none" w:sz="0" w:space="0" w:color="auto"/>
            <w:left w:val="none" w:sz="0" w:space="0" w:color="auto"/>
            <w:bottom w:val="none" w:sz="0" w:space="0" w:color="auto"/>
            <w:right w:val="none" w:sz="0" w:space="0" w:color="auto"/>
          </w:divBdr>
        </w:div>
        <w:div w:id="1330255518">
          <w:marLeft w:val="480"/>
          <w:marRight w:val="0"/>
          <w:marTop w:val="0"/>
          <w:marBottom w:val="0"/>
          <w:divBdr>
            <w:top w:val="none" w:sz="0" w:space="0" w:color="auto"/>
            <w:left w:val="none" w:sz="0" w:space="0" w:color="auto"/>
            <w:bottom w:val="none" w:sz="0" w:space="0" w:color="auto"/>
            <w:right w:val="none" w:sz="0" w:space="0" w:color="auto"/>
          </w:divBdr>
        </w:div>
        <w:div w:id="1396197009">
          <w:marLeft w:val="480"/>
          <w:marRight w:val="0"/>
          <w:marTop w:val="0"/>
          <w:marBottom w:val="0"/>
          <w:divBdr>
            <w:top w:val="none" w:sz="0" w:space="0" w:color="auto"/>
            <w:left w:val="none" w:sz="0" w:space="0" w:color="auto"/>
            <w:bottom w:val="none" w:sz="0" w:space="0" w:color="auto"/>
            <w:right w:val="none" w:sz="0" w:space="0" w:color="auto"/>
          </w:divBdr>
        </w:div>
        <w:div w:id="1687706407">
          <w:marLeft w:val="480"/>
          <w:marRight w:val="0"/>
          <w:marTop w:val="0"/>
          <w:marBottom w:val="0"/>
          <w:divBdr>
            <w:top w:val="none" w:sz="0" w:space="0" w:color="auto"/>
            <w:left w:val="none" w:sz="0" w:space="0" w:color="auto"/>
            <w:bottom w:val="none" w:sz="0" w:space="0" w:color="auto"/>
            <w:right w:val="none" w:sz="0" w:space="0" w:color="auto"/>
          </w:divBdr>
        </w:div>
        <w:div w:id="1870289770">
          <w:marLeft w:val="480"/>
          <w:marRight w:val="0"/>
          <w:marTop w:val="0"/>
          <w:marBottom w:val="0"/>
          <w:divBdr>
            <w:top w:val="none" w:sz="0" w:space="0" w:color="auto"/>
            <w:left w:val="none" w:sz="0" w:space="0" w:color="auto"/>
            <w:bottom w:val="none" w:sz="0" w:space="0" w:color="auto"/>
            <w:right w:val="none" w:sz="0" w:space="0" w:color="auto"/>
          </w:divBdr>
        </w:div>
        <w:div w:id="2075545676">
          <w:marLeft w:val="480"/>
          <w:marRight w:val="0"/>
          <w:marTop w:val="0"/>
          <w:marBottom w:val="0"/>
          <w:divBdr>
            <w:top w:val="none" w:sz="0" w:space="0" w:color="auto"/>
            <w:left w:val="none" w:sz="0" w:space="0" w:color="auto"/>
            <w:bottom w:val="none" w:sz="0" w:space="0" w:color="auto"/>
            <w:right w:val="none" w:sz="0" w:space="0" w:color="auto"/>
          </w:divBdr>
        </w:div>
        <w:div w:id="2133475352">
          <w:marLeft w:val="480"/>
          <w:marRight w:val="0"/>
          <w:marTop w:val="0"/>
          <w:marBottom w:val="0"/>
          <w:divBdr>
            <w:top w:val="none" w:sz="0" w:space="0" w:color="auto"/>
            <w:left w:val="none" w:sz="0" w:space="0" w:color="auto"/>
            <w:bottom w:val="none" w:sz="0" w:space="0" w:color="auto"/>
            <w:right w:val="none" w:sz="0" w:space="0" w:color="auto"/>
          </w:divBdr>
        </w:div>
      </w:divsChild>
    </w:div>
    <w:div w:id="490415745">
      <w:bodyDiv w:val="1"/>
      <w:marLeft w:val="0"/>
      <w:marRight w:val="0"/>
      <w:marTop w:val="0"/>
      <w:marBottom w:val="0"/>
      <w:divBdr>
        <w:top w:val="none" w:sz="0" w:space="0" w:color="auto"/>
        <w:left w:val="none" w:sz="0" w:space="0" w:color="auto"/>
        <w:bottom w:val="none" w:sz="0" w:space="0" w:color="auto"/>
        <w:right w:val="none" w:sz="0" w:space="0" w:color="auto"/>
      </w:divBdr>
    </w:div>
    <w:div w:id="529295486">
      <w:bodyDiv w:val="1"/>
      <w:marLeft w:val="0"/>
      <w:marRight w:val="0"/>
      <w:marTop w:val="0"/>
      <w:marBottom w:val="0"/>
      <w:divBdr>
        <w:top w:val="none" w:sz="0" w:space="0" w:color="auto"/>
        <w:left w:val="none" w:sz="0" w:space="0" w:color="auto"/>
        <w:bottom w:val="none" w:sz="0" w:space="0" w:color="auto"/>
        <w:right w:val="none" w:sz="0" w:space="0" w:color="auto"/>
      </w:divBdr>
    </w:div>
    <w:div w:id="529298399">
      <w:bodyDiv w:val="1"/>
      <w:marLeft w:val="0"/>
      <w:marRight w:val="0"/>
      <w:marTop w:val="0"/>
      <w:marBottom w:val="0"/>
      <w:divBdr>
        <w:top w:val="none" w:sz="0" w:space="0" w:color="auto"/>
        <w:left w:val="none" w:sz="0" w:space="0" w:color="auto"/>
        <w:bottom w:val="none" w:sz="0" w:space="0" w:color="auto"/>
        <w:right w:val="none" w:sz="0" w:space="0" w:color="auto"/>
      </w:divBdr>
    </w:div>
    <w:div w:id="543908260">
      <w:bodyDiv w:val="1"/>
      <w:marLeft w:val="0"/>
      <w:marRight w:val="0"/>
      <w:marTop w:val="0"/>
      <w:marBottom w:val="0"/>
      <w:divBdr>
        <w:top w:val="none" w:sz="0" w:space="0" w:color="auto"/>
        <w:left w:val="none" w:sz="0" w:space="0" w:color="auto"/>
        <w:bottom w:val="none" w:sz="0" w:space="0" w:color="auto"/>
        <w:right w:val="none" w:sz="0" w:space="0" w:color="auto"/>
      </w:divBdr>
    </w:div>
    <w:div w:id="559755284">
      <w:bodyDiv w:val="1"/>
      <w:marLeft w:val="0"/>
      <w:marRight w:val="0"/>
      <w:marTop w:val="0"/>
      <w:marBottom w:val="0"/>
      <w:divBdr>
        <w:top w:val="none" w:sz="0" w:space="0" w:color="auto"/>
        <w:left w:val="none" w:sz="0" w:space="0" w:color="auto"/>
        <w:bottom w:val="none" w:sz="0" w:space="0" w:color="auto"/>
        <w:right w:val="none" w:sz="0" w:space="0" w:color="auto"/>
      </w:divBdr>
    </w:div>
    <w:div w:id="571696650">
      <w:bodyDiv w:val="1"/>
      <w:marLeft w:val="0"/>
      <w:marRight w:val="0"/>
      <w:marTop w:val="0"/>
      <w:marBottom w:val="0"/>
      <w:divBdr>
        <w:top w:val="none" w:sz="0" w:space="0" w:color="auto"/>
        <w:left w:val="none" w:sz="0" w:space="0" w:color="auto"/>
        <w:bottom w:val="none" w:sz="0" w:space="0" w:color="auto"/>
        <w:right w:val="none" w:sz="0" w:space="0" w:color="auto"/>
      </w:divBdr>
      <w:divsChild>
        <w:div w:id="7292586">
          <w:marLeft w:val="480"/>
          <w:marRight w:val="0"/>
          <w:marTop w:val="0"/>
          <w:marBottom w:val="0"/>
          <w:divBdr>
            <w:top w:val="none" w:sz="0" w:space="0" w:color="auto"/>
            <w:left w:val="none" w:sz="0" w:space="0" w:color="auto"/>
            <w:bottom w:val="none" w:sz="0" w:space="0" w:color="auto"/>
            <w:right w:val="none" w:sz="0" w:space="0" w:color="auto"/>
          </w:divBdr>
        </w:div>
        <w:div w:id="244612878">
          <w:marLeft w:val="480"/>
          <w:marRight w:val="0"/>
          <w:marTop w:val="0"/>
          <w:marBottom w:val="0"/>
          <w:divBdr>
            <w:top w:val="none" w:sz="0" w:space="0" w:color="auto"/>
            <w:left w:val="none" w:sz="0" w:space="0" w:color="auto"/>
            <w:bottom w:val="none" w:sz="0" w:space="0" w:color="auto"/>
            <w:right w:val="none" w:sz="0" w:space="0" w:color="auto"/>
          </w:divBdr>
        </w:div>
        <w:div w:id="261301174">
          <w:marLeft w:val="480"/>
          <w:marRight w:val="0"/>
          <w:marTop w:val="0"/>
          <w:marBottom w:val="0"/>
          <w:divBdr>
            <w:top w:val="none" w:sz="0" w:space="0" w:color="auto"/>
            <w:left w:val="none" w:sz="0" w:space="0" w:color="auto"/>
            <w:bottom w:val="none" w:sz="0" w:space="0" w:color="auto"/>
            <w:right w:val="none" w:sz="0" w:space="0" w:color="auto"/>
          </w:divBdr>
        </w:div>
        <w:div w:id="301541178">
          <w:marLeft w:val="480"/>
          <w:marRight w:val="0"/>
          <w:marTop w:val="0"/>
          <w:marBottom w:val="0"/>
          <w:divBdr>
            <w:top w:val="none" w:sz="0" w:space="0" w:color="auto"/>
            <w:left w:val="none" w:sz="0" w:space="0" w:color="auto"/>
            <w:bottom w:val="none" w:sz="0" w:space="0" w:color="auto"/>
            <w:right w:val="none" w:sz="0" w:space="0" w:color="auto"/>
          </w:divBdr>
        </w:div>
        <w:div w:id="372921251">
          <w:marLeft w:val="480"/>
          <w:marRight w:val="0"/>
          <w:marTop w:val="0"/>
          <w:marBottom w:val="0"/>
          <w:divBdr>
            <w:top w:val="none" w:sz="0" w:space="0" w:color="auto"/>
            <w:left w:val="none" w:sz="0" w:space="0" w:color="auto"/>
            <w:bottom w:val="none" w:sz="0" w:space="0" w:color="auto"/>
            <w:right w:val="none" w:sz="0" w:space="0" w:color="auto"/>
          </w:divBdr>
        </w:div>
        <w:div w:id="583613147">
          <w:marLeft w:val="480"/>
          <w:marRight w:val="0"/>
          <w:marTop w:val="0"/>
          <w:marBottom w:val="0"/>
          <w:divBdr>
            <w:top w:val="none" w:sz="0" w:space="0" w:color="auto"/>
            <w:left w:val="none" w:sz="0" w:space="0" w:color="auto"/>
            <w:bottom w:val="none" w:sz="0" w:space="0" w:color="auto"/>
            <w:right w:val="none" w:sz="0" w:space="0" w:color="auto"/>
          </w:divBdr>
        </w:div>
        <w:div w:id="661931265">
          <w:marLeft w:val="480"/>
          <w:marRight w:val="0"/>
          <w:marTop w:val="0"/>
          <w:marBottom w:val="0"/>
          <w:divBdr>
            <w:top w:val="none" w:sz="0" w:space="0" w:color="auto"/>
            <w:left w:val="none" w:sz="0" w:space="0" w:color="auto"/>
            <w:bottom w:val="none" w:sz="0" w:space="0" w:color="auto"/>
            <w:right w:val="none" w:sz="0" w:space="0" w:color="auto"/>
          </w:divBdr>
        </w:div>
        <w:div w:id="699358878">
          <w:marLeft w:val="480"/>
          <w:marRight w:val="0"/>
          <w:marTop w:val="0"/>
          <w:marBottom w:val="0"/>
          <w:divBdr>
            <w:top w:val="none" w:sz="0" w:space="0" w:color="auto"/>
            <w:left w:val="none" w:sz="0" w:space="0" w:color="auto"/>
            <w:bottom w:val="none" w:sz="0" w:space="0" w:color="auto"/>
            <w:right w:val="none" w:sz="0" w:space="0" w:color="auto"/>
          </w:divBdr>
        </w:div>
        <w:div w:id="791051055">
          <w:marLeft w:val="480"/>
          <w:marRight w:val="0"/>
          <w:marTop w:val="0"/>
          <w:marBottom w:val="0"/>
          <w:divBdr>
            <w:top w:val="none" w:sz="0" w:space="0" w:color="auto"/>
            <w:left w:val="none" w:sz="0" w:space="0" w:color="auto"/>
            <w:bottom w:val="none" w:sz="0" w:space="0" w:color="auto"/>
            <w:right w:val="none" w:sz="0" w:space="0" w:color="auto"/>
          </w:divBdr>
        </w:div>
        <w:div w:id="797453084">
          <w:marLeft w:val="480"/>
          <w:marRight w:val="0"/>
          <w:marTop w:val="0"/>
          <w:marBottom w:val="0"/>
          <w:divBdr>
            <w:top w:val="none" w:sz="0" w:space="0" w:color="auto"/>
            <w:left w:val="none" w:sz="0" w:space="0" w:color="auto"/>
            <w:bottom w:val="none" w:sz="0" w:space="0" w:color="auto"/>
            <w:right w:val="none" w:sz="0" w:space="0" w:color="auto"/>
          </w:divBdr>
        </w:div>
        <w:div w:id="830560898">
          <w:marLeft w:val="480"/>
          <w:marRight w:val="0"/>
          <w:marTop w:val="0"/>
          <w:marBottom w:val="0"/>
          <w:divBdr>
            <w:top w:val="none" w:sz="0" w:space="0" w:color="auto"/>
            <w:left w:val="none" w:sz="0" w:space="0" w:color="auto"/>
            <w:bottom w:val="none" w:sz="0" w:space="0" w:color="auto"/>
            <w:right w:val="none" w:sz="0" w:space="0" w:color="auto"/>
          </w:divBdr>
        </w:div>
        <w:div w:id="912852653">
          <w:marLeft w:val="480"/>
          <w:marRight w:val="0"/>
          <w:marTop w:val="0"/>
          <w:marBottom w:val="0"/>
          <w:divBdr>
            <w:top w:val="none" w:sz="0" w:space="0" w:color="auto"/>
            <w:left w:val="none" w:sz="0" w:space="0" w:color="auto"/>
            <w:bottom w:val="none" w:sz="0" w:space="0" w:color="auto"/>
            <w:right w:val="none" w:sz="0" w:space="0" w:color="auto"/>
          </w:divBdr>
        </w:div>
        <w:div w:id="1026324385">
          <w:marLeft w:val="480"/>
          <w:marRight w:val="0"/>
          <w:marTop w:val="0"/>
          <w:marBottom w:val="0"/>
          <w:divBdr>
            <w:top w:val="none" w:sz="0" w:space="0" w:color="auto"/>
            <w:left w:val="none" w:sz="0" w:space="0" w:color="auto"/>
            <w:bottom w:val="none" w:sz="0" w:space="0" w:color="auto"/>
            <w:right w:val="none" w:sz="0" w:space="0" w:color="auto"/>
          </w:divBdr>
        </w:div>
        <w:div w:id="1121607727">
          <w:marLeft w:val="480"/>
          <w:marRight w:val="0"/>
          <w:marTop w:val="0"/>
          <w:marBottom w:val="0"/>
          <w:divBdr>
            <w:top w:val="none" w:sz="0" w:space="0" w:color="auto"/>
            <w:left w:val="none" w:sz="0" w:space="0" w:color="auto"/>
            <w:bottom w:val="none" w:sz="0" w:space="0" w:color="auto"/>
            <w:right w:val="none" w:sz="0" w:space="0" w:color="auto"/>
          </w:divBdr>
        </w:div>
        <w:div w:id="1133257830">
          <w:marLeft w:val="480"/>
          <w:marRight w:val="0"/>
          <w:marTop w:val="0"/>
          <w:marBottom w:val="0"/>
          <w:divBdr>
            <w:top w:val="none" w:sz="0" w:space="0" w:color="auto"/>
            <w:left w:val="none" w:sz="0" w:space="0" w:color="auto"/>
            <w:bottom w:val="none" w:sz="0" w:space="0" w:color="auto"/>
            <w:right w:val="none" w:sz="0" w:space="0" w:color="auto"/>
          </w:divBdr>
        </w:div>
        <w:div w:id="1179807152">
          <w:marLeft w:val="480"/>
          <w:marRight w:val="0"/>
          <w:marTop w:val="0"/>
          <w:marBottom w:val="0"/>
          <w:divBdr>
            <w:top w:val="none" w:sz="0" w:space="0" w:color="auto"/>
            <w:left w:val="none" w:sz="0" w:space="0" w:color="auto"/>
            <w:bottom w:val="none" w:sz="0" w:space="0" w:color="auto"/>
            <w:right w:val="none" w:sz="0" w:space="0" w:color="auto"/>
          </w:divBdr>
        </w:div>
        <w:div w:id="1199079399">
          <w:marLeft w:val="480"/>
          <w:marRight w:val="0"/>
          <w:marTop w:val="0"/>
          <w:marBottom w:val="0"/>
          <w:divBdr>
            <w:top w:val="none" w:sz="0" w:space="0" w:color="auto"/>
            <w:left w:val="none" w:sz="0" w:space="0" w:color="auto"/>
            <w:bottom w:val="none" w:sz="0" w:space="0" w:color="auto"/>
            <w:right w:val="none" w:sz="0" w:space="0" w:color="auto"/>
          </w:divBdr>
        </w:div>
        <w:div w:id="1488208450">
          <w:marLeft w:val="480"/>
          <w:marRight w:val="0"/>
          <w:marTop w:val="0"/>
          <w:marBottom w:val="0"/>
          <w:divBdr>
            <w:top w:val="none" w:sz="0" w:space="0" w:color="auto"/>
            <w:left w:val="none" w:sz="0" w:space="0" w:color="auto"/>
            <w:bottom w:val="none" w:sz="0" w:space="0" w:color="auto"/>
            <w:right w:val="none" w:sz="0" w:space="0" w:color="auto"/>
          </w:divBdr>
        </w:div>
        <w:div w:id="1535920375">
          <w:marLeft w:val="480"/>
          <w:marRight w:val="0"/>
          <w:marTop w:val="0"/>
          <w:marBottom w:val="0"/>
          <w:divBdr>
            <w:top w:val="none" w:sz="0" w:space="0" w:color="auto"/>
            <w:left w:val="none" w:sz="0" w:space="0" w:color="auto"/>
            <w:bottom w:val="none" w:sz="0" w:space="0" w:color="auto"/>
            <w:right w:val="none" w:sz="0" w:space="0" w:color="auto"/>
          </w:divBdr>
        </w:div>
        <w:div w:id="1585802396">
          <w:marLeft w:val="480"/>
          <w:marRight w:val="0"/>
          <w:marTop w:val="0"/>
          <w:marBottom w:val="0"/>
          <w:divBdr>
            <w:top w:val="none" w:sz="0" w:space="0" w:color="auto"/>
            <w:left w:val="none" w:sz="0" w:space="0" w:color="auto"/>
            <w:bottom w:val="none" w:sz="0" w:space="0" w:color="auto"/>
            <w:right w:val="none" w:sz="0" w:space="0" w:color="auto"/>
          </w:divBdr>
        </w:div>
        <w:div w:id="1697653852">
          <w:marLeft w:val="480"/>
          <w:marRight w:val="0"/>
          <w:marTop w:val="0"/>
          <w:marBottom w:val="0"/>
          <w:divBdr>
            <w:top w:val="none" w:sz="0" w:space="0" w:color="auto"/>
            <w:left w:val="none" w:sz="0" w:space="0" w:color="auto"/>
            <w:bottom w:val="none" w:sz="0" w:space="0" w:color="auto"/>
            <w:right w:val="none" w:sz="0" w:space="0" w:color="auto"/>
          </w:divBdr>
        </w:div>
        <w:div w:id="1759406657">
          <w:marLeft w:val="480"/>
          <w:marRight w:val="0"/>
          <w:marTop w:val="0"/>
          <w:marBottom w:val="0"/>
          <w:divBdr>
            <w:top w:val="none" w:sz="0" w:space="0" w:color="auto"/>
            <w:left w:val="none" w:sz="0" w:space="0" w:color="auto"/>
            <w:bottom w:val="none" w:sz="0" w:space="0" w:color="auto"/>
            <w:right w:val="none" w:sz="0" w:space="0" w:color="auto"/>
          </w:divBdr>
        </w:div>
        <w:div w:id="1800492389">
          <w:marLeft w:val="480"/>
          <w:marRight w:val="0"/>
          <w:marTop w:val="0"/>
          <w:marBottom w:val="0"/>
          <w:divBdr>
            <w:top w:val="none" w:sz="0" w:space="0" w:color="auto"/>
            <w:left w:val="none" w:sz="0" w:space="0" w:color="auto"/>
            <w:bottom w:val="none" w:sz="0" w:space="0" w:color="auto"/>
            <w:right w:val="none" w:sz="0" w:space="0" w:color="auto"/>
          </w:divBdr>
        </w:div>
        <w:div w:id="1848448090">
          <w:marLeft w:val="480"/>
          <w:marRight w:val="0"/>
          <w:marTop w:val="0"/>
          <w:marBottom w:val="0"/>
          <w:divBdr>
            <w:top w:val="none" w:sz="0" w:space="0" w:color="auto"/>
            <w:left w:val="none" w:sz="0" w:space="0" w:color="auto"/>
            <w:bottom w:val="none" w:sz="0" w:space="0" w:color="auto"/>
            <w:right w:val="none" w:sz="0" w:space="0" w:color="auto"/>
          </w:divBdr>
        </w:div>
        <w:div w:id="1912496917">
          <w:marLeft w:val="480"/>
          <w:marRight w:val="0"/>
          <w:marTop w:val="0"/>
          <w:marBottom w:val="0"/>
          <w:divBdr>
            <w:top w:val="none" w:sz="0" w:space="0" w:color="auto"/>
            <w:left w:val="none" w:sz="0" w:space="0" w:color="auto"/>
            <w:bottom w:val="none" w:sz="0" w:space="0" w:color="auto"/>
            <w:right w:val="none" w:sz="0" w:space="0" w:color="auto"/>
          </w:divBdr>
        </w:div>
        <w:div w:id="1920749478">
          <w:marLeft w:val="480"/>
          <w:marRight w:val="0"/>
          <w:marTop w:val="0"/>
          <w:marBottom w:val="0"/>
          <w:divBdr>
            <w:top w:val="none" w:sz="0" w:space="0" w:color="auto"/>
            <w:left w:val="none" w:sz="0" w:space="0" w:color="auto"/>
            <w:bottom w:val="none" w:sz="0" w:space="0" w:color="auto"/>
            <w:right w:val="none" w:sz="0" w:space="0" w:color="auto"/>
          </w:divBdr>
        </w:div>
        <w:div w:id="1946843788">
          <w:marLeft w:val="480"/>
          <w:marRight w:val="0"/>
          <w:marTop w:val="0"/>
          <w:marBottom w:val="0"/>
          <w:divBdr>
            <w:top w:val="none" w:sz="0" w:space="0" w:color="auto"/>
            <w:left w:val="none" w:sz="0" w:space="0" w:color="auto"/>
            <w:bottom w:val="none" w:sz="0" w:space="0" w:color="auto"/>
            <w:right w:val="none" w:sz="0" w:space="0" w:color="auto"/>
          </w:divBdr>
        </w:div>
        <w:div w:id="2008897615">
          <w:marLeft w:val="480"/>
          <w:marRight w:val="0"/>
          <w:marTop w:val="0"/>
          <w:marBottom w:val="0"/>
          <w:divBdr>
            <w:top w:val="none" w:sz="0" w:space="0" w:color="auto"/>
            <w:left w:val="none" w:sz="0" w:space="0" w:color="auto"/>
            <w:bottom w:val="none" w:sz="0" w:space="0" w:color="auto"/>
            <w:right w:val="none" w:sz="0" w:space="0" w:color="auto"/>
          </w:divBdr>
        </w:div>
        <w:div w:id="2031058381">
          <w:marLeft w:val="480"/>
          <w:marRight w:val="0"/>
          <w:marTop w:val="0"/>
          <w:marBottom w:val="0"/>
          <w:divBdr>
            <w:top w:val="none" w:sz="0" w:space="0" w:color="auto"/>
            <w:left w:val="none" w:sz="0" w:space="0" w:color="auto"/>
            <w:bottom w:val="none" w:sz="0" w:space="0" w:color="auto"/>
            <w:right w:val="none" w:sz="0" w:space="0" w:color="auto"/>
          </w:divBdr>
        </w:div>
        <w:div w:id="2078018882">
          <w:marLeft w:val="480"/>
          <w:marRight w:val="0"/>
          <w:marTop w:val="0"/>
          <w:marBottom w:val="0"/>
          <w:divBdr>
            <w:top w:val="none" w:sz="0" w:space="0" w:color="auto"/>
            <w:left w:val="none" w:sz="0" w:space="0" w:color="auto"/>
            <w:bottom w:val="none" w:sz="0" w:space="0" w:color="auto"/>
            <w:right w:val="none" w:sz="0" w:space="0" w:color="auto"/>
          </w:divBdr>
        </w:div>
        <w:div w:id="2110274241">
          <w:marLeft w:val="480"/>
          <w:marRight w:val="0"/>
          <w:marTop w:val="0"/>
          <w:marBottom w:val="0"/>
          <w:divBdr>
            <w:top w:val="none" w:sz="0" w:space="0" w:color="auto"/>
            <w:left w:val="none" w:sz="0" w:space="0" w:color="auto"/>
            <w:bottom w:val="none" w:sz="0" w:space="0" w:color="auto"/>
            <w:right w:val="none" w:sz="0" w:space="0" w:color="auto"/>
          </w:divBdr>
        </w:div>
        <w:div w:id="2131512159">
          <w:marLeft w:val="480"/>
          <w:marRight w:val="0"/>
          <w:marTop w:val="0"/>
          <w:marBottom w:val="0"/>
          <w:divBdr>
            <w:top w:val="none" w:sz="0" w:space="0" w:color="auto"/>
            <w:left w:val="none" w:sz="0" w:space="0" w:color="auto"/>
            <w:bottom w:val="none" w:sz="0" w:space="0" w:color="auto"/>
            <w:right w:val="none" w:sz="0" w:space="0" w:color="auto"/>
          </w:divBdr>
        </w:div>
        <w:div w:id="2140999146">
          <w:marLeft w:val="480"/>
          <w:marRight w:val="0"/>
          <w:marTop w:val="0"/>
          <w:marBottom w:val="0"/>
          <w:divBdr>
            <w:top w:val="none" w:sz="0" w:space="0" w:color="auto"/>
            <w:left w:val="none" w:sz="0" w:space="0" w:color="auto"/>
            <w:bottom w:val="none" w:sz="0" w:space="0" w:color="auto"/>
            <w:right w:val="none" w:sz="0" w:space="0" w:color="auto"/>
          </w:divBdr>
        </w:div>
      </w:divsChild>
    </w:div>
    <w:div w:id="586882411">
      <w:bodyDiv w:val="1"/>
      <w:marLeft w:val="0"/>
      <w:marRight w:val="0"/>
      <w:marTop w:val="0"/>
      <w:marBottom w:val="0"/>
      <w:divBdr>
        <w:top w:val="none" w:sz="0" w:space="0" w:color="auto"/>
        <w:left w:val="none" w:sz="0" w:space="0" w:color="auto"/>
        <w:bottom w:val="none" w:sz="0" w:space="0" w:color="auto"/>
        <w:right w:val="none" w:sz="0" w:space="0" w:color="auto"/>
      </w:divBdr>
      <w:divsChild>
        <w:div w:id="213007851">
          <w:marLeft w:val="480"/>
          <w:marRight w:val="0"/>
          <w:marTop w:val="0"/>
          <w:marBottom w:val="0"/>
          <w:divBdr>
            <w:top w:val="none" w:sz="0" w:space="0" w:color="auto"/>
            <w:left w:val="none" w:sz="0" w:space="0" w:color="auto"/>
            <w:bottom w:val="none" w:sz="0" w:space="0" w:color="auto"/>
            <w:right w:val="none" w:sz="0" w:space="0" w:color="auto"/>
          </w:divBdr>
        </w:div>
        <w:div w:id="302587566">
          <w:marLeft w:val="480"/>
          <w:marRight w:val="0"/>
          <w:marTop w:val="0"/>
          <w:marBottom w:val="0"/>
          <w:divBdr>
            <w:top w:val="none" w:sz="0" w:space="0" w:color="auto"/>
            <w:left w:val="none" w:sz="0" w:space="0" w:color="auto"/>
            <w:bottom w:val="none" w:sz="0" w:space="0" w:color="auto"/>
            <w:right w:val="none" w:sz="0" w:space="0" w:color="auto"/>
          </w:divBdr>
        </w:div>
        <w:div w:id="383909947">
          <w:marLeft w:val="480"/>
          <w:marRight w:val="0"/>
          <w:marTop w:val="0"/>
          <w:marBottom w:val="0"/>
          <w:divBdr>
            <w:top w:val="none" w:sz="0" w:space="0" w:color="auto"/>
            <w:left w:val="none" w:sz="0" w:space="0" w:color="auto"/>
            <w:bottom w:val="none" w:sz="0" w:space="0" w:color="auto"/>
            <w:right w:val="none" w:sz="0" w:space="0" w:color="auto"/>
          </w:divBdr>
        </w:div>
        <w:div w:id="501554818">
          <w:marLeft w:val="480"/>
          <w:marRight w:val="0"/>
          <w:marTop w:val="0"/>
          <w:marBottom w:val="0"/>
          <w:divBdr>
            <w:top w:val="none" w:sz="0" w:space="0" w:color="auto"/>
            <w:left w:val="none" w:sz="0" w:space="0" w:color="auto"/>
            <w:bottom w:val="none" w:sz="0" w:space="0" w:color="auto"/>
            <w:right w:val="none" w:sz="0" w:space="0" w:color="auto"/>
          </w:divBdr>
        </w:div>
        <w:div w:id="592010673">
          <w:marLeft w:val="480"/>
          <w:marRight w:val="0"/>
          <w:marTop w:val="0"/>
          <w:marBottom w:val="0"/>
          <w:divBdr>
            <w:top w:val="none" w:sz="0" w:space="0" w:color="auto"/>
            <w:left w:val="none" w:sz="0" w:space="0" w:color="auto"/>
            <w:bottom w:val="none" w:sz="0" w:space="0" w:color="auto"/>
            <w:right w:val="none" w:sz="0" w:space="0" w:color="auto"/>
          </w:divBdr>
        </w:div>
        <w:div w:id="604194721">
          <w:marLeft w:val="480"/>
          <w:marRight w:val="0"/>
          <w:marTop w:val="0"/>
          <w:marBottom w:val="0"/>
          <w:divBdr>
            <w:top w:val="none" w:sz="0" w:space="0" w:color="auto"/>
            <w:left w:val="none" w:sz="0" w:space="0" w:color="auto"/>
            <w:bottom w:val="none" w:sz="0" w:space="0" w:color="auto"/>
            <w:right w:val="none" w:sz="0" w:space="0" w:color="auto"/>
          </w:divBdr>
        </w:div>
        <w:div w:id="794830365">
          <w:marLeft w:val="480"/>
          <w:marRight w:val="0"/>
          <w:marTop w:val="0"/>
          <w:marBottom w:val="0"/>
          <w:divBdr>
            <w:top w:val="none" w:sz="0" w:space="0" w:color="auto"/>
            <w:left w:val="none" w:sz="0" w:space="0" w:color="auto"/>
            <w:bottom w:val="none" w:sz="0" w:space="0" w:color="auto"/>
            <w:right w:val="none" w:sz="0" w:space="0" w:color="auto"/>
          </w:divBdr>
        </w:div>
        <w:div w:id="999962822">
          <w:marLeft w:val="480"/>
          <w:marRight w:val="0"/>
          <w:marTop w:val="0"/>
          <w:marBottom w:val="0"/>
          <w:divBdr>
            <w:top w:val="none" w:sz="0" w:space="0" w:color="auto"/>
            <w:left w:val="none" w:sz="0" w:space="0" w:color="auto"/>
            <w:bottom w:val="none" w:sz="0" w:space="0" w:color="auto"/>
            <w:right w:val="none" w:sz="0" w:space="0" w:color="auto"/>
          </w:divBdr>
        </w:div>
        <w:div w:id="1041516166">
          <w:marLeft w:val="480"/>
          <w:marRight w:val="0"/>
          <w:marTop w:val="0"/>
          <w:marBottom w:val="0"/>
          <w:divBdr>
            <w:top w:val="none" w:sz="0" w:space="0" w:color="auto"/>
            <w:left w:val="none" w:sz="0" w:space="0" w:color="auto"/>
            <w:bottom w:val="none" w:sz="0" w:space="0" w:color="auto"/>
            <w:right w:val="none" w:sz="0" w:space="0" w:color="auto"/>
          </w:divBdr>
        </w:div>
        <w:div w:id="1082528431">
          <w:marLeft w:val="480"/>
          <w:marRight w:val="0"/>
          <w:marTop w:val="0"/>
          <w:marBottom w:val="0"/>
          <w:divBdr>
            <w:top w:val="none" w:sz="0" w:space="0" w:color="auto"/>
            <w:left w:val="none" w:sz="0" w:space="0" w:color="auto"/>
            <w:bottom w:val="none" w:sz="0" w:space="0" w:color="auto"/>
            <w:right w:val="none" w:sz="0" w:space="0" w:color="auto"/>
          </w:divBdr>
        </w:div>
        <w:div w:id="1201548562">
          <w:marLeft w:val="480"/>
          <w:marRight w:val="0"/>
          <w:marTop w:val="0"/>
          <w:marBottom w:val="0"/>
          <w:divBdr>
            <w:top w:val="none" w:sz="0" w:space="0" w:color="auto"/>
            <w:left w:val="none" w:sz="0" w:space="0" w:color="auto"/>
            <w:bottom w:val="none" w:sz="0" w:space="0" w:color="auto"/>
            <w:right w:val="none" w:sz="0" w:space="0" w:color="auto"/>
          </w:divBdr>
        </w:div>
        <w:div w:id="1453204560">
          <w:marLeft w:val="480"/>
          <w:marRight w:val="0"/>
          <w:marTop w:val="0"/>
          <w:marBottom w:val="0"/>
          <w:divBdr>
            <w:top w:val="none" w:sz="0" w:space="0" w:color="auto"/>
            <w:left w:val="none" w:sz="0" w:space="0" w:color="auto"/>
            <w:bottom w:val="none" w:sz="0" w:space="0" w:color="auto"/>
            <w:right w:val="none" w:sz="0" w:space="0" w:color="auto"/>
          </w:divBdr>
        </w:div>
        <w:div w:id="1869105394">
          <w:marLeft w:val="480"/>
          <w:marRight w:val="0"/>
          <w:marTop w:val="0"/>
          <w:marBottom w:val="0"/>
          <w:divBdr>
            <w:top w:val="none" w:sz="0" w:space="0" w:color="auto"/>
            <w:left w:val="none" w:sz="0" w:space="0" w:color="auto"/>
            <w:bottom w:val="none" w:sz="0" w:space="0" w:color="auto"/>
            <w:right w:val="none" w:sz="0" w:space="0" w:color="auto"/>
          </w:divBdr>
        </w:div>
        <w:div w:id="1875654181">
          <w:marLeft w:val="480"/>
          <w:marRight w:val="0"/>
          <w:marTop w:val="0"/>
          <w:marBottom w:val="0"/>
          <w:divBdr>
            <w:top w:val="none" w:sz="0" w:space="0" w:color="auto"/>
            <w:left w:val="none" w:sz="0" w:space="0" w:color="auto"/>
            <w:bottom w:val="none" w:sz="0" w:space="0" w:color="auto"/>
            <w:right w:val="none" w:sz="0" w:space="0" w:color="auto"/>
          </w:divBdr>
        </w:div>
        <w:div w:id="1880971902">
          <w:marLeft w:val="480"/>
          <w:marRight w:val="0"/>
          <w:marTop w:val="0"/>
          <w:marBottom w:val="0"/>
          <w:divBdr>
            <w:top w:val="none" w:sz="0" w:space="0" w:color="auto"/>
            <w:left w:val="none" w:sz="0" w:space="0" w:color="auto"/>
            <w:bottom w:val="none" w:sz="0" w:space="0" w:color="auto"/>
            <w:right w:val="none" w:sz="0" w:space="0" w:color="auto"/>
          </w:divBdr>
        </w:div>
        <w:div w:id="1970353787">
          <w:marLeft w:val="480"/>
          <w:marRight w:val="0"/>
          <w:marTop w:val="0"/>
          <w:marBottom w:val="0"/>
          <w:divBdr>
            <w:top w:val="none" w:sz="0" w:space="0" w:color="auto"/>
            <w:left w:val="none" w:sz="0" w:space="0" w:color="auto"/>
            <w:bottom w:val="none" w:sz="0" w:space="0" w:color="auto"/>
            <w:right w:val="none" w:sz="0" w:space="0" w:color="auto"/>
          </w:divBdr>
        </w:div>
      </w:divsChild>
    </w:div>
    <w:div w:id="605769563">
      <w:bodyDiv w:val="1"/>
      <w:marLeft w:val="0"/>
      <w:marRight w:val="0"/>
      <w:marTop w:val="0"/>
      <w:marBottom w:val="0"/>
      <w:divBdr>
        <w:top w:val="none" w:sz="0" w:space="0" w:color="auto"/>
        <w:left w:val="none" w:sz="0" w:space="0" w:color="auto"/>
        <w:bottom w:val="none" w:sz="0" w:space="0" w:color="auto"/>
        <w:right w:val="none" w:sz="0" w:space="0" w:color="auto"/>
      </w:divBdr>
      <w:divsChild>
        <w:div w:id="741875543">
          <w:marLeft w:val="0"/>
          <w:marRight w:val="0"/>
          <w:marTop w:val="0"/>
          <w:marBottom w:val="0"/>
          <w:divBdr>
            <w:top w:val="none" w:sz="0" w:space="0" w:color="auto"/>
            <w:left w:val="none" w:sz="0" w:space="0" w:color="auto"/>
            <w:bottom w:val="none" w:sz="0" w:space="0" w:color="auto"/>
            <w:right w:val="none" w:sz="0" w:space="0" w:color="auto"/>
          </w:divBdr>
        </w:div>
        <w:div w:id="1037387045">
          <w:marLeft w:val="0"/>
          <w:marRight w:val="0"/>
          <w:marTop w:val="0"/>
          <w:marBottom w:val="0"/>
          <w:divBdr>
            <w:top w:val="none" w:sz="0" w:space="0" w:color="auto"/>
            <w:left w:val="none" w:sz="0" w:space="0" w:color="auto"/>
            <w:bottom w:val="none" w:sz="0" w:space="0" w:color="auto"/>
            <w:right w:val="none" w:sz="0" w:space="0" w:color="auto"/>
          </w:divBdr>
        </w:div>
        <w:div w:id="1575357185">
          <w:marLeft w:val="0"/>
          <w:marRight w:val="0"/>
          <w:marTop w:val="0"/>
          <w:marBottom w:val="0"/>
          <w:divBdr>
            <w:top w:val="none" w:sz="0" w:space="0" w:color="auto"/>
            <w:left w:val="none" w:sz="0" w:space="0" w:color="auto"/>
            <w:bottom w:val="none" w:sz="0" w:space="0" w:color="auto"/>
            <w:right w:val="none" w:sz="0" w:space="0" w:color="auto"/>
          </w:divBdr>
        </w:div>
        <w:div w:id="1718508549">
          <w:marLeft w:val="0"/>
          <w:marRight w:val="0"/>
          <w:marTop w:val="0"/>
          <w:marBottom w:val="0"/>
          <w:divBdr>
            <w:top w:val="none" w:sz="0" w:space="0" w:color="auto"/>
            <w:left w:val="none" w:sz="0" w:space="0" w:color="auto"/>
            <w:bottom w:val="none" w:sz="0" w:space="0" w:color="auto"/>
            <w:right w:val="none" w:sz="0" w:space="0" w:color="auto"/>
          </w:divBdr>
        </w:div>
      </w:divsChild>
    </w:div>
    <w:div w:id="606815448">
      <w:bodyDiv w:val="1"/>
      <w:marLeft w:val="0"/>
      <w:marRight w:val="0"/>
      <w:marTop w:val="0"/>
      <w:marBottom w:val="0"/>
      <w:divBdr>
        <w:top w:val="none" w:sz="0" w:space="0" w:color="auto"/>
        <w:left w:val="none" w:sz="0" w:space="0" w:color="auto"/>
        <w:bottom w:val="none" w:sz="0" w:space="0" w:color="auto"/>
        <w:right w:val="none" w:sz="0" w:space="0" w:color="auto"/>
      </w:divBdr>
    </w:div>
    <w:div w:id="640113292">
      <w:bodyDiv w:val="1"/>
      <w:marLeft w:val="0"/>
      <w:marRight w:val="0"/>
      <w:marTop w:val="0"/>
      <w:marBottom w:val="0"/>
      <w:divBdr>
        <w:top w:val="none" w:sz="0" w:space="0" w:color="auto"/>
        <w:left w:val="none" w:sz="0" w:space="0" w:color="auto"/>
        <w:bottom w:val="none" w:sz="0" w:space="0" w:color="auto"/>
        <w:right w:val="none" w:sz="0" w:space="0" w:color="auto"/>
      </w:divBdr>
    </w:div>
    <w:div w:id="656153263">
      <w:bodyDiv w:val="1"/>
      <w:marLeft w:val="0"/>
      <w:marRight w:val="0"/>
      <w:marTop w:val="0"/>
      <w:marBottom w:val="0"/>
      <w:divBdr>
        <w:top w:val="none" w:sz="0" w:space="0" w:color="auto"/>
        <w:left w:val="none" w:sz="0" w:space="0" w:color="auto"/>
        <w:bottom w:val="none" w:sz="0" w:space="0" w:color="auto"/>
        <w:right w:val="none" w:sz="0" w:space="0" w:color="auto"/>
      </w:divBdr>
    </w:div>
    <w:div w:id="670453702">
      <w:bodyDiv w:val="1"/>
      <w:marLeft w:val="0"/>
      <w:marRight w:val="0"/>
      <w:marTop w:val="0"/>
      <w:marBottom w:val="0"/>
      <w:divBdr>
        <w:top w:val="none" w:sz="0" w:space="0" w:color="auto"/>
        <w:left w:val="none" w:sz="0" w:space="0" w:color="auto"/>
        <w:bottom w:val="none" w:sz="0" w:space="0" w:color="auto"/>
        <w:right w:val="none" w:sz="0" w:space="0" w:color="auto"/>
      </w:divBdr>
    </w:div>
    <w:div w:id="671687545">
      <w:bodyDiv w:val="1"/>
      <w:marLeft w:val="0"/>
      <w:marRight w:val="0"/>
      <w:marTop w:val="0"/>
      <w:marBottom w:val="0"/>
      <w:divBdr>
        <w:top w:val="none" w:sz="0" w:space="0" w:color="auto"/>
        <w:left w:val="none" w:sz="0" w:space="0" w:color="auto"/>
        <w:bottom w:val="none" w:sz="0" w:space="0" w:color="auto"/>
        <w:right w:val="none" w:sz="0" w:space="0" w:color="auto"/>
      </w:divBdr>
      <w:divsChild>
        <w:div w:id="24059379">
          <w:marLeft w:val="480"/>
          <w:marRight w:val="0"/>
          <w:marTop w:val="0"/>
          <w:marBottom w:val="0"/>
          <w:divBdr>
            <w:top w:val="none" w:sz="0" w:space="0" w:color="auto"/>
            <w:left w:val="none" w:sz="0" w:space="0" w:color="auto"/>
            <w:bottom w:val="none" w:sz="0" w:space="0" w:color="auto"/>
            <w:right w:val="none" w:sz="0" w:space="0" w:color="auto"/>
          </w:divBdr>
        </w:div>
        <w:div w:id="93600151">
          <w:marLeft w:val="480"/>
          <w:marRight w:val="0"/>
          <w:marTop w:val="0"/>
          <w:marBottom w:val="0"/>
          <w:divBdr>
            <w:top w:val="none" w:sz="0" w:space="0" w:color="auto"/>
            <w:left w:val="none" w:sz="0" w:space="0" w:color="auto"/>
            <w:bottom w:val="none" w:sz="0" w:space="0" w:color="auto"/>
            <w:right w:val="none" w:sz="0" w:space="0" w:color="auto"/>
          </w:divBdr>
        </w:div>
        <w:div w:id="224415413">
          <w:marLeft w:val="480"/>
          <w:marRight w:val="0"/>
          <w:marTop w:val="0"/>
          <w:marBottom w:val="0"/>
          <w:divBdr>
            <w:top w:val="none" w:sz="0" w:space="0" w:color="auto"/>
            <w:left w:val="none" w:sz="0" w:space="0" w:color="auto"/>
            <w:bottom w:val="none" w:sz="0" w:space="0" w:color="auto"/>
            <w:right w:val="none" w:sz="0" w:space="0" w:color="auto"/>
          </w:divBdr>
        </w:div>
        <w:div w:id="229972382">
          <w:marLeft w:val="480"/>
          <w:marRight w:val="0"/>
          <w:marTop w:val="0"/>
          <w:marBottom w:val="0"/>
          <w:divBdr>
            <w:top w:val="none" w:sz="0" w:space="0" w:color="auto"/>
            <w:left w:val="none" w:sz="0" w:space="0" w:color="auto"/>
            <w:bottom w:val="none" w:sz="0" w:space="0" w:color="auto"/>
            <w:right w:val="none" w:sz="0" w:space="0" w:color="auto"/>
          </w:divBdr>
        </w:div>
        <w:div w:id="322245772">
          <w:marLeft w:val="480"/>
          <w:marRight w:val="0"/>
          <w:marTop w:val="0"/>
          <w:marBottom w:val="0"/>
          <w:divBdr>
            <w:top w:val="none" w:sz="0" w:space="0" w:color="auto"/>
            <w:left w:val="none" w:sz="0" w:space="0" w:color="auto"/>
            <w:bottom w:val="none" w:sz="0" w:space="0" w:color="auto"/>
            <w:right w:val="none" w:sz="0" w:space="0" w:color="auto"/>
          </w:divBdr>
        </w:div>
        <w:div w:id="418644383">
          <w:marLeft w:val="480"/>
          <w:marRight w:val="0"/>
          <w:marTop w:val="0"/>
          <w:marBottom w:val="0"/>
          <w:divBdr>
            <w:top w:val="none" w:sz="0" w:space="0" w:color="auto"/>
            <w:left w:val="none" w:sz="0" w:space="0" w:color="auto"/>
            <w:bottom w:val="none" w:sz="0" w:space="0" w:color="auto"/>
            <w:right w:val="none" w:sz="0" w:space="0" w:color="auto"/>
          </w:divBdr>
        </w:div>
        <w:div w:id="519205428">
          <w:marLeft w:val="480"/>
          <w:marRight w:val="0"/>
          <w:marTop w:val="0"/>
          <w:marBottom w:val="0"/>
          <w:divBdr>
            <w:top w:val="none" w:sz="0" w:space="0" w:color="auto"/>
            <w:left w:val="none" w:sz="0" w:space="0" w:color="auto"/>
            <w:bottom w:val="none" w:sz="0" w:space="0" w:color="auto"/>
            <w:right w:val="none" w:sz="0" w:space="0" w:color="auto"/>
          </w:divBdr>
        </w:div>
        <w:div w:id="601377245">
          <w:marLeft w:val="480"/>
          <w:marRight w:val="0"/>
          <w:marTop w:val="0"/>
          <w:marBottom w:val="0"/>
          <w:divBdr>
            <w:top w:val="none" w:sz="0" w:space="0" w:color="auto"/>
            <w:left w:val="none" w:sz="0" w:space="0" w:color="auto"/>
            <w:bottom w:val="none" w:sz="0" w:space="0" w:color="auto"/>
            <w:right w:val="none" w:sz="0" w:space="0" w:color="auto"/>
          </w:divBdr>
        </w:div>
        <w:div w:id="753160217">
          <w:marLeft w:val="480"/>
          <w:marRight w:val="0"/>
          <w:marTop w:val="0"/>
          <w:marBottom w:val="0"/>
          <w:divBdr>
            <w:top w:val="none" w:sz="0" w:space="0" w:color="auto"/>
            <w:left w:val="none" w:sz="0" w:space="0" w:color="auto"/>
            <w:bottom w:val="none" w:sz="0" w:space="0" w:color="auto"/>
            <w:right w:val="none" w:sz="0" w:space="0" w:color="auto"/>
          </w:divBdr>
        </w:div>
        <w:div w:id="759180395">
          <w:marLeft w:val="480"/>
          <w:marRight w:val="0"/>
          <w:marTop w:val="0"/>
          <w:marBottom w:val="0"/>
          <w:divBdr>
            <w:top w:val="none" w:sz="0" w:space="0" w:color="auto"/>
            <w:left w:val="none" w:sz="0" w:space="0" w:color="auto"/>
            <w:bottom w:val="none" w:sz="0" w:space="0" w:color="auto"/>
            <w:right w:val="none" w:sz="0" w:space="0" w:color="auto"/>
          </w:divBdr>
        </w:div>
        <w:div w:id="868641340">
          <w:marLeft w:val="480"/>
          <w:marRight w:val="0"/>
          <w:marTop w:val="0"/>
          <w:marBottom w:val="0"/>
          <w:divBdr>
            <w:top w:val="none" w:sz="0" w:space="0" w:color="auto"/>
            <w:left w:val="none" w:sz="0" w:space="0" w:color="auto"/>
            <w:bottom w:val="none" w:sz="0" w:space="0" w:color="auto"/>
            <w:right w:val="none" w:sz="0" w:space="0" w:color="auto"/>
          </w:divBdr>
        </w:div>
        <w:div w:id="932006635">
          <w:marLeft w:val="480"/>
          <w:marRight w:val="0"/>
          <w:marTop w:val="0"/>
          <w:marBottom w:val="0"/>
          <w:divBdr>
            <w:top w:val="none" w:sz="0" w:space="0" w:color="auto"/>
            <w:left w:val="none" w:sz="0" w:space="0" w:color="auto"/>
            <w:bottom w:val="none" w:sz="0" w:space="0" w:color="auto"/>
            <w:right w:val="none" w:sz="0" w:space="0" w:color="auto"/>
          </w:divBdr>
        </w:div>
        <w:div w:id="950938633">
          <w:marLeft w:val="480"/>
          <w:marRight w:val="0"/>
          <w:marTop w:val="0"/>
          <w:marBottom w:val="0"/>
          <w:divBdr>
            <w:top w:val="none" w:sz="0" w:space="0" w:color="auto"/>
            <w:left w:val="none" w:sz="0" w:space="0" w:color="auto"/>
            <w:bottom w:val="none" w:sz="0" w:space="0" w:color="auto"/>
            <w:right w:val="none" w:sz="0" w:space="0" w:color="auto"/>
          </w:divBdr>
        </w:div>
        <w:div w:id="1040084298">
          <w:marLeft w:val="480"/>
          <w:marRight w:val="0"/>
          <w:marTop w:val="0"/>
          <w:marBottom w:val="0"/>
          <w:divBdr>
            <w:top w:val="none" w:sz="0" w:space="0" w:color="auto"/>
            <w:left w:val="none" w:sz="0" w:space="0" w:color="auto"/>
            <w:bottom w:val="none" w:sz="0" w:space="0" w:color="auto"/>
            <w:right w:val="none" w:sz="0" w:space="0" w:color="auto"/>
          </w:divBdr>
        </w:div>
        <w:div w:id="1054428691">
          <w:marLeft w:val="480"/>
          <w:marRight w:val="0"/>
          <w:marTop w:val="0"/>
          <w:marBottom w:val="0"/>
          <w:divBdr>
            <w:top w:val="none" w:sz="0" w:space="0" w:color="auto"/>
            <w:left w:val="none" w:sz="0" w:space="0" w:color="auto"/>
            <w:bottom w:val="none" w:sz="0" w:space="0" w:color="auto"/>
            <w:right w:val="none" w:sz="0" w:space="0" w:color="auto"/>
          </w:divBdr>
        </w:div>
        <w:div w:id="1120146728">
          <w:marLeft w:val="480"/>
          <w:marRight w:val="0"/>
          <w:marTop w:val="0"/>
          <w:marBottom w:val="0"/>
          <w:divBdr>
            <w:top w:val="none" w:sz="0" w:space="0" w:color="auto"/>
            <w:left w:val="none" w:sz="0" w:space="0" w:color="auto"/>
            <w:bottom w:val="none" w:sz="0" w:space="0" w:color="auto"/>
            <w:right w:val="none" w:sz="0" w:space="0" w:color="auto"/>
          </w:divBdr>
        </w:div>
        <w:div w:id="1222447869">
          <w:marLeft w:val="480"/>
          <w:marRight w:val="0"/>
          <w:marTop w:val="0"/>
          <w:marBottom w:val="0"/>
          <w:divBdr>
            <w:top w:val="none" w:sz="0" w:space="0" w:color="auto"/>
            <w:left w:val="none" w:sz="0" w:space="0" w:color="auto"/>
            <w:bottom w:val="none" w:sz="0" w:space="0" w:color="auto"/>
            <w:right w:val="none" w:sz="0" w:space="0" w:color="auto"/>
          </w:divBdr>
        </w:div>
        <w:div w:id="1253465516">
          <w:marLeft w:val="480"/>
          <w:marRight w:val="0"/>
          <w:marTop w:val="0"/>
          <w:marBottom w:val="0"/>
          <w:divBdr>
            <w:top w:val="none" w:sz="0" w:space="0" w:color="auto"/>
            <w:left w:val="none" w:sz="0" w:space="0" w:color="auto"/>
            <w:bottom w:val="none" w:sz="0" w:space="0" w:color="auto"/>
            <w:right w:val="none" w:sz="0" w:space="0" w:color="auto"/>
          </w:divBdr>
        </w:div>
        <w:div w:id="1317732546">
          <w:marLeft w:val="480"/>
          <w:marRight w:val="0"/>
          <w:marTop w:val="0"/>
          <w:marBottom w:val="0"/>
          <w:divBdr>
            <w:top w:val="none" w:sz="0" w:space="0" w:color="auto"/>
            <w:left w:val="none" w:sz="0" w:space="0" w:color="auto"/>
            <w:bottom w:val="none" w:sz="0" w:space="0" w:color="auto"/>
            <w:right w:val="none" w:sz="0" w:space="0" w:color="auto"/>
          </w:divBdr>
        </w:div>
        <w:div w:id="1346596311">
          <w:marLeft w:val="480"/>
          <w:marRight w:val="0"/>
          <w:marTop w:val="0"/>
          <w:marBottom w:val="0"/>
          <w:divBdr>
            <w:top w:val="none" w:sz="0" w:space="0" w:color="auto"/>
            <w:left w:val="none" w:sz="0" w:space="0" w:color="auto"/>
            <w:bottom w:val="none" w:sz="0" w:space="0" w:color="auto"/>
            <w:right w:val="none" w:sz="0" w:space="0" w:color="auto"/>
          </w:divBdr>
        </w:div>
        <w:div w:id="1432897933">
          <w:marLeft w:val="480"/>
          <w:marRight w:val="0"/>
          <w:marTop w:val="0"/>
          <w:marBottom w:val="0"/>
          <w:divBdr>
            <w:top w:val="none" w:sz="0" w:space="0" w:color="auto"/>
            <w:left w:val="none" w:sz="0" w:space="0" w:color="auto"/>
            <w:bottom w:val="none" w:sz="0" w:space="0" w:color="auto"/>
            <w:right w:val="none" w:sz="0" w:space="0" w:color="auto"/>
          </w:divBdr>
        </w:div>
        <w:div w:id="1525022759">
          <w:marLeft w:val="480"/>
          <w:marRight w:val="0"/>
          <w:marTop w:val="0"/>
          <w:marBottom w:val="0"/>
          <w:divBdr>
            <w:top w:val="none" w:sz="0" w:space="0" w:color="auto"/>
            <w:left w:val="none" w:sz="0" w:space="0" w:color="auto"/>
            <w:bottom w:val="none" w:sz="0" w:space="0" w:color="auto"/>
            <w:right w:val="none" w:sz="0" w:space="0" w:color="auto"/>
          </w:divBdr>
        </w:div>
        <w:div w:id="1624455188">
          <w:marLeft w:val="480"/>
          <w:marRight w:val="0"/>
          <w:marTop w:val="0"/>
          <w:marBottom w:val="0"/>
          <w:divBdr>
            <w:top w:val="none" w:sz="0" w:space="0" w:color="auto"/>
            <w:left w:val="none" w:sz="0" w:space="0" w:color="auto"/>
            <w:bottom w:val="none" w:sz="0" w:space="0" w:color="auto"/>
            <w:right w:val="none" w:sz="0" w:space="0" w:color="auto"/>
          </w:divBdr>
        </w:div>
        <w:div w:id="1634483693">
          <w:marLeft w:val="480"/>
          <w:marRight w:val="0"/>
          <w:marTop w:val="0"/>
          <w:marBottom w:val="0"/>
          <w:divBdr>
            <w:top w:val="none" w:sz="0" w:space="0" w:color="auto"/>
            <w:left w:val="none" w:sz="0" w:space="0" w:color="auto"/>
            <w:bottom w:val="none" w:sz="0" w:space="0" w:color="auto"/>
            <w:right w:val="none" w:sz="0" w:space="0" w:color="auto"/>
          </w:divBdr>
        </w:div>
        <w:div w:id="1662151010">
          <w:marLeft w:val="480"/>
          <w:marRight w:val="0"/>
          <w:marTop w:val="0"/>
          <w:marBottom w:val="0"/>
          <w:divBdr>
            <w:top w:val="none" w:sz="0" w:space="0" w:color="auto"/>
            <w:left w:val="none" w:sz="0" w:space="0" w:color="auto"/>
            <w:bottom w:val="none" w:sz="0" w:space="0" w:color="auto"/>
            <w:right w:val="none" w:sz="0" w:space="0" w:color="auto"/>
          </w:divBdr>
        </w:div>
        <w:div w:id="1679230631">
          <w:marLeft w:val="480"/>
          <w:marRight w:val="0"/>
          <w:marTop w:val="0"/>
          <w:marBottom w:val="0"/>
          <w:divBdr>
            <w:top w:val="none" w:sz="0" w:space="0" w:color="auto"/>
            <w:left w:val="none" w:sz="0" w:space="0" w:color="auto"/>
            <w:bottom w:val="none" w:sz="0" w:space="0" w:color="auto"/>
            <w:right w:val="none" w:sz="0" w:space="0" w:color="auto"/>
          </w:divBdr>
        </w:div>
        <w:div w:id="1800345323">
          <w:marLeft w:val="480"/>
          <w:marRight w:val="0"/>
          <w:marTop w:val="0"/>
          <w:marBottom w:val="0"/>
          <w:divBdr>
            <w:top w:val="none" w:sz="0" w:space="0" w:color="auto"/>
            <w:left w:val="none" w:sz="0" w:space="0" w:color="auto"/>
            <w:bottom w:val="none" w:sz="0" w:space="0" w:color="auto"/>
            <w:right w:val="none" w:sz="0" w:space="0" w:color="auto"/>
          </w:divBdr>
        </w:div>
        <w:div w:id="1827161627">
          <w:marLeft w:val="480"/>
          <w:marRight w:val="0"/>
          <w:marTop w:val="0"/>
          <w:marBottom w:val="0"/>
          <w:divBdr>
            <w:top w:val="none" w:sz="0" w:space="0" w:color="auto"/>
            <w:left w:val="none" w:sz="0" w:space="0" w:color="auto"/>
            <w:bottom w:val="none" w:sz="0" w:space="0" w:color="auto"/>
            <w:right w:val="none" w:sz="0" w:space="0" w:color="auto"/>
          </w:divBdr>
        </w:div>
        <w:div w:id="1829249556">
          <w:marLeft w:val="480"/>
          <w:marRight w:val="0"/>
          <w:marTop w:val="0"/>
          <w:marBottom w:val="0"/>
          <w:divBdr>
            <w:top w:val="none" w:sz="0" w:space="0" w:color="auto"/>
            <w:left w:val="none" w:sz="0" w:space="0" w:color="auto"/>
            <w:bottom w:val="none" w:sz="0" w:space="0" w:color="auto"/>
            <w:right w:val="none" w:sz="0" w:space="0" w:color="auto"/>
          </w:divBdr>
        </w:div>
        <w:div w:id="2002342600">
          <w:marLeft w:val="480"/>
          <w:marRight w:val="0"/>
          <w:marTop w:val="0"/>
          <w:marBottom w:val="0"/>
          <w:divBdr>
            <w:top w:val="none" w:sz="0" w:space="0" w:color="auto"/>
            <w:left w:val="none" w:sz="0" w:space="0" w:color="auto"/>
            <w:bottom w:val="none" w:sz="0" w:space="0" w:color="auto"/>
            <w:right w:val="none" w:sz="0" w:space="0" w:color="auto"/>
          </w:divBdr>
        </w:div>
      </w:divsChild>
    </w:div>
    <w:div w:id="677586258">
      <w:bodyDiv w:val="1"/>
      <w:marLeft w:val="0"/>
      <w:marRight w:val="0"/>
      <w:marTop w:val="0"/>
      <w:marBottom w:val="0"/>
      <w:divBdr>
        <w:top w:val="none" w:sz="0" w:space="0" w:color="auto"/>
        <w:left w:val="none" w:sz="0" w:space="0" w:color="auto"/>
        <w:bottom w:val="none" w:sz="0" w:space="0" w:color="auto"/>
        <w:right w:val="none" w:sz="0" w:space="0" w:color="auto"/>
      </w:divBdr>
    </w:div>
    <w:div w:id="682129389">
      <w:bodyDiv w:val="1"/>
      <w:marLeft w:val="0"/>
      <w:marRight w:val="0"/>
      <w:marTop w:val="0"/>
      <w:marBottom w:val="0"/>
      <w:divBdr>
        <w:top w:val="none" w:sz="0" w:space="0" w:color="auto"/>
        <w:left w:val="none" w:sz="0" w:space="0" w:color="auto"/>
        <w:bottom w:val="none" w:sz="0" w:space="0" w:color="auto"/>
        <w:right w:val="none" w:sz="0" w:space="0" w:color="auto"/>
      </w:divBdr>
      <w:divsChild>
        <w:div w:id="61029616">
          <w:marLeft w:val="480"/>
          <w:marRight w:val="0"/>
          <w:marTop w:val="0"/>
          <w:marBottom w:val="0"/>
          <w:divBdr>
            <w:top w:val="none" w:sz="0" w:space="0" w:color="auto"/>
            <w:left w:val="none" w:sz="0" w:space="0" w:color="auto"/>
            <w:bottom w:val="none" w:sz="0" w:space="0" w:color="auto"/>
            <w:right w:val="none" w:sz="0" w:space="0" w:color="auto"/>
          </w:divBdr>
        </w:div>
        <w:div w:id="281156697">
          <w:marLeft w:val="480"/>
          <w:marRight w:val="0"/>
          <w:marTop w:val="0"/>
          <w:marBottom w:val="0"/>
          <w:divBdr>
            <w:top w:val="none" w:sz="0" w:space="0" w:color="auto"/>
            <w:left w:val="none" w:sz="0" w:space="0" w:color="auto"/>
            <w:bottom w:val="none" w:sz="0" w:space="0" w:color="auto"/>
            <w:right w:val="none" w:sz="0" w:space="0" w:color="auto"/>
          </w:divBdr>
        </w:div>
        <w:div w:id="284655613">
          <w:marLeft w:val="480"/>
          <w:marRight w:val="0"/>
          <w:marTop w:val="0"/>
          <w:marBottom w:val="0"/>
          <w:divBdr>
            <w:top w:val="none" w:sz="0" w:space="0" w:color="auto"/>
            <w:left w:val="none" w:sz="0" w:space="0" w:color="auto"/>
            <w:bottom w:val="none" w:sz="0" w:space="0" w:color="auto"/>
            <w:right w:val="none" w:sz="0" w:space="0" w:color="auto"/>
          </w:divBdr>
        </w:div>
        <w:div w:id="453257708">
          <w:marLeft w:val="480"/>
          <w:marRight w:val="0"/>
          <w:marTop w:val="0"/>
          <w:marBottom w:val="0"/>
          <w:divBdr>
            <w:top w:val="none" w:sz="0" w:space="0" w:color="auto"/>
            <w:left w:val="none" w:sz="0" w:space="0" w:color="auto"/>
            <w:bottom w:val="none" w:sz="0" w:space="0" w:color="auto"/>
            <w:right w:val="none" w:sz="0" w:space="0" w:color="auto"/>
          </w:divBdr>
        </w:div>
        <w:div w:id="467623634">
          <w:marLeft w:val="480"/>
          <w:marRight w:val="0"/>
          <w:marTop w:val="0"/>
          <w:marBottom w:val="0"/>
          <w:divBdr>
            <w:top w:val="none" w:sz="0" w:space="0" w:color="auto"/>
            <w:left w:val="none" w:sz="0" w:space="0" w:color="auto"/>
            <w:bottom w:val="none" w:sz="0" w:space="0" w:color="auto"/>
            <w:right w:val="none" w:sz="0" w:space="0" w:color="auto"/>
          </w:divBdr>
        </w:div>
        <w:div w:id="481236324">
          <w:marLeft w:val="480"/>
          <w:marRight w:val="0"/>
          <w:marTop w:val="0"/>
          <w:marBottom w:val="0"/>
          <w:divBdr>
            <w:top w:val="none" w:sz="0" w:space="0" w:color="auto"/>
            <w:left w:val="none" w:sz="0" w:space="0" w:color="auto"/>
            <w:bottom w:val="none" w:sz="0" w:space="0" w:color="auto"/>
            <w:right w:val="none" w:sz="0" w:space="0" w:color="auto"/>
          </w:divBdr>
        </w:div>
        <w:div w:id="481777249">
          <w:marLeft w:val="480"/>
          <w:marRight w:val="0"/>
          <w:marTop w:val="0"/>
          <w:marBottom w:val="0"/>
          <w:divBdr>
            <w:top w:val="none" w:sz="0" w:space="0" w:color="auto"/>
            <w:left w:val="none" w:sz="0" w:space="0" w:color="auto"/>
            <w:bottom w:val="none" w:sz="0" w:space="0" w:color="auto"/>
            <w:right w:val="none" w:sz="0" w:space="0" w:color="auto"/>
          </w:divBdr>
        </w:div>
        <w:div w:id="538515252">
          <w:marLeft w:val="480"/>
          <w:marRight w:val="0"/>
          <w:marTop w:val="0"/>
          <w:marBottom w:val="0"/>
          <w:divBdr>
            <w:top w:val="none" w:sz="0" w:space="0" w:color="auto"/>
            <w:left w:val="none" w:sz="0" w:space="0" w:color="auto"/>
            <w:bottom w:val="none" w:sz="0" w:space="0" w:color="auto"/>
            <w:right w:val="none" w:sz="0" w:space="0" w:color="auto"/>
          </w:divBdr>
        </w:div>
        <w:div w:id="681395455">
          <w:marLeft w:val="480"/>
          <w:marRight w:val="0"/>
          <w:marTop w:val="0"/>
          <w:marBottom w:val="0"/>
          <w:divBdr>
            <w:top w:val="none" w:sz="0" w:space="0" w:color="auto"/>
            <w:left w:val="none" w:sz="0" w:space="0" w:color="auto"/>
            <w:bottom w:val="none" w:sz="0" w:space="0" w:color="auto"/>
            <w:right w:val="none" w:sz="0" w:space="0" w:color="auto"/>
          </w:divBdr>
        </w:div>
        <w:div w:id="786659072">
          <w:marLeft w:val="480"/>
          <w:marRight w:val="0"/>
          <w:marTop w:val="0"/>
          <w:marBottom w:val="0"/>
          <w:divBdr>
            <w:top w:val="none" w:sz="0" w:space="0" w:color="auto"/>
            <w:left w:val="none" w:sz="0" w:space="0" w:color="auto"/>
            <w:bottom w:val="none" w:sz="0" w:space="0" w:color="auto"/>
            <w:right w:val="none" w:sz="0" w:space="0" w:color="auto"/>
          </w:divBdr>
        </w:div>
        <w:div w:id="815873840">
          <w:marLeft w:val="480"/>
          <w:marRight w:val="0"/>
          <w:marTop w:val="0"/>
          <w:marBottom w:val="0"/>
          <w:divBdr>
            <w:top w:val="none" w:sz="0" w:space="0" w:color="auto"/>
            <w:left w:val="none" w:sz="0" w:space="0" w:color="auto"/>
            <w:bottom w:val="none" w:sz="0" w:space="0" w:color="auto"/>
            <w:right w:val="none" w:sz="0" w:space="0" w:color="auto"/>
          </w:divBdr>
        </w:div>
        <w:div w:id="873615565">
          <w:marLeft w:val="480"/>
          <w:marRight w:val="0"/>
          <w:marTop w:val="0"/>
          <w:marBottom w:val="0"/>
          <w:divBdr>
            <w:top w:val="none" w:sz="0" w:space="0" w:color="auto"/>
            <w:left w:val="none" w:sz="0" w:space="0" w:color="auto"/>
            <w:bottom w:val="none" w:sz="0" w:space="0" w:color="auto"/>
            <w:right w:val="none" w:sz="0" w:space="0" w:color="auto"/>
          </w:divBdr>
        </w:div>
        <w:div w:id="886070712">
          <w:marLeft w:val="480"/>
          <w:marRight w:val="0"/>
          <w:marTop w:val="0"/>
          <w:marBottom w:val="0"/>
          <w:divBdr>
            <w:top w:val="none" w:sz="0" w:space="0" w:color="auto"/>
            <w:left w:val="none" w:sz="0" w:space="0" w:color="auto"/>
            <w:bottom w:val="none" w:sz="0" w:space="0" w:color="auto"/>
            <w:right w:val="none" w:sz="0" w:space="0" w:color="auto"/>
          </w:divBdr>
        </w:div>
        <w:div w:id="925462699">
          <w:marLeft w:val="480"/>
          <w:marRight w:val="0"/>
          <w:marTop w:val="0"/>
          <w:marBottom w:val="0"/>
          <w:divBdr>
            <w:top w:val="none" w:sz="0" w:space="0" w:color="auto"/>
            <w:left w:val="none" w:sz="0" w:space="0" w:color="auto"/>
            <w:bottom w:val="none" w:sz="0" w:space="0" w:color="auto"/>
            <w:right w:val="none" w:sz="0" w:space="0" w:color="auto"/>
          </w:divBdr>
        </w:div>
        <w:div w:id="993489585">
          <w:marLeft w:val="480"/>
          <w:marRight w:val="0"/>
          <w:marTop w:val="0"/>
          <w:marBottom w:val="0"/>
          <w:divBdr>
            <w:top w:val="none" w:sz="0" w:space="0" w:color="auto"/>
            <w:left w:val="none" w:sz="0" w:space="0" w:color="auto"/>
            <w:bottom w:val="none" w:sz="0" w:space="0" w:color="auto"/>
            <w:right w:val="none" w:sz="0" w:space="0" w:color="auto"/>
          </w:divBdr>
        </w:div>
        <w:div w:id="1051996596">
          <w:marLeft w:val="480"/>
          <w:marRight w:val="0"/>
          <w:marTop w:val="0"/>
          <w:marBottom w:val="0"/>
          <w:divBdr>
            <w:top w:val="none" w:sz="0" w:space="0" w:color="auto"/>
            <w:left w:val="none" w:sz="0" w:space="0" w:color="auto"/>
            <w:bottom w:val="none" w:sz="0" w:space="0" w:color="auto"/>
            <w:right w:val="none" w:sz="0" w:space="0" w:color="auto"/>
          </w:divBdr>
        </w:div>
        <w:div w:id="1323658536">
          <w:marLeft w:val="480"/>
          <w:marRight w:val="0"/>
          <w:marTop w:val="0"/>
          <w:marBottom w:val="0"/>
          <w:divBdr>
            <w:top w:val="none" w:sz="0" w:space="0" w:color="auto"/>
            <w:left w:val="none" w:sz="0" w:space="0" w:color="auto"/>
            <w:bottom w:val="none" w:sz="0" w:space="0" w:color="auto"/>
            <w:right w:val="none" w:sz="0" w:space="0" w:color="auto"/>
          </w:divBdr>
        </w:div>
        <w:div w:id="1338580778">
          <w:marLeft w:val="480"/>
          <w:marRight w:val="0"/>
          <w:marTop w:val="0"/>
          <w:marBottom w:val="0"/>
          <w:divBdr>
            <w:top w:val="none" w:sz="0" w:space="0" w:color="auto"/>
            <w:left w:val="none" w:sz="0" w:space="0" w:color="auto"/>
            <w:bottom w:val="none" w:sz="0" w:space="0" w:color="auto"/>
            <w:right w:val="none" w:sz="0" w:space="0" w:color="auto"/>
          </w:divBdr>
        </w:div>
        <w:div w:id="1344864259">
          <w:marLeft w:val="480"/>
          <w:marRight w:val="0"/>
          <w:marTop w:val="0"/>
          <w:marBottom w:val="0"/>
          <w:divBdr>
            <w:top w:val="none" w:sz="0" w:space="0" w:color="auto"/>
            <w:left w:val="none" w:sz="0" w:space="0" w:color="auto"/>
            <w:bottom w:val="none" w:sz="0" w:space="0" w:color="auto"/>
            <w:right w:val="none" w:sz="0" w:space="0" w:color="auto"/>
          </w:divBdr>
        </w:div>
        <w:div w:id="1364210427">
          <w:marLeft w:val="480"/>
          <w:marRight w:val="0"/>
          <w:marTop w:val="0"/>
          <w:marBottom w:val="0"/>
          <w:divBdr>
            <w:top w:val="none" w:sz="0" w:space="0" w:color="auto"/>
            <w:left w:val="none" w:sz="0" w:space="0" w:color="auto"/>
            <w:bottom w:val="none" w:sz="0" w:space="0" w:color="auto"/>
            <w:right w:val="none" w:sz="0" w:space="0" w:color="auto"/>
          </w:divBdr>
        </w:div>
        <w:div w:id="1477458214">
          <w:marLeft w:val="480"/>
          <w:marRight w:val="0"/>
          <w:marTop w:val="0"/>
          <w:marBottom w:val="0"/>
          <w:divBdr>
            <w:top w:val="none" w:sz="0" w:space="0" w:color="auto"/>
            <w:left w:val="none" w:sz="0" w:space="0" w:color="auto"/>
            <w:bottom w:val="none" w:sz="0" w:space="0" w:color="auto"/>
            <w:right w:val="none" w:sz="0" w:space="0" w:color="auto"/>
          </w:divBdr>
        </w:div>
        <w:div w:id="1593970196">
          <w:marLeft w:val="480"/>
          <w:marRight w:val="0"/>
          <w:marTop w:val="0"/>
          <w:marBottom w:val="0"/>
          <w:divBdr>
            <w:top w:val="none" w:sz="0" w:space="0" w:color="auto"/>
            <w:left w:val="none" w:sz="0" w:space="0" w:color="auto"/>
            <w:bottom w:val="none" w:sz="0" w:space="0" w:color="auto"/>
            <w:right w:val="none" w:sz="0" w:space="0" w:color="auto"/>
          </w:divBdr>
        </w:div>
        <w:div w:id="1617835031">
          <w:marLeft w:val="480"/>
          <w:marRight w:val="0"/>
          <w:marTop w:val="0"/>
          <w:marBottom w:val="0"/>
          <w:divBdr>
            <w:top w:val="none" w:sz="0" w:space="0" w:color="auto"/>
            <w:left w:val="none" w:sz="0" w:space="0" w:color="auto"/>
            <w:bottom w:val="none" w:sz="0" w:space="0" w:color="auto"/>
            <w:right w:val="none" w:sz="0" w:space="0" w:color="auto"/>
          </w:divBdr>
        </w:div>
        <w:div w:id="1621835708">
          <w:marLeft w:val="480"/>
          <w:marRight w:val="0"/>
          <w:marTop w:val="0"/>
          <w:marBottom w:val="0"/>
          <w:divBdr>
            <w:top w:val="none" w:sz="0" w:space="0" w:color="auto"/>
            <w:left w:val="none" w:sz="0" w:space="0" w:color="auto"/>
            <w:bottom w:val="none" w:sz="0" w:space="0" w:color="auto"/>
            <w:right w:val="none" w:sz="0" w:space="0" w:color="auto"/>
          </w:divBdr>
        </w:div>
        <w:div w:id="1702631285">
          <w:marLeft w:val="480"/>
          <w:marRight w:val="0"/>
          <w:marTop w:val="0"/>
          <w:marBottom w:val="0"/>
          <w:divBdr>
            <w:top w:val="none" w:sz="0" w:space="0" w:color="auto"/>
            <w:left w:val="none" w:sz="0" w:space="0" w:color="auto"/>
            <w:bottom w:val="none" w:sz="0" w:space="0" w:color="auto"/>
            <w:right w:val="none" w:sz="0" w:space="0" w:color="auto"/>
          </w:divBdr>
        </w:div>
        <w:div w:id="1773207577">
          <w:marLeft w:val="480"/>
          <w:marRight w:val="0"/>
          <w:marTop w:val="0"/>
          <w:marBottom w:val="0"/>
          <w:divBdr>
            <w:top w:val="none" w:sz="0" w:space="0" w:color="auto"/>
            <w:left w:val="none" w:sz="0" w:space="0" w:color="auto"/>
            <w:bottom w:val="none" w:sz="0" w:space="0" w:color="auto"/>
            <w:right w:val="none" w:sz="0" w:space="0" w:color="auto"/>
          </w:divBdr>
        </w:div>
        <w:div w:id="1818767988">
          <w:marLeft w:val="480"/>
          <w:marRight w:val="0"/>
          <w:marTop w:val="0"/>
          <w:marBottom w:val="0"/>
          <w:divBdr>
            <w:top w:val="none" w:sz="0" w:space="0" w:color="auto"/>
            <w:left w:val="none" w:sz="0" w:space="0" w:color="auto"/>
            <w:bottom w:val="none" w:sz="0" w:space="0" w:color="auto"/>
            <w:right w:val="none" w:sz="0" w:space="0" w:color="auto"/>
          </w:divBdr>
        </w:div>
        <w:div w:id="1896771686">
          <w:marLeft w:val="480"/>
          <w:marRight w:val="0"/>
          <w:marTop w:val="0"/>
          <w:marBottom w:val="0"/>
          <w:divBdr>
            <w:top w:val="none" w:sz="0" w:space="0" w:color="auto"/>
            <w:left w:val="none" w:sz="0" w:space="0" w:color="auto"/>
            <w:bottom w:val="none" w:sz="0" w:space="0" w:color="auto"/>
            <w:right w:val="none" w:sz="0" w:space="0" w:color="auto"/>
          </w:divBdr>
        </w:div>
        <w:div w:id="1933315484">
          <w:marLeft w:val="480"/>
          <w:marRight w:val="0"/>
          <w:marTop w:val="0"/>
          <w:marBottom w:val="0"/>
          <w:divBdr>
            <w:top w:val="none" w:sz="0" w:space="0" w:color="auto"/>
            <w:left w:val="none" w:sz="0" w:space="0" w:color="auto"/>
            <w:bottom w:val="none" w:sz="0" w:space="0" w:color="auto"/>
            <w:right w:val="none" w:sz="0" w:space="0" w:color="auto"/>
          </w:divBdr>
        </w:div>
        <w:div w:id="1963535942">
          <w:marLeft w:val="480"/>
          <w:marRight w:val="0"/>
          <w:marTop w:val="0"/>
          <w:marBottom w:val="0"/>
          <w:divBdr>
            <w:top w:val="none" w:sz="0" w:space="0" w:color="auto"/>
            <w:left w:val="none" w:sz="0" w:space="0" w:color="auto"/>
            <w:bottom w:val="none" w:sz="0" w:space="0" w:color="auto"/>
            <w:right w:val="none" w:sz="0" w:space="0" w:color="auto"/>
          </w:divBdr>
        </w:div>
        <w:div w:id="1983386659">
          <w:marLeft w:val="480"/>
          <w:marRight w:val="0"/>
          <w:marTop w:val="0"/>
          <w:marBottom w:val="0"/>
          <w:divBdr>
            <w:top w:val="none" w:sz="0" w:space="0" w:color="auto"/>
            <w:left w:val="none" w:sz="0" w:space="0" w:color="auto"/>
            <w:bottom w:val="none" w:sz="0" w:space="0" w:color="auto"/>
            <w:right w:val="none" w:sz="0" w:space="0" w:color="auto"/>
          </w:divBdr>
        </w:div>
        <w:div w:id="2138065347">
          <w:marLeft w:val="480"/>
          <w:marRight w:val="0"/>
          <w:marTop w:val="0"/>
          <w:marBottom w:val="0"/>
          <w:divBdr>
            <w:top w:val="none" w:sz="0" w:space="0" w:color="auto"/>
            <w:left w:val="none" w:sz="0" w:space="0" w:color="auto"/>
            <w:bottom w:val="none" w:sz="0" w:space="0" w:color="auto"/>
            <w:right w:val="none" w:sz="0" w:space="0" w:color="auto"/>
          </w:divBdr>
        </w:div>
        <w:div w:id="2142570664">
          <w:marLeft w:val="480"/>
          <w:marRight w:val="0"/>
          <w:marTop w:val="0"/>
          <w:marBottom w:val="0"/>
          <w:divBdr>
            <w:top w:val="none" w:sz="0" w:space="0" w:color="auto"/>
            <w:left w:val="none" w:sz="0" w:space="0" w:color="auto"/>
            <w:bottom w:val="none" w:sz="0" w:space="0" w:color="auto"/>
            <w:right w:val="none" w:sz="0" w:space="0" w:color="auto"/>
          </w:divBdr>
        </w:div>
      </w:divsChild>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4596261">
      <w:bodyDiv w:val="1"/>
      <w:marLeft w:val="0"/>
      <w:marRight w:val="0"/>
      <w:marTop w:val="0"/>
      <w:marBottom w:val="0"/>
      <w:divBdr>
        <w:top w:val="none" w:sz="0" w:space="0" w:color="auto"/>
        <w:left w:val="none" w:sz="0" w:space="0" w:color="auto"/>
        <w:bottom w:val="none" w:sz="0" w:space="0" w:color="auto"/>
        <w:right w:val="none" w:sz="0" w:space="0" w:color="auto"/>
      </w:divBdr>
    </w:div>
    <w:div w:id="704912509">
      <w:bodyDiv w:val="1"/>
      <w:marLeft w:val="0"/>
      <w:marRight w:val="0"/>
      <w:marTop w:val="0"/>
      <w:marBottom w:val="0"/>
      <w:divBdr>
        <w:top w:val="none" w:sz="0" w:space="0" w:color="auto"/>
        <w:left w:val="none" w:sz="0" w:space="0" w:color="auto"/>
        <w:bottom w:val="none" w:sz="0" w:space="0" w:color="auto"/>
        <w:right w:val="none" w:sz="0" w:space="0" w:color="auto"/>
      </w:divBdr>
    </w:div>
    <w:div w:id="706490447">
      <w:bodyDiv w:val="1"/>
      <w:marLeft w:val="0"/>
      <w:marRight w:val="0"/>
      <w:marTop w:val="0"/>
      <w:marBottom w:val="0"/>
      <w:divBdr>
        <w:top w:val="none" w:sz="0" w:space="0" w:color="auto"/>
        <w:left w:val="none" w:sz="0" w:space="0" w:color="auto"/>
        <w:bottom w:val="none" w:sz="0" w:space="0" w:color="auto"/>
        <w:right w:val="none" w:sz="0" w:space="0" w:color="auto"/>
      </w:divBdr>
    </w:div>
    <w:div w:id="731850762">
      <w:bodyDiv w:val="1"/>
      <w:marLeft w:val="0"/>
      <w:marRight w:val="0"/>
      <w:marTop w:val="0"/>
      <w:marBottom w:val="0"/>
      <w:divBdr>
        <w:top w:val="none" w:sz="0" w:space="0" w:color="auto"/>
        <w:left w:val="none" w:sz="0" w:space="0" w:color="auto"/>
        <w:bottom w:val="none" w:sz="0" w:space="0" w:color="auto"/>
        <w:right w:val="none" w:sz="0" w:space="0" w:color="auto"/>
      </w:divBdr>
      <w:divsChild>
        <w:div w:id="11499103">
          <w:marLeft w:val="480"/>
          <w:marRight w:val="0"/>
          <w:marTop w:val="0"/>
          <w:marBottom w:val="0"/>
          <w:divBdr>
            <w:top w:val="none" w:sz="0" w:space="0" w:color="auto"/>
            <w:left w:val="none" w:sz="0" w:space="0" w:color="auto"/>
            <w:bottom w:val="none" w:sz="0" w:space="0" w:color="auto"/>
            <w:right w:val="none" w:sz="0" w:space="0" w:color="auto"/>
          </w:divBdr>
        </w:div>
        <w:div w:id="106313752">
          <w:marLeft w:val="480"/>
          <w:marRight w:val="0"/>
          <w:marTop w:val="0"/>
          <w:marBottom w:val="0"/>
          <w:divBdr>
            <w:top w:val="none" w:sz="0" w:space="0" w:color="auto"/>
            <w:left w:val="none" w:sz="0" w:space="0" w:color="auto"/>
            <w:bottom w:val="none" w:sz="0" w:space="0" w:color="auto"/>
            <w:right w:val="none" w:sz="0" w:space="0" w:color="auto"/>
          </w:divBdr>
        </w:div>
        <w:div w:id="225191542">
          <w:marLeft w:val="480"/>
          <w:marRight w:val="0"/>
          <w:marTop w:val="0"/>
          <w:marBottom w:val="0"/>
          <w:divBdr>
            <w:top w:val="none" w:sz="0" w:space="0" w:color="auto"/>
            <w:left w:val="none" w:sz="0" w:space="0" w:color="auto"/>
            <w:bottom w:val="none" w:sz="0" w:space="0" w:color="auto"/>
            <w:right w:val="none" w:sz="0" w:space="0" w:color="auto"/>
          </w:divBdr>
        </w:div>
        <w:div w:id="313535423">
          <w:marLeft w:val="480"/>
          <w:marRight w:val="0"/>
          <w:marTop w:val="0"/>
          <w:marBottom w:val="0"/>
          <w:divBdr>
            <w:top w:val="none" w:sz="0" w:space="0" w:color="auto"/>
            <w:left w:val="none" w:sz="0" w:space="0" w:color="auto"/>
            <w:bottom w:val="none" w:sz="0" w:space="0" w:color="auto"/>
            <w:right w:val="none" w:sz="0" w:space="0" w:color="auto"/>
          </w:divBdr>
        </w:div>
        <w:div w:id="402528885">
          <w:marLeft w:val="480"/>
          <w:marRight w:val="0"/>
          <w:marTop w:val="0"/>
          <w:marBottom w:val="0"/>
          <w:divBdr>
            <w:top w:val="none" w:sz="0" w:space="0" w:color="auto"/>
            <w:left w:val="none" w:sz="0" w:space="0" w:color="auto"/>
            <w:bottom w:val="none" w:sz="0" w:space="0" w:color="auto"/>
            <w:right w:val="none" w:sz="0" w:space="0" w:color="auto"/>
          </w:divBdr>
        </w:div>
        <w:div w:id="669211890">
          <w:marLeft w:val="480"/>
          <w:marRight w:val="0"/>
          <w:marTop w:val="0"/>
          <w:marBottom w:val="0"/>
          <w:divBdr>
            <w:top w:val="none" w:sz="0" w:space="0" w:color="auto"/>
            <w:left w:val="none" w:sz="0" w:space="0" w:color="auto"/>
            <w:bottom w:val="none" w:sz="0" w:space="0" w:color="auto"/>
            <w:right w:val="none" w:sz="0" w:space="0" w:color="auto"/>
          </w:divBdr>
        </w:div>
        <w:div w:id="724328411">
          <w:marLeft w:val="480"/>
          <w:marRight w:val="0"/>
          <w:marTop w:val="0"/>
          <w:marBottom w:val="0"/>
          <w:divBdr>
            <w:top w:val="none" w:sz="0" w:space="0" w:color="auto"/>
            <w:left w:val="none" w:sz="0" w:space="0" w:color="auto"/>
            <w:bottom w:val="none" w:sz="0" w:space="0" w:color="auto"/>
            <w:right w:val="none" w:sz="0" w:space="0" w:color="auto"/>
          </w:divBdr>
        </w:div>
        <w:div w:id="859704342">
          <w:marLeft w:val="480"/>
          <w:marRight w:val="0"/>
          <w:marTop w:val="0"/>
          <w:marBottom w:val="0"/>
          <w:divBdr>
            <w:top w:val="none" w:sz="0" w:space="0" w:color="auto"/>
            <w:left w:val="none" w:sz="0" w:space="0" w:color="auto"/>
            <w:bottom w:val="none" w:sz="0" w:space="0" w:color="auto"/>
            <w:right w:val="none" w:sz="0" w:space="0" w:color="auto"/>
          </w:divBdr>
        </w:div>
        <w:div w:id="884760134">
          <w:marLeft w:val="480"/>
          <w:marRight w:val="0"/>
          <w:marTop w:val="0"/>
          <w:marBottom w:val="0"/>
          <w:divBdr>
            <w:top w:val="none" w:sz="0" w:space="0" w:color="auto"/>
            <w:left w:val="none" w:sz="0" w:space="0" w:color="auto"/>
            <w:bottom w:val="none" w:sz="0" w:space="0" w:color="auto"/>
            <w:right w:val="none" w:sz="0" w:space="0" w:color="auto"/>
          </w:divBdr>
        </w:div>
        <w:div w:id="927735327">
          <w:marLeft w:val="480"/>
          <w:marRight w:val="0"/>
          <w:marTop w:val="0"/>
          <w:marBottom w:val="0"/>
          <w:divBdr>
            <w:top w:val="none" w:sz="0" w:space="0" w:color="auto"/>
            <w:left w:val="none" w:sz="0" w:space="0" w:color="auto"/>
            <w:bottom w:val="none" w:sz="0" w:space="0" w:color="auto"/>
            <w:right w:val="none" w:sz="0" w:space="0" w:color="auto"/>
          </w:divBdr>
        </w:div>
        <w:div w:id="959267146">
          <w:marLeft w:val="480"/>
          <w:marRight w:val="0"/>
          <w:marTop w:val="0"/>
          <w:marBottom w:val="0"/>
          <w:divBdr>
            <w:top w:val="none" w:sz="0" w:space="0" w:color="auto"/>
            <w:left w:val="none" w:sz="0" w:space="0" w:color="auto"/>
            <w:bottom w:val="none" w:sz="0" w:space="0" w:color="auto"/>
            <w:right w:val="none" w:sz="0" w:space="0" w:color="auto"/>
          </w:divBdr>
        </w:div>
        <w:div w:id="1008368030">
          <w:marLeft w:val="480"/>
          <w:marRight w:val="0"/>
          <w:marTop w:val="0"/>
          <w:marBottom w:val="0"/>
          <w:divBdr>
            <w:top w:val="none" w:sz="0" w:space="0" w:color="auto"/>
            <w:left w:val="none" w:sz="0" w:space="0" w:color="auto"/>
            <w:bottom w:val="none" w:sz="0" w:space="0" w:color="auto"/>
            <w:right w:val="none" w:sz="0" w:space="0" w:color="auto"/>
          </w:divBdr>
        </w:div>
        <w:div w:id="1013534907">
          <w:marLeft w:val="480"/>
          <w:marRight w:val="0"/>
          <w:marTop w:val="0"/>
          <w:marBottom w:val="0"/>
          <w:divBdr>
            <w:top w:val="none" w:sz="0" w:space="0" w:color="auto"/>
            <w:left w:val="none" w:sz="0" w:space="0" w:color="auto"/>
            <w:bottom w:val="none" w:sz="0" w:space="0" w:color="auto"/>
            <w:right w:val="none" w:sz="0" w:space="0" w:color="auto"/>
          </w:divBdr>
        </w:div>
        <w:div w:id="1045134826">
          <w:marLeft w:val="480"/>
          <w:marRight w:val="0"/>
          <w:marTop w:val="0"/>
          <w:marBottom w:val="0"/>
          <w:divBdr>
            <w:top w:val="none" w:sz="0" w:space="0" w:color="auto"/>
            <w:left w:val="none" w:sz="0" w:space="0" w:color="auto"/>
            <w:bottom w:val="none" w:sz="0" w:space="0" w:color="auto"/>
            <w:right w:val="none" w:sz="0" w:space="0" w:color="auto"/>
          </w:divBdr>
        </w:div>
        <w:div w:id="1083376949">
          <w:marLeft w:val="480"/>
          <w:marRight w:val="0"/>
          <w:marTop w:val="0"/>
          <w:marBottom w:val="0"/>
          <w:divBdr>
            <w:top w:val="none" w:sz="0" w:space="0" w:color="auto"/>
            <w:left w:val="none" w:sz="0" w:space="0" w:color="auto"/>
            <w:bottom w:val="none" w:sz="0" w:space="0" w:color="auto"/>
            <w:right w:val="none" w:sz="0" w:space="0" w:color="auto"/>
          </w:divBdr>
        </w:div>
        <w:div w:id="1114903541">
          <w:marLeft w:val="480"/>
          <w:marRight w:val="0"/>
          <w:marTop w:val="0"/>
          <w:marBottom w:val="0"/>
          <w:divBdr>
            <w:top w:val="none" w:sz="0" w:space="0" w:color="auto"/>
            <w:left w:val="none" w:sz="0" w:space="0" w:color="auto"/>
            <w:bottom w:val="none" w:sz="0" w:space="0" w:color="auto"/>
            <w:right w:val="none" w:sz="0" w:space="0" w:color="auto"/>
          </w:divBdr>
        </w:div>
        <w:div w:id="1183742578">
          <w:marLeft w:val="480"/>
          <w:marRight w:val="0"/>
          <w:marTop w:val="0"/>
          <w:marBottom w:val="0"/>
          <w:divBdr>
            <w:top w:val="none" w:sz="0" w:space="0" w:color="auto"/>
            <w:left w:val="none" w:sz="0" w:space="0" w:color="auto"/>
            <w:bottom w:val="none" w:sz="0" w:space="0" w:color="auto"/>
            <w:right w:val="none" w:sz="0" w:space="0" w:color="auto"/>
          </w:divBdr>
        </w:div>
        <w:div w:id="1225988005">
          <w:marLeft w:val="480"/>
          <w:marRight w:val="0"/>
          <w:marTop w:val="0"/>
          <w:marBottom w:val="0"/>
          <w:divBdr>
            <w:top w:val="none" w:sz="0" w:space="0" w:color="auto"/>
            <w:left w:val="none" w:sz="0" w:space="0" w:color="auto"/>
            <w:bottom w:val="none" w:sz="0" w:space="0" w:color="auto"/>
            <w:right w:val="none" w:sz="0" w:space="0" w:color="auto"/>
          </w:divBdr>
        </w:div>
        <w:div w:id="1299916291">
          <w:marLeft w:val="480"/>
          <w:marRight w:val="0"/>
          <w:marTop w:val="0"/>
          <w:marBottom w:val="0"/>
          <w:divBdr>
            <w:top w:val="none" w:sz="0" w:space="0" w:color="auto"/>
            <w:left w:val="none" w:sz="0" w:space="0" w:color="auto"/>
            <w:bottom w:val="none" w:sz="0" w:space="0" w:color="auto"/>
            <w:right w:val="none" w:sz="0" w:space="0" w:color="auto"/>
          </w:divBdr>
        </w:div>
        <w:div w:id="1433211186">
          <w:marLeft w:val="480"/>
          <w:marRight w:val="0"/>
          <w:marTop w:val="0"/>
          <w:marBottom w:val="0"/>
          <w:divBdr>
            <w:top w:val="none" w:sz="0" w:space="0" w:color="auto"/>
            <w:left w:val="none" w:sz="0" w:space="0" w:color="auto"/>
            <w:bottom w:val="none" w:sz="0" w:space="0" w:color="auto"/>
            <w:right w:val="none" w:sz="0" w:space="0" w:color="auto"/>
          </w:divBdr>
        </w:div>
        <w:div w:id="1451436743">
          <w:marLeft w:val="480"/>
          <w:marRight w:val="0"/>
          <w:marTop w:val="0"/>
          <w:marBottom w:val="0"/>
          <w:divBdr>
            <w:top w:val="none" w:sz="0" w:space="0" w:color="auto"/>
            <w:left w:val="none" w:sz="0" w:space="0" w:color="auto"/>
            <w:bottom w:val="none" w:sz="0" w:space="0" w:color="auto"/>
            <w:right w:val="none" w:sz="0" w:space="0" w:color="auto"/>
          </w:divBdr>
        </w:div>
        <w:div w:id="1464885488">
          <w:marLeft w:val="480"/>
          <w:marRight w:val="0"/>
          <w:marTop w:val="0"/>
          <w:marBottom w:val="0"/>
          <w:divBdr>
            <w:top w:val="none" w:sz="0" w:space="0" w:color="auto"/>
            <w:left w:val="none" w:sz="0" w:space="0" w:color="auto"/>
            <w:bottom w:val="none" w:sz="0" w:space="0" w:color="auto"/>
            <w:right w:val="none" w:sz="0" w:space="0" w:color="auto"/>
          </w:divBdr>
        </w:div>
        <w:div w:id="1489248426">
          <w:marLeft w:val="480"/>
          <w:marRight w:val="0"/>
          <w:marTop w:val="0"/>
          <w:marBottom w:val="0"/>
          <w:divBdr>
            <w:top w:val="none" w:sz="0" w:space="0" w:color="auto"/>
            <w:left w:val="none" w:sz="0" w:space="0" w:color="auto"/>
            <w:bottom w:val="none" w:sz="0" w:space="0" w:color="auto"/>
            <w:right w:val="none" w:sz="0" w:space="0" w:color="auto"/>
          </w:divBdr>
        </w:div>
        <w:div w:id="1498181756">
          <w:marLeft w:val="480"/>
          <w:marRight w:val="0"/>
          <w:marTop w:val="0"/>
          <w:marBottom w:val="0"/>
          <w:divBdr>
            <w:top w:val="none" w:sz="0" w:space="0" w:color="auto"/>
            <w:left w:val="none" w:sz="0" w:space="0" w:color="auto"/>
            <w:bottom w:val="none" w:sz="0" w:space="0" w:color="auto"/>
            <w:right w:val="none" w:sz="0" w:space="0" w:color="auto"/>
          </w:divBdr>
        </w:div>
        <w:div w:id="1652981241">
          <w:marLeft w:val="480"/>
          <w:marRight w:val="0"/>
          <w:marTop w:val="0"/>
          <w:marBottom w:val="0"/>
          <w:divBdr>
            <w:top w:val="none" w:sz="0" w:space="0" w:color="auto"/>
            <w:left w:val="none" w:sz="0" w:space="0" w:color="auto"/>
            <w:bottom w:val="none" w:sz="0" w:space="0" w:color="auto"/>
            <w:right w:val="none" w:sz="0" w:space="0" w:color="auto"/>
          </w:divBdr>
        </w:div>
        <w:div w:id="1858932642">
          <w:marLeft w:val="480"/>
          <w:marRight w:val="0"/>
          <w:marTop w:val="0"/>
          <w:marBottom w:val="0"/>
          <w:divBdr>
            <w:top w:val="none" w:sz="0" w:space="0" w:color="auto"/>
            <w:left w:val="none" w:sz="0" w:space="0" w:color="auto"/>
            <w:bottom w:val="none" w:sz="0" w:space="0" w:color="auto"/>
            <w:right w:val="none" w:sz="0" w:space="0" w:color="auto"/>
          </w:divBdr>
        </w:div>
        <w:div w:id="1979871545">
          <w:marLeft w:val="480"/>
          <w:marRight w:val="0"/>
          <w:marTop w:val="0"/>
          <w:marBottom w:val="0"/>
          <w:divBdr>
            <w:top w:val="none" w:sz="0" w:space="0" w:color="auto"/>
            <w:left w:val="none" w:sz="0" w:space="0" w:color="auto"/>
            <w:bottom w:val="none" w:sz="0" w:space="0" w:color="auto"/>
            <w:right w:val="none" w:sz="0" w:space="0" w:color="auto"/>
          </w:divBdr>
        </w:div>
        <w:div w:id="2026588144">
          <w:marLeft w:val="480"/>
          <w:marRight w:val="0"/>
          <w:marTop w:val="0"/>
          <w:marBottom w:val="0"/>
          <w:divBdr>
            <w:top w:val="none" w:sz="0" w:space="0" w:color="auto"/>
            <w:left w:val="none" w:sz="0" w:space="0" w:color="auto"/>
            <w:bottom w:val="none" w:sz="0" w:space="0" w:color="auto"/>
            <w:right w:val="none" w:sz="0" w:space="0" w:color="auto"/>
          </w:divBdr>
        </w:div>
        <w:div w:id="2096903411">
          <w:marLeft w:val="480"/>
          <w:marRight w:val="0"/>
          <w:marTop w:val="0"/>
          <w:marBottom w:val="0"/>
          <w:divBdr>
            <w:top w:val="none" w:sz="0" w:space="0" w:color="auto"/>
            <w:left w:val="none" w:sz="0" w:space="0" w:color="auto"/>
            <w:bottom w:val="none" w:sz="0" w:space="0" w:color="auto"/>
            <w:right w:val="none" w:sz="0" w:space="0" w:color="auto"/>
          </w:divBdr>
        </w:div>
      </w:divsChild>
    </w:div>
    <w:div w:id="746804291">
      <w:bodyDiv w:val="1"/>
      <w:marLeft w:val="0"/>
      <w:marRight w:val="0"/>
      <w:marTop w:val="0"/>
      <w:marBottom w:val="0"/>
      <w:divBdr>
        <w:top w:val="none" w:sz="0" w:space="0" w:color="auto"/>
        <w:left w:val="none" w:sz="0" w:space="0" w:color="auto"/>
        <w:bottom w:val="none" w:sz="0" w:space="0" w:color="auto"/>
        <w:right w:val="none" w:sz="0" w:space="0" w:color="auto"/>
      </w:divBdr>
      <w:divsChild>
        <w:div w:id="392194113">
          <w:marLeft w:val="480"/>
          <w:marRight w:val="0"/>
          <w:marTop w:val="0"/>
          <w:marBottom w:val="0"/>
          <w:divBdr>
            <w:top w:val="none" w:sz="0" w:space="0" w:color="auto"/>
            <w:left w:val="none" w:sz="0" w:space="0" w:color="auto"/>
            <w:bottom w:val="none" w:sz="0" w:space="0" w:color="auto"/>
            <w:right w:val="none" w:sz="0" w:space="0" w:color="auto"/>
          </w:divBdr>
        </w:div>
        <w:div w:id="395706877">
          <w:marLeft w:val="480"/>
          <w:marRight w:val="0"/>
          <w:marTop w:val="0"/>
          <w:marBottom w:val="0"/>
          <w:divBdr>
            <w:top w:val="none" w:sz="0" w:space="0" w:color="auto"/>
            <w:left w:val="none" w:sz="0" w:space="0" w:color="auto"/>
            <w:bottom w:val="none" w:sz="0" w:space="0" w:color="auto"/>
            <w:right w:val="none" w:sz="0" w:space="0" w:color="auto"/>
          </w:divBdr>
        </w:div>
        <w:div w:id="449788754">
          <w:marLeft w:val="480"/>
          <w:marRight w:val="0"/>
          <w:marTop w:val="0"/>
          <w:marBottom w:val="0"/>
          <w:divBdr>
            <w:top w:val="none" w:sz="0" w:space="0" w:color="auto"/>
            <w:left w:val="none" w:sz="0" w:space="0" w:color="auto"/>
            <w:bottom w:val="none" w:sz="0" w:space="0" w:color="auto"/>
            <w:right w:val="none" w:sz="0" w:space="0" w:color="auto"/>
          </w:divBdr>
        </w:div>
        <w:div w:id="505286531">
          <w:marLeft w:val="480"/>
          <w:marRight w:val="0"/>
          <w:marTop w:val="0"/>
          <w:marBottom w:val="0"/>
          <w:divBdr>
            <w:top w:val="none" w:sz="0" w:space="0" w:color="auto"/>
            <w:left w:val="none" w:sz="0" w:space="0" w:color="auto"/>
            <w:bottom w:val="none" w:sz="0" w:space="0" w:color="auto"/>
            <w:right w:val="none" w:sz="0" w:space="0" w:color="auto"/>
          </w:divBdr>
        </w:div>
        <w:div w:id="580064401">
          <w:marLeft w:val="480"/>
          <w:marRight w:val="0"/>
          <w:marTop w:val="0"/>
          <w:marBottom w:val="0"/>
          <w:divBdr>
            <w:top w:val="none" w:sz="0" w:space="0" w:color="auto"/>
            <w:left w:val="none" w:sz="0" w:space="0" w:color="auto"/>
            <w:bottom w:val="none" w:sz="0" w:space="0" w:color="auto"/>
            <w:right w:val="none" w:sz="0" w:space="0" w:color="auto"/>
          </w:divBdr>
        </w:div>
        <w:div w:id="771824229">
          <w:marLeft w:val="480"/>
          <w:marRight w:val="0"/>
          <w:marTop w:val="0"/>
          <w:marBottom w:val="0"/>
          <w:divBdr>
            <w:top w:val="none" w:sz="0" w:space="0" w:color="auto"/>
            <w:left w:val="none" w:sz="0" w:space="0" w:color="auto"/>
            <w:bottom w:val="none" w:sz="0" w:space="0" w:color="auto"/>
            <w:right w:val="none" w:sz="0" w:space="0" w:color="auto"/>
          </w:divBdr>
        </w:div>
        <w:div w:id="819342464">
          <w:marLeft w:val="480"/>
          <w:marRight w:val="0"/>
          <w:marTop w:val="0"/>
          <w:marBottom w:val="0"/>
          <w:divBdr>
            <w:top w:val="none" w:sz="0" w:space="0" w:color="auto"/>
            <w:left w:val="none" w:sz="0" w:space="0" w:color="auto"/>
            <w:bottom w:val="none" w:sz="0" w:space="0" w:color="auto"/>
            <w:right w:val="none" w:sz="0" w:space="0" w:color="auto"/>
          </w:divBdr>
        </w:div>
        <w:div w:id="909776936">
          <w:marLeft w:val="480"/>
          <w:marRight w:val="0"/>
          <w:marTop w:val="0"/>
          <w:marBottom w:val="0"/>
          <w:divBdr>
            <w:top w:val="none" w:sz="0" w:space="0" w:color="auto"/>
            <w:left w:val="none" w:sz="0" w:space="0" w:color="auto"/>
            <w:bottom w:val="none" w:sz="0" w:space="0" w:color="auto"/>
            <w:right w:val="none" w:sz="0" w:space="0" w:color="auto"/>
          </w:divBdr>
        </w:div>
        <w:div w:id="1181353832">
          <w:marLeft w:val="480"/>
          <w:marRight w:val="0"/>
          <w:marTop w:val="0"/>
          <w:marBottom w:val="0"/>
          <w:divBdr>
            <w:top w:val="none" w:sz="0" w:space="0" w:color="auto"/>
            <w:left w:val="none" w:sz="0" w:space="0" w:color="auto"/>
            <w:bottom w:val="none" w:sz="0" w:space="0" w:color="auto"/>
            <w:right w:val="none" w:sz="0" w:space="0" w:color="auto"/>
          </w:divBdr>
        </w:div>
        <w:div w:id="1185899224">
          <w:marLeft w:val="480"/>
          <w:marRight w:val="0"/>
          <w:marTop w:val="0"/>
          <w:marBottom w:val="0"/>
          <w:divBdr>
            <w:top w:val="none" w:sz="0" w:space="0" w:color="auto"/>
            <w:left w:val="none" w:sz="0" w:space="0" w:color="auto"/>
            <w:bottom w:val="none" w:sz="0" w:space="0" w:color="auto"/>
            <w:right w:val="none" w:sz="0" w:space="0" w:color="auto"/>
          </w:divBdr>
        </w:div>
        <w:div w:id="1285886412">
          <w:marLeft w:val="480"/>
          <w:marRight w:val="0"/>
          <w:marTop w:val="0"/>
          <w:marBottom w:val="0"/>
          <w:divBdr>
            <w:top w:val="none" w:sz="0" w:space="0" w:color="auto"/>
            <w:left w:val="none" w:sz="0" w:space="0" w:color="auto"/>
            <w:bottom w:val="none" w:sz="0" w:space="0" w:color="auto"/>
            <w:right w:val="none" w:sz="0" w:space="0" w:color="auto"/>
          </w:divBdr>
        </w:div>
        <w:div w:id="1380737755">
          <w:marLeft w:val="480"/>
          <w:marRight w:val="0"/>
          <w:marTop w:val="0"/>
          <w:marBottom w:val="0"/>
          <w:divBdr>
            <w:top w:val="none" w:sz="0" w:space="0" w:color="auto"/>
            <w:left w:val="none" w:sz="0" w:space="0" w:color="auto"/>
            <w:bottom w:val="none" w:sz="0" w:space="0" w:color="auto"/>
            <w:right w:val="none" w:sz="0" w:space="0" w:color="auto"/>
          </w:divBdr>
        </w:div>
        <w:div w:id="1487168631">
          <w:marLeft w:val="480"/>
          <w:marRight w:val="0"/>
          <w:marTop w:val="0"/>
          <w:marBottom w:val="0"/>
          <w:divBdr>
            <w:top w:val="none" w:sz="0" w:space="0" w:color="auto"/>
            <w:left w:val="none" w:sz="0" w:space="0" w:color="auto"/>
            <w:bottom w:val="none" w:sz="0" w:space="0" w:color="auto"/>
            <w:right w:val="none" w:sz="0" w:space="0" w:color="auto"/>
          </w:divBdr>
        </w:div>
      </w:divsChild>
    </w:div>
    <w:div w:id="759565181">
      <w:bodyDiv w:val="1"/>
      <w:marLeft w:val="0"/>
      <w:marRight w:val="0"/>
      <w:marTop w:val="0"/>
      <w:marBottom w:val="0"/>
      <w:divBdr>
        <w:top w:val="none" w:sz="0" w:space="0" w:color="auto"/>
        <w:left w:val="none" w:sz="0" w:space="0" w:color="auto"/>
        <w:bottom w:val="none" w:sz="0" w:space="0" w:color="auto"/>
        <w:right w:val="none" w:sz="0" w:space="0" w:color="auto"/>
      </w:divBdr>
      <w:divsChild>
        <w:div w:id="431323496">
          <w:marLeft w:val="480"/>
          <w:marRight w:val="0"/>
          <w:marTop w:val="0"/>
          <w:marBottom w:val="0"/>
          <w:divBdr>
            <w:top w:val="none" w:sz="0" w:space="0" w:color="auto"/>
            <w:left w:val="none" w:sz="0" w:space="0" w:color="auto"/>
            <w:bottom w:val="none" w:sz="0" w:space="0" w:color="auto"/>
            <w:right w:val="none" w:sz="0" w:space="0" w:color="auto"/>
          </w:divBdr>
        </w:div>
        <w:div w:id="1513760504">
          <w:marLeft w:val="480"/>
          <w:marRight w:val="0"/>
          <w:marTop w:val="0"/>
          <w:marBottom w:val="0"/>
          <w:divBdr>
            <w:top w:val="none" w:sz="0" w:space="0" w:color="auto"/>
            <w:left w:val="none" w:sz="0" w:space="0" w:color="auto"/>
            <w:bottom w:val="none" w:sz="0" w:space="0" w:color="auto"/>
            <w:right w:val="none" w:sz="0" w:space="0" w:color="auto"/>
          </w:divBdr>
        </w:div>
      </w:divsChild>
    </w:div>
    <w:div w:id="772046462">
      <w:bodyDiv w:val="1"/>
      <w:marLeft w:val="0"/>
      <w:marRight w:val="0"/>
      <w:marTop w:val="0"/>
      <w:marBottom w:val="0"/>
      <w:divBdr>
        <w:top w:val="none" w:sz="0" w:space="0" w:color="auto"/>
        <w:left w:val="none" w:sz="0" w:space="0" w:color="auto"/>
        <w:bottom w:val="none" w:sz="0" w:space="0" w:color="auto"/>
        <w:right w:val="none" w:sz="0" w:space="0" w:color="auto"/>
      </w:divBdr>
    </w:div>
    <w:div w:id="780998690">
      <w:bodyDiv w:val="1"/>
      <w:marLeft w:val="0"/>
      <w:marRight w:val="0"/>
      <w:marTop w:val="0"/>
      <w:marBottom w:val="0"/>
      <w:divBdr>
        <w:top w:val="none" w:sz="0" w:space="0" w:color="auto"/>
        <w:left w:val="none" w:sz="0" w:space="0" w:color="auto"/>
        <w:bottom w:val="none" w:sz="0" w:space="0" w:color="auto"/>
        <w:right w:val="none" w:sz="0" w:space="0" w:color="auto"/>
      </w:divBdr>
    </w:div>
    <w:div w:id="803423259">
      <w:bodyDiv w:val="1"/>
      <w:marLeft w:val="0"/>
      <w:marRight w:val="0"/>
      <w:marTop w:val="0"/>
      <w:marBottom w:val="0"/>
      <w:divBdr>
        <w:top w:val="none" w:sz="0" w:space="0" w:color="auto"/>
        <w:left w:val="none" w:sz="0" w:space="0" w:color="auto"/>
        <w:bottom w:val="none" w:sz="0" w:space="0" w:color="auto"/>
        <w:right w:val="none" w:sz="0" w:space="0" w:color="auto"/>
      </w:divBdr>
      <w:divsChild>
        <w:div w:id="111366741">
          <w:marLeft w:val="480"/>
          <w:marRight w:val="0"/>
          <w:marTop w:val="0"/>
          <w:marBottom w:val="0"/>
          <w:divBdr>
            <w:top w:val="none" w:sz="0" w:space="0" w:color="auto"/>
            <w:left w:val="none" w:sz="0" w:space="0" w:color="auto"/>
            <w:bottom w:val="none" w:sz="0" w:space="0" w:color="auto"/>
            <w:right w:val="none" w:sz="0" w:space="0" w:color="auto"/>
          </w:divBdr>
        </w:div>
        <w:div w:id="356083826">
          <w:marLeft w:val="480"/>
          <w:marRight w:val="0"/>
          <w:marTop w:val="0"/>
          <w:marBottom w:val="0"/>
          <w:divBdr>
            <w:top w:val="none" w:sz="0" w:space="0" w:color="auto"/>
            <w:left w:val="none" w:sz="0" w:space="0" w:color="auto"/>
            <w:bottom w:val="none" w:sz="0" w:space="0" w:color="auto"/>
            <w:right w:val="none" w:sz="0" w:space="0" w:color="auto"/>
          </w:divBdr>
        </w:div>
        <w:div w:id="372734864">
          <w:marLeft w:val="480"/>
          <w:marRight w:val="0"/>
          <w:marTop w:val="0"/>
          <w:marBottom w:val="0"/>
          <w:divBdr>
            <w:top w:val="none" w:sz="0" w:space="0" w:color="auto"/>
            <w:left w:val="none" w:sz="0" w:space="0" w:color="auto"/>
            <w:bottom w:val="none" w:sz="0" w:space="0" w:color="auto"/>
            <w:right w:val="none" w:sz="0" w:space="0" w:color="auto"/>
          </w:divBdr>
        </w:div>
        <w:div w:id="456484954">
          <w:marLeft w:val="480"/>
          <w:marRight w:val="0"/>
          <w:marTop w:val="0"/>
          <w:marBottom w:val="0"/>
          <w:divBdr>
            <w:top w:val="none" w:sz="0" w:space="0" w:color="auto"/>
            <w:left w:val="none" w:sz="0" w:space="0" w:color="auto"/>
            <w:bottom w:val="none" w:sz="0" w:space="0" w:color="auto"/>
            <w:right w:val="none" w:sz="0" w:space="0" w:color="auto"/>
          </w:divBdr>
        </w:div>
        <w:div w:id="497044332">
          <w:marLeft w:val="480"/>
          <w:marRight w:val="0"/>
          <w:marTop w:val="0"/>
          <w:marBottom w:val="0"/>
          <w:divBdr>
            <w:top w:val="none" w:sz="0" w:space="0" w:color="auto"/>
            <w:left w:val="none" w:sz="0" w:space="0" w:color="auto"/>
            <w:bottom w:val="none" w:sz="0" w:space="0" w:color="auto"/>
            <w:right w:val="none" w:sz="0" w:space="0" w:color="auto"/>
          </w:divBdr>
        </w:div>
        <w:div w:id="601764296">
          <w:marLeft w:val="480"/>
          <w:marRight w:val="0"/>
          <w:marTop w:val="0"/>
          <w:marBottom w:val="0"/>
          <w:divBdr>
            <w:top w:val="none" w:sz="0" w:space="0" w:color="auto"/>
            <w:left w:val="none" w:sz="0" w:space="0" w:color="auto"/>
            <w:bottom w:val="none" w:sz="0" w:space="0" w:color="auto"/>
            <w:right w:val="none" w:sz="0" w:space="0" w:color="auto"/>
          </w:divBdr>
        </w:div>
        <w:div w:id="886797550">
          <w:marLeft w:val="480"/>
          <w:marRight w:val="0"/>
          <w:marTop w:val="0"/>
          <w:marBottom w:val="0"/>
          <w:divBdr>
            <w:top w:val="none" w:sz="0" w:space="0" w:color="auto"/>
            <w:left w:val="none" w:sz="0" w:space="0" w:color="auto"/>
            <w:bottom w:val="none" w:sz="0" w:space="0" w:color="auto"/>
            <w:right w:val="none" w:sz="0" w:space="0" w:color="auto"/>
          </w:divBdr>
        </w:div>
        <w:div w:id="1118641440">
          <w:marLeft w:val="480"/>
          <w:marRight w:val="0"/>
          <w:marTop w:val="0"/>
          <w:marBottom w:val="0"/>
          <w:divBdr>
            <w:top w:val="none" w:sz="0" w:space="0" w:color="auto"/>
            <w:left w:val="none" w:sz="0" w:space="0" w:color="auto"/>
            <w:bottom w:val="none" w:sz="0" w:space="0" w:color="auto"/>
            <w:right w:val="none" w:sz="0" w:space="0" w:color="auto"/>
          </w:divBdr>
        </w:div>
        <w:div w:id="1415081228">
          <w:marLeft w:val="480"/>
          <w:marRight w:val="0"/>
          <w:marTop w:val="0"/>
          <w:marBottom w:val="0"/>
          <w:divBdr>
            <w:top w:val="none" w:sz="0" w:space="0" w:color="auto"/>
            <w:left w:val="none" w:sz="0" w:space="0" w:color="auto"/>
            <w:bottom w:val="none" w:sz="0" w:space="0" w:color="auto"/>
            <w:right w:val="none" w:sz="0" w:space="0" w:color="auto"/>
          </w:divBdr>
        </w:div>
        <w:div w:id="1418165543">
          <w:marLeft w:val="480"/>
          <w:marRight w:val="0"/>
          <w:marTop w:val="0"/>
          <w:marBottom w:val="0"/>
          <w:divBdr>
            <w:top w:val="none" w:sz="0" w:space="0" w:color="auto"/>
            <w:left w:val="none" w:sz="0" w:space="0" w:color="auto"/>
            <w:bottom w:val="none" w:sz="0" w:space="0" w:color="auto"/>
            <w:right w:val="none" w:sz="0" w:space="0" w:color="auto"/>
          </w:divBdr>
        </w:div>
        <w:div w:id="1506359194">
          <w:marLeft w:val="480"/>
          <w:marRight w:val="0"/>
          <w:marTop w:val="0"/>
          <w:marBottom w:val="0"/>
          <w:divBdr>
            <w:top w:val="none" w:sz="0" w:space="0" w:color="auto"/>
            <w:left w:val="none" w:sz="0" w:space="0" w:color="auto"/>
            <w:bottom w:val="none" w:sz="0" w:space="0" w:color="auto"/>
            <w:right w:val="none" w:sz="0" w:space="0" w:color="auto"/>
          </w:divBdr>
        </w:div>
        <w:div w:id="1695576636">
          <w:marLeft w:val="480"/>
          <w:marRight w:val="0"/>
          <w:marTop w:val="0"/>
          <w:marBottom w:val="0"/>
          <w:divBdr>
            <w:top w:val="none" w:sz="0" w:space="0" w:color="auto"/>
            <w:left w:val="none" w:sz="0" w:space="0" w:color="auto"/>
            <w:bottom w:val="none" w:sz="0" w:space="0" w:color="auto"/>
            <w:right w:val="none" w:sz="0" w:space="0" w:color="auto"/>
          </w:divBdr>
        </w:div>
        <w:div w:id="1709378012">
          <w:marLeft w:val="480"/>
          <w:marRight w:val="0"/>
          <w:marTop w:val="0"/>
          <w:marBottom w:val="0"/>
          <w:divBdr>
            <w:top w:val="none" w:sz="0" w:space="0" w:color="auto"/>
            <w:left w:val="none" w:sz="0" w:space="0" w:color="auto"/>
            <w:bottom w:val="none" w:sz="0" w:space="0" w:color="auto"/>
            <w:right w:val="none" w:sz="0" w:space="0" w:color="auto"/>
          </w:divBdr>
        </w:div>
        <w:div w:id="1738162519">
          <w:marLeft w:val="480"/>
          <w:marRight w:val="0"/>
          <w:marTop w:val="0"/>
          <w:marBottom w:val="0"/>
          <w:divBdr>
            <w:top w:val="none" w:sz="0" w:space="0" w:color="auto"/>
            <w:left w:val="none" w:sz="0" w:space="0" w:color="auto"/>
            <w:bottom w:val="none" w:sz="0" w:space="0" w:color="auto"/>
            <w:right w:val="none" w:sz="0" w:space="0" w:color="auto"/>
          </w:divBdr>
        </w:div>
        <w:div w:id="1785423898">
          <w:marLeft w:val="480"/>
          <w:marRight w:val="0"/>
          <w:marTop w:val="0"/>
          <w:marBottom w:val="0"/>
          <w:divBdr>
            <w:top w:val="none" w:sz="0" w:space="0" w:color="auto"/>
            <w:left w:val="none" w:sz="0" w:space="0" w:color="auto"/>
            <w:bottom w:val="none" w:sz="0" w:space="0" w:color="auto"/>
            <w:right w:val="none" w:sz="0" w:space="0" w:color="auto"/>
          </w:divBdr>
        </w:div>
        <w:div w:id="1802379479">
          <w:marLeft w:val="480"/>
          <w:marRight w:val="0"/>
          <w:marTop w:val="0"/>
          <w:marBottom w:val="0"/>
          <w:divBdr>
            <w:top w:val="none" w:sz="0" w:space="0" w:color="auto"/>
            <w:left w:val="none" w:sz="0" w:space="0" w:color="auto"/>
            <w:bottom w:val="none" w:sz="0" w:space="0" w:color="auto"/>
            <w:right w:val="none" w:sz="0" w:space="0" w:color="auto"/>
          </w:divBdr>
        </w:div>
        <w:div w:id="1825974380">
          <w:marLeft w:val="480"/>
          <w:marRight w:val="0"/>
          <w:marTop w:val="0"/>
          <w:marBottom w:val="0"/>
          <w:divBdr>
            <w:top w:val="none" w:sz="0" w:space="0" w:color="auto"/>
            <w:left w:val="none" w:sz="0" w:space="0" w:color="auto"/>
            <w:bottom w:val="none" w:sz="0" w:space="0" w:color="auto"/>
            <w:right w:val="none" w:sz="0" w:space="0" w:color="auto"/>
          </w:divBdr>
        </w:div>
        <w:div w:id="1911304246">
          <w:marLeft w:val="480"/>
          <w:marRight w:val="0"/>
          <w:marTop w:val="0"/>
          <w:marBottom w:val="0"/>
          <w:divBdr>
            <w:top w:val="none" w:sz="0" w:space="0" w:color="auto"/>
            <w:left w:val="none" w:sz="0" w:space="0" w:color="auto"/>
            <w:bottom w:val="none" w:sz="0" w:space="0" w:color="auto"/>
            <w:right w:val="none" w:sz="0" w:space="0" w:color="auto"/>
          </w:divBdr>
        </w:div>
        <w:div w:id="1924728490">
          <w:marLeft w:val="480"/>
          <w:marRight w:val="0"/>
          <w:marTop w:val="0"/>
          <w:marBottom w:val="0"/>
          <w:divBdr>
            <w:top w:val="none" w:sz="0" w:space="0" w:color="auto"/>
            <w:left w:val="none" w:sz="0" w:space="0" w:color="auto"/>
            <w:bottom w:val="none" w:sz="0" w:space="0" w:color="auto"/>
            <w:right w:val="none" w:sz="0" w:space="0" w:color="auto"/>
          </w:divBdr>
        </w:div>
      </w:divsChild>
    </w:div>
    <w:div w:id="805463898">
      <w:bodyDiv w:val="1"/>
      <w:marLeft w:val="0"/>
      <w:marRight w:val="0"/>
      <w:marTop w:val="0"/>
      <w:marBottom w:val="0"/>
      <w:divBdr>
        <w:top w:val="none" w:sz="0" w:space="0" w:color="auto"/>
        <w:left w:val="none" w:sz="0" w:space="0" w:color="auto"/>
        <w:bottom w:val="none" w:sz="0" w:space="0" w:color="auto"/>
        <w:right w:val="none" w:sz="0" w:space="0" w:color="auto"/>
      </w:divBdr>
    </w:div>
    <w:div w:id="811169081">
      <w:bodyDiv w:val="1"/>
      <w:marLeft w:val="0"/>
      <w:marRight w:val="0"/>
      <w:marTop w:val="0"/>
      <w:marBottom w:val="0"/>
      <w:divBdr>
        <w:top w:val="none" w:sz="0" w:space="0" w:color="auto"/>
        <w:left w:val="none" w:sz="0" w:space="0" w:color="auto"/>
        <w:bottom w:val="none" w:sz="0" w:space="0" w:color="auto"/>
        <w:right w:val="none" w:sz="0" w:space="0" w:color="auto"/>
      </w:divBdr>
      <w:divsChild>
        <w:div w:id="64451653">
          <w:marLeft w:val="480"/>
          <w:marRight w:val="0"/>
          <w:marTop w:val="0"/>
          <w:marBottom w:val="0"/>
          <w:divBdr>
            <w:top w:val="none" w:sz="0" w:space="0" w:color="auto"/>
            <w:left w:val="none" w:sz="0" w:space="0" w:color="auto"/>
            <w:bottom w:val="none" w:sz="0" w:space="0" w:color="auto"/>
            <w:right w:val="none" w:sz="0" w:space="0" w:color="auto"/>
          </w:divBdr>
        </w:div>
        <w:div w:id="67189220">
          <w:marLeft w:val="480"/>
          <w:marRight w:val="0"/>
          <w:marTop w:val="0"/>
          <w:marBottom w:val="0"/>
          <w:divBdr>
            <w:top w:val="none" w:sz="0" w:space="0" w:color="auto"/>
            <w:left w:val="none" w:sz="0" w:space="0" w:color="auto"/>
            <w:bottom w:val="none" w:sz="0" w:space="0" w:color="auto"/>
            <w:right w:val="none" w:sz="0" w:space="0" w:color="auto"/>
          </w:divBdr>
        </w:div>
        <w:div w:id="82147586">
          <w:marLeft w:val="480"/>
          <w:marRight w:val="0"/>
          <w:marTop w:val="0"/>
          <w:marBottom w:val="0"/>
          <w:divBdr>
            <w:top w:val="none" w:sz="0" w:space="0" w:color="auto"/>
            <w:left w:val="none" w:sz="0" w:space="0" w:color="auto"/>
            <w:bottom w:val="none" w:sz="0" w:space="0" w:color="auto"/>
            <w:right w:val="none" w:sz="0" w:space="0" w:color="auto"/>
          </w:divBdr>
        </w:div>
        <w:div w:id="169834457">
          <w:marLeft w:val="480"/>
          <w:marRight w:val="0"/>
          <w:marTop w:val="0"/>
          <w:marBottom w:val="0"/>
          <w:divBdr>
            <w:top w:val="none" w:sz="0" w:space="0" w:color="auto"/>
            <w:left w:val="none" w:sz="0" w:space="0" w:color="auto"/>
            <w:bottom w:val="none" w:sz="0" w:space="0" w:color="auto"/>
            <w:right w:val="none" w:sz="0" w:space="0" w:color="auto"/>
          </w:divBdr>
        </w:div>
        <w:div w:id="409929221">
          <w:marLeft w:val="480"/>
          <w:marRight w:val="0"/>
          <w:marTop w:val="0"/>
          <w:marBottom w:val="0"/>
          <w:divBdr>
            <w:top w:val="none" w:sz="0" w:space="0" w:color="auto"/>
            <w:left w:val="none" w:sz="0" w:space="0" w:color="auto"/>
            <w:bottom w:val="none" w:sz="0" w:space="0" w:color="auto"/>
            <w:right w:val="none" w:sz="0" w:space="0" w:color="auto"/>
          </w:divBdr>
        </w:div>
        <w:div w:id="451485694">
          <w:marLeft w:val="480"/>
          <w:marRight w:val="0"/>
          <w:marTop w:val="0"/>
          <w:marBottom w:val="0"/>
          <w:divBdr>
            <w:top w:val="none" w:sz="0" w:space="0" w:color="auto"/>
            <w:left w:val="none" w:sz="0" w:space="0" w:color="auto"/>
            <w:bottom w:val="none" w:sz="0" w:space="0" w:color="auto"/>
            <w:right w:val="none" w:sz="0" w:space="0" w:color="auto"/>
          </w:divBdr>
        </w:div>
        <w:div w:id="853350158">
          <w:marLeft w:val="480"/>
          <w:marRight w:val="0"/>
          <w:marTop w:val="0"/>
          <w:marBottom w:val="0"/>
          <w:divBdr>
            <w:top w:val="none" w:sz="0" w:space="0" w:color="auto"/>
            <w:left w:val="none" w:sz="0" w:space="0" w:color="auto"/>
            <w:bottom w:val="none" w:sz="0" w:space="0" w:color="auto"/>
            <w:right w:val="none" w:sz="0" w:space="0" w:color="auto"/>
          </w:divBdr>
        </w:div>
        <w:div w:id="919801334">
          <w:marLeft w:val="480"/>
          <w:marRight w:val="0"/>
          <w:marTop w:val="0"/>
          <w:marBottom w:val="0"/>
          <w:divBdr>
            <w:top w:val="none" w:sz="0" w:space="0" w:color="auto"/>
            <w:left w:val="none" w:sz="0" w:space="0" w:color="auto"/>
            <w:bottom w:val="none" w:sz="0" w:space="0" w:color="auto"/>
            <w:right w:val="none" w:sz="0" w:space="0" w:color="auto"/>
          </w:divBdr>
        </w:div>
        <w:div w:id="1179586604">
          <w:marLeft w:val="480"/>
          <w:marRight w:val="0"/>
          <w:marTop w:val="0"/>
          <w:marBottom w:val="0"/>
          <w:divBdr>
            <w:top w:val="none" w:sz="0" w:space="0" w:color="auto"/>
            <w:left w:val="none" w:sz="0" w:space="0" w:color="auto"/>
            <w:bottom w:val="none" w:sz="0" w:space="0" w:color="auto"/>
            <w:right w:val="none" w:sz="0" w:space="0" w:color="auto"/>
          </w:divBdr>
        </w:div>
        <w:div w:id="1450011376">
          <w:marLeft w:val="480"/>
          <w:marRight w:val="0"/>
          <w:marTop w:val="0"/>
          <w:marBottom w:val="0"/>
          <w:divBdr>
            <w:top w:val="none" w:sz="0" w:space="0" w:color="auto"/>
            <w:left w:val="none" w:sz="0" w:space="0" w:color="auto"/>
            <w:bottom w:val="none" w:sz="0" w:space="0" w:color="auto"/>
            <w:right w:val="none" w:sz="0" w:space="0" w:color="auto"/>
          </w:divBdr>
        </w:div>
        <w:div w:id="1786728665">
          <w:marLeft w:val="480"/>
          <w:marRight w:val="0"/>
          <w:marTop w:val="0"/>
          <w:marBottom w:val="0"/>
          <w:divBdr>
            <w:top w:val="none" w:sz="0" w:space="0" w:color="auto"/>
            <w:left w:val="none" w:sz="0" w:space="0" w:color="auto"/>
            <w:bottom w:val="none" w:sz="0" w:space="0" w:color="auto"/>
            <w:right w:val="none" w:sz="0" w:space="0" w:color="auto"/>
          </w:divBdr>
        </w:div>
        <w:div w:id="1835340387">
          <w:marLeft w:val="480"/>
          <w:marRight w:val="0"/>
          <w:marTop w:val="0"/>
          <w:marBottom w:val="0"/>
          <w:divBdr>
            <w:top w:val="none" w:sz="0" w:space="0" w:color="auto"/>
            <w:left w:val="none" w:sz="0" w:space="0" w:color="auto"/>
            <w:bottom w:val="none" w:sz="0" w:space="0" w:color="auto"/>
            <w:right w:val="none" w:sz="0" w:space="0" w:color="auto"/>
          </w:divBdr>
        </w:div>
        <w:div w:id="1852060199">
          <w:marLeft w:val="480"/>
          <w:marRight w:val="0"/>
          <w:marTop w:val="0"/>
          <w:marBottom w:val="0"/>
          <w:divBdr>
            <w:top w:val="none" w:sz="0" w:space="0" w:color="auto"/>
            <w:left w:val="none" w:sz="0" w:space="0" w:color="auto"/>
            <w:bottom w:val="none" w:sz="0" w:space="0" w:color="auto"/>
            <w:right w:val="none" w:sz="0" w:space="0" w:color="auto"/>
          </w:divBdr>
        </w:div>
        <w:div w:id="1885216492">
          <w:marLeft w:val="480"/>
          <w:marRight w:val="0"/>
          <w:marTop w:val="0"/>
          <w:marBottom w:val="0"/>
          <w:divBdr>
            <w:top w:val="none" w:sz="0" w:space="0" w:color="auto"/>
            <w:left w:val="none" w:sz="0" w:space="0" w:color="auto"/>
            <w:bottom w:val="none" w:sz="0" w:space="0" w:color="auto"/>
            <w:right w:val="none" w:sz="0" w:space="0" w:color="auto"/>
          </w:divBdr>
        </w:div>
        <w:div w:id="1921597160">
          <w:marLeft w:val="480"/>
          <w:marRight w:val="0"/>
          <w:marTop w:val="0"/>
          <w:marBottom w:val="0"/>
          <w:divBdr>
            <w:top w:val="none" w:sz="0" w:space="0" w:color="auto"/>
            <w:left w:val="none" w:sz="0" w:space="0" w:color="auto"/>
            <w:bottom w:val="none" w:sz="0" w:space="0" w:color="auto"/>
            <w:right w:val="none" w:sz="0" w:space="0" w:color="auto"/>
          </w:divBdr>
        </w:div>
      </w:divsChild>
    </w:div>
    <w:div w:id="825587299">
      <w:bodyDiv w:val="1"/>
      <w:marLeft w:val="0"/>
      <w:marRight w:val="0"/>
      <w:marTop w:val="0"/>
      <w:marBottom w:val="0"/>
      <w:divBdr>
        <w:top w:val="none" w:sz="0" w:space="0" w:color="auto"/>
        <w:left w:val="none" w:sz="0" w:space="0" w:color="auto"/>
        <w:bottom w:val="none" w:sz="0" w:space="0" w:color="auto"/>
        <w:right w:val="none" w:sz="0" w:space="0" w:color="auto"/>
      </w:divBdr>
      <w:divsChild>
        <w:div w:id="37322226">
          <w:marLeft w:val="480"/>
          <w:marRight w:val="0"/>
          <w:marTop w:val="0"/>
          <w:marBottom w:val="0"/>
          <w:divBdr>
            <w:top w:val="none" w:sz="0" w:space="0" w:color="auto"/>
            <w:left w:val="none" w:sz="0" w:space="0" w:color="auto"/>
            <w:bottom w:val="none" w:sz="0" w:space="0" w:color="auto"/>
            <w:right w:val="none" w:sz="0" w:space="0" w:color="auto"/>
          </w:divBdr>
        </w:div>
        <w:div w:id="131943996">
          <w:marLeft w:val="480"/>
          <w:marRight w:val="0"/>
          <w:marTop w:val="0"/>
          <w:marBottom w:val="0"/>
          <w:divBdr>
            <w:top w:val="none" w:sz="0" w:space="0" w:color="auto"/>
            <w:left w:val="none" w:sz="0" w:space="0" w:color="auto"/>
            <w:bottom w:val="none" w:sz="0" w:space="0" w:color="auto"/>
            <w:right w:val="none" w:sz="0" w:space="0" w:color="auto"/>
          </w:divBdr>
        </w:div>
        <w:div w:id="142503808">
          <w:marLeft w:val="480"/>
          <w:marRight w:val="0"/>
          <w:marTop w:val="0"/>
          <w:marBottom w:val="0"/>
          <w:divBdr>
            <w:top w:val="none" w:sz="0" w:space="0" w:color="auto"/>
            <w:left w:val="none" w:sz="0" w:space="0" w:color="auto"/>
            <w:bottom w:val="none" w:sz="0" w:space="0" w:color="auto"/>
            <w:right w:val="none" w:sz="0" w:space="0" w:color="auto"/>
          </w:divBdr>
        </w:div>
        <w:div w:id="166600273">
          <w:marLeft w:val="480"/>
          <w:marRight w:val="0"/>
          <w:marTop w:val="0"/>
          <w:marBottom w:val="0"/>
          <w:divBdr>
            <w:top w:val="none" w:sz="0" w:space="0" w:color="auto"/>
            <w:left w:val="none" w:sz="0" w:space="0" w:color="auto"/>
            <w:bottom w:val="none" w:sz="0" w:space="0" w:color="auto"/>
            <w:right w:val="none" w:sz="0" w:space="0" w:color="auto"/>
          </w:divBdr>
        </w:div>
        <w:div w:id="376394581">
          <w:marLeft w:val="480"/>
          <w:marRight w:val="0"/>
          <w:marTop w:val="0"/>
          <w:marBottom w:val="0"/>
          <w:divBdr>
            <w:top w:val="none" w:sz="0" w:space="0" w:color="auto"/>
            <w:left w:val="none" w:sz="0" w:space="0" w:color="auto"/>
            <w:bottom w:val="none" w:sz="0" w:space="0" w:color="auto"/>
            <w:right w:val="none" w:sz="0" w:space="0" w:color="auto"/>
          </w:divBdr>
        </w:div>
        <w:div w:id="554052890">
          <w:marLeft w:val="480"/>
          <w:marRight w:val="0"/>
          <w:marTop w:val="0"/>
          <w:marBottom w:val="0"/>
          <w:divBdr>
            <w:top w:val="none" w:sz="0" w:space="0" w:color="auto"/>
            <w:left w:val="none" w:sz="0" w:space="0" w:color="auto"/>
            <w:bottom w:val="none" w:sz="0" w:space="0" w:color="auto"/>
            <w:right w:val="none" w:sz="0" w:space="0" w:color="auto"/>
          </w:divBdr>
        </w:div>
        <w:div w:id="588150989">
          <w:marLeft w:val="480"/>
          <w:marRight w:val="0"/>
          <w:marTop w:val="0"/>
          <w:marBottom w:val="0"/>
          <w:divBdr>
            <w:top w:val="none" w:sz="0" w:space="0" w:color="auto"/>
            <w:left w:val="none" w:sz="0" w:space="0" w:color="auto"/>
            <w:bottom w:val="none" w:sz="0" w:space="0" w:color="auto"/>
            <w:right w:val="none" w:sz="0" w:space="0" w:color="auto"/>
          </w:divBdr>
        </w:div>
        <w:div w:id="654796586">
          <w:marLeft w:val="480"/>
          <w:marRight w:val="0"/>
          <w:marTop w:val="0"/>
          <w:marBottom w:val="0"/>
          <w:divBdr>
            <w:top w:val="none" w:sz="0" w:space="0" w:color="auto"/>
            <w:left w:val="none" w:sz="0" w:space="0" w:color="auto"/>
            <w:bottom w:val="none" w:sz="0" w:space="0" w:color="auto"/>
            <w:right w:val="none" w:sz="0" w:space="0" w:color="auto"/>
          </w:divBdr>
        </w:div>
        <w:div w:id="758791628">
          <w:marLeft w:val="480"/>
          <w:marRight w:val="0"/>
          <w:marTop w:val="0"/>
          <w:marBottom w:val="0"/>
          <w:divBdr>
            <w:top w:val="none" w:sz="0" w:space="0" w:color="auto"/>
            <w:left w:val="none" w:sz="0" w:space="0" w:color="auto"/>
            <w:bottom w:val="none" w:sz="0" w:space="0" w:color="auto"/>
            <w:right w:val="none" w:sz="0" w:space="0" w:color="auto"/>
          </w:divBdr>
        </w:div>
        <w:div w:id="763696114">
          <w:marLeft w:val="480"/>
          <w:marRight w:val="0"/>
          <w:marTop w:val="0"/>
          <w:marBottom w:val="0"/>
          <w:divBdr>
            <w:top w:val="none" w:sz="0" w:space="0" w:color="auto"/>
            <w:left w:val="none" w:sz="0" w:space="0" w:color="auto"/>
            <w:bottom w:val="none" w:sz="0" w:space="0" w:color="auto"/>
            <w:right w:val="none" w:sz="0" w:space="0" w:color="auto"/>
          </w:divBdr>
        </w:div>
        <w:div w:id="870797667">
          <w:marLeft w:val="480"/>
          <w:marRight w:val="0"/>
          <w:marTop w:val="0"/>
          <w:marBottom w:val="0"/>
          <w:divBdr>
            <w:top w:val="none" w:sz="0" w:space="0" w:color="auto"/>
            <w:left w:val="none" w:sz="0" w:space="0" w:color="auto"/>
            <w:bottom w:val="none" w:sz="0" w:space="0" w:color="auto"/>
            <w:right w:val="none" w:sz="0" w:space="0" w:color="auto"/>
          </w:divBdr>
        </w:div>
        <w:div w:id="894701181">
          <w:marLeft w:val="480"/>
          <w:marRight w:val="0"/>
          <w:marTop w:val="0"/>
          <w:marBottom w:val="0"/>
          <w:divBdr>
            <w:top w:val="none" w:sz="0" w:space="0" w:color="auto"/>
            <w:left w:val="none" w:sz="0" w:space="0" w:color="auto"/>
            <w:bottom w:val="none" w:sz="0" w:space="0" w:color="auto"/>
            <w:right w:val="none" w:sz="0" w:space="0" w:color="auto"/>
          </w:divBdr>
        </w:div>
        <w:div w:id="1037854676">
          <w:marLeft w:val="480"/>
          <w:marRight w:val="0"/>
          <w:marTop w:val="0"/>
          <w:marBottom w:val="0"/>
          <w:divBdr>
            <w:top w:val="none" w:sz="0" w:space="0" w:color="auto"/>
            <w:left w:val="none" w:sz="0" w:space="0" w:color="auto"/>
            <w:bottom w:val="none" w:sz="0" w:space="0" w:color="auto"/>
            <w:right w:val="none" w:sz="0" w:space="0" w:color="auto"/>
          </w:divBdr>
        </w:div>
        <w:div w:id="1132595964">
          <w:marLeft w:val="480"/>
          <w:marRight w:val="0"/>
          <w:marTop w:val="0"/>
          <w:marBottom w:val="0"/>
          <w:divBdr>
            <w:top w:val="none" w:sz="0" w:space="0" w:color="auto"/>
            <w:left w:val="none" w:sz="0" w:space="0" w:color="auto"/>
            <w:bottom w:val="none" w:sz="0" w:space="0" w:color="auto"/>
            <w:right w:val="none" w:sz="0" w:space="0" w:color="auto"/>
          </w:divBdr>
        </w:div>
        <w:div w:id="1145701854">
          <w:marLeft w:val="480"/>
          <w:marRight w:val="0"/>
          <w:marTop w:val="0"/>
          <w:marBottom w:val="0"/>
          <w:divBdr>
            <w:top w:val="none" w:sz="0" w:space="0" w:color="auto"/>
            <w:left w:val="none" w:sz="0" w:space="0" w:color="auto"/>
            <w:bottom w:val="none" w:sz="0" w:space="0" w:color="auto"/>
            <w:right w:val="none" w:sz="0" w:space="0" w:color="auto"/>
          </w:divBdr>
        </w:div>
        <w:div w:id="1162744768">
          <w:marLeft w:val="480"/>
          <w:marRight w:val="0"/>
          <w:marTop w:val="0"/>
          <w:marBottom w:val="0"/>
          <w:divBdr>
            <w:top w:val="none" w:sz="0" w:space="0" w:color="auto"/>
            <w:left w:val="none" w:sz="0" w:space="0" w:color="auto"/>
            <w:bottom w:val="none" w:sz="0" w:space="0" w:color="auto"/>
            <w:right w:val="none" w:sz="0" w:space="0" w:color="auto"/>
          </w:divBdr>
        </w:div>
        <w:div w:id="1314870178">
          <w:marLeft w:val="480"/>
          <w:marRight w:val="0"/>
          <w:marTop w:val="0"/>
          <w:marBottom w:val="0"/>
          <w:divBdr>
            <w:top w:val="none" w:sz="0" w:space="0" w:color="auto"/>
            <w:left w:val="none" w:sz="0" w:space="0" w:color="auto"/>
            <w:bottom w:val="none" w:sz="0" w:space="0" w:color="auto"/>
            <w:right w:val="none" w:sz="0" w:space="0" w:color="auto"/>
          </w:divBdr>
        </w:div>
        <w:div w:id="1344281044">
          <w:marLeft w:val="480"/>
          <w:marRight w:val="0"/>
          <w:marTop w:val="0"/>
          <w:marBottom w:val="0"/>
          <w:divBdr>
            <w:top w:val="none" w:sz="0" w:space="0" w:color="auto"/>
            <w:left w:val="none" w:sz="0" w:space="0" w:color="auto"/>
            <w:bottom w:val="none" w:sz="0" w:space="0" w:color="auto"/>
            <w:right w:val="none" w:sz="0" w:space="0" w:color="auto"/>
          </w:divBdr>
        </w:div>
        <w:div w:id="1376542474">
          <w:marLeft w:val="480"/>
          <w:marRight w:val="0"/>
          <w:marTop w:val="0"/>
          <w:marBottom w:val="0"/>
          <w:divBdr>
            <w:top w:val="none" w:sz="0" w:space="0" w:color="auto"/>
            <w:left w:val="none" w:sz="0" w:space="0" w:color="auto"/>
            <w:bottom w:val="none" w:sz="0" w:space="0" w:color="auto"/>
            <w:right w:val="none" w:sz="0" w:space="0" w:color="auto"/>
          </w:divBdr>
        </w:div>
        <w:div w:id="1405832526">
          <w:marLeft w:val="480"/>
          <w:marRight w:val="0"/>
          <w:marTop w:val="0"/>
          <w:marBottom w:val="0"/>
          <w:divBdr>
            <w:top w:val="none" w:sz="0" w:space="0" w:color="auto"/>
            <w:left w:val="none" w:sz="0" w:space="0" w:color="auto"/>
            <w:bottom w:val="none" w:sz="0" w:space="0" w:color="auto"/>
            <w:right w:val="none" w:sz="0" w:space="0" w:color="auto"/>
          </w:divBdr>
        </w:div>
        <w:div w:id="1416122902">
          <w:marLeft w:val="480"/>
          <w:marRight w:val="0"/>
          <w:marTop w:val="0"/>
          <w:marBottom w:val="0"/>
          <w:divBdr>
            <w:top w:val="none" w:sz="0" w:space="0" w:color="auto"/>
            <w:left w:val="none" w:sz="0" w:space="0" w:color="auto"/>
            <w:bottom w:val="none" w:sz="0" w:space="0" w:color="auto"/>
            <w:right w:val="none" w:sz="0" w:space="0" w:color="auto"/>
          </w:divBdr>
        </w:div>
        <w:div w:id="1513687629">
          <w:marLeft w:val="480"/>
          <w:marRight w:val="0"/>
          <w:marTop w:val="0"/>
          <w:marBottom w:val="0"/>
          <w:divBdr>
            <w:top w:val="none" w:sz="0" w:space="0" w:color="auto"/>
            <w:left w:val="none" w:sz="0" w:space="0" w:color="auto"/>
            <w:bottom w:val="none" w:sz="0" w:space="0" w:color="auto"/>
            <w:right w:val="none" w:sz="0" w:space="0" w:color="auto"/>
          </w:divBdr>
        </w:div>
        <w:div w:id="1541087570">
          <w:marLeft w:val="480"/>
          <w:marRight w:val="0"/>
          <w:marTop w:val="0"/>
          <w:marBottom w:val="0"/>
          <w:divBdr>
            <w:top w:val="none" w:sz="0" w:space="0" w:color="auto"/>
            <w:left w:val="none" w:sz="0" w:space="0" w:color="auto"/>
            <w:bottom w:val="none" w:sz="0" w:space="0" w:color="auto"/>
            <w:right w:val="none" w:sz="0" w:space="0" w:color="auto"/>
          </w:divBdr>
        </w:div>
        <w:div w:id="1603758566">
          <w:marLeft w:val="480"/>
          <w:marRight w:val="0"/>
          <w:marTop w:val="0"/>
          <w:marBottom w:val="0"/>
          <w:divBdr>
            <w:top w:val="none" w:sz="0" w:space="0" w:color="auto"/>
            <w:left w:val="none" w:sz="0" w:space="0" w:color="auto"/>
            <w:bottom w:val="none" w:sz="0" w:space="0" w:color="auto"/>
            <w:right w:val="none" w:sz="0" w:space="0" w:color="auto"/>
          </w:divBdr>
        </w:div>
        <w:div w:id="1606572939">
          <w:marLeft w:val="480"/>
          <w:marRight w:val="0"/>
          <w:marTop w:val="0"/>
          <w:marBottom w:val="0"/>
          <w:divBdr>
            <w:top w:val="none" w:sz="0" w:space="0" w:color="auto"/>
            <w:left w:val="none" w:sz="0" w:space="0" w:color="auto"/>
            <w:bottom w:val="none" w:sz="0" w:space="0" w:color="auto"/>
            <w:right w:val="none" w:sz="0" w:space="0" w:color="auto"/>
          </w:divBdr>
        </w:div>
        <w:div w:id="1669408132">
          <w:marLeft w:val="480"/>
          <w:marRight w:val="0"/>
          <w:marTop w:val="0"/>
          <w:marBottom w:val="0"/>
          <w:divBdr>
            <w:top w:val="none" w:sz="0" w:space="0" w:color="auto"/>
            <w:left w:val="none" w:sz="0" w:space="0" w:color="auto"/>
            <w:bottom w:val="none" w:sz="0" w:space="0" w:color="auto"/>
            <w:right w:val="none" w:sz="0" w:space="0" w:color="auto"/>
          </w:divBdr>
        </w:div>
        <w:div w:id="1687824024">
          <w:marLeft w:val="480"/>
          <w:marRight w:val="0"/>
          <w:marTop w:val="0"/>
          <w:marBottom w:val="0"/>
          <w:divBdr>
            <w:top w:val="none" w:sz="0" w:space="0" w:color="auto"/>
            <w:left w:val="none" w:sz="0" w:space="0" w:color="auto"/>
            <w:bottom w:val="none" w:sz="0" w:space="0" w:color="auto"/>
            <w:right w:val="none" w:sz="0" w:space="0" w:color="auto"/>
          </w:divBdr>
        </w:div>
        <w:div w:id="1700160458">
          <w:marLeft w:val="480"/>
          <w:marRight w:val="0"/>
          <w:marTop w:val="0"/>
          <w:marBottom w:val="0"/>
          <w:divBdr>
            <w:top w:val="none" w:sz="0" w:space="0" w:color="auto"/>
            <w:left w:val="none" w:sz="0" w:space="0" w:color="auto"/>
            <w:bottom w:val="none" w:sz="0" w:space="0" w:color="auto"/>
            <w:right w:val="none" w:sz="0" w:space="0" w:color="auto"/>
          </w:divBdr>
        </w:div>
        <w:div w:id="1735083415">
          <w:marLeft w:val="480"/>
          <w:marRight w:val="0"/>
          <w:marTop w:val="0"/>
          <w:marBottom w:val="0"/>
          <w:divBdr>
            <w:top w:val="none" w:sz="0" w:space="0" w:color="auto"/>
            <w:left w:val="none" w:sz="0" w:space="0" w:color="auto"/>
            <w:bottom w:val="none" w:sz="0" w:space="0" w:color="auto"/>
            <w:right w:val="none" w:sz="0" w:space="0" w:color="auto"/>
          </w:divBdr>
        </w:div>
        <w:div w:id="1756516286">
          <w:marLeft w:val="480"/>
          <w:marRight w:val="0"/>
          <w:marTop w:val="0"/>
          <w:marBottom w:val="0"/>
          <w:divBdr>
            <w:top w:val="none" w:sz="0" w:space="0" w:color="auto"/>
            <w:left w:val="none" w:sz="0" w:space="0" w:color="auto"/>
            <w:bottom w:val="none" w:sz="0" w:space="0" w:color="auto"/>
            <w:right w:val="none" w:sz="0" w:space="0" w:color="auto"/>
          </w:divBdr>
        </w:div>
        <w:div w:id="1838107842">
          <w:marLeft w:val="480"/>
          <w:marRight w:val="0"/>
          <w:marTop w:val="0"/>
          <w:marBottom w:val="0"/>
          <w:divBdr>
            <w:top w:val="none" w:sz="0" w:space="0" w:color="auto"/>
            <w:left w:val="none" w:sz="0" w:space="0" w:color="auto"/>
            <w:bottom w:val="none" w:sz="0" w:space="0" w:color="auto"/>
            <w:right w:val="none" w:sz="0" w:space="0" w:color="auto"/>
          </w:divBdr>
        </w:div>
        <w:div w:id="1900942274">
          <w:marLeft w:val="480"/>
          <w:marRight w:val="0"/>
          <w:marTop w:val="0"/>
          <w:marBottom w:val="0"/>
          <w:divBdr>
            <w:top w:val="none" w:sz="0" w:space="0" w:color="auto"/>
            <w:left w:val="none" w:sz="0" w:space="0" w:color="auto"/>
            <w:bottom w:val="none" w:sz="0" w:space="0" w:color="auto"/>
            <w:right w:val="none" w:sz="0" w:space="0" w:color="auto"/>
          </w:divBdr>
        </w:div>
        <w:div w:id="1980187263">
          <w:marLeft w:val="480"/>
          <w:marRight w:val="0"/>
          <w:marTop w:val="0"/>
          <w:marBottom w:val="0"/>
          <w:divBdr>
            <w:top w:val="none" w:sz="0" w:space="0" w:color="auto"/>
            <w:left w:val="none" w:sz="0" w:space="0" w:color="auto"/>
            <w:bottom w:val="none" w:sz="0" w:space="0" w:color="auto"/>
            <w:right w:val="none" w:sz="0" w:space="0" w:color="auto"/>
          </w:divBdr>
        </w:div>
      </w:divsChild>
    </w:div>
    <w:div w:id="828060320">
      <w:bodyDiv w:val="1"/>
      <w:marLeft w:val="0"/>
      <w:marRight w:val="0"/>
      <w:marTop w:val="0"/>
      <w:marBottom w:val="0"/>
      <w:divBdr>
        <w:top w:val="none" w:sz="0" w:space="0" w:color="auto"/>
        <w:left w:val="none" w:sz="0" w:space="0" w:color="auto"/>
        <w:bottom w:val="none" w:sz="0" w:space="0" w:color="auto"/>
        <w:right w:val="none" w:sz="0" w:space="0" w:color="auto"/>
      </w:divBdr>
    </w:div>
    <w:div w:id="828129946">
      <w:bodyDiv w:val="1"/>
      <w:marLeft w:val="0"/>
      <w:marRight w:val="0"/>
      <w:marTop w:val="0"/>
      <w:marBottom w:val="0"/>
      <w:divBdr>
        <w:top w:val="none" w:sz="0" w:space="0" w:color="auto"/>
        <w:left w:val="none" w:sz="0" w:space="0" w:color="auto"/>
        <w:bottom w:val="none" w:sz="0" w:space="0" w:color="auto"/>
        <w:right w:val="none" w:sz="0" w:space="0" w:color="auto"/>
      </w:divBdr>
      <w:divsChild>
        <w:div w:id="2241764">
          <w:marLeft w:val="480"/>
          <w:marRight w:val="0"/>
          <w:marTop w:val="0"/>
          <w:marBottom w:val="0"/>
          <w:divBdr>
            <w:top w:val="none" w:sz="0" w:space="0" w:color="auto"/>
            <w:left w:val="none" w:sz="0" w:space="0" w:color="auto"/>
            <w:bottom w:val="none" w:sz="0" w:space="0" w:color="auto"/>
            <w:right w:val="none" w:sz="0" w:space="0" w:color="auto"/>
          </w:divBdr>
        </w:div>
        <w:div w:id="24865681">
          <w:marLeft w:val="480"/>
          <w:marRight w:val="0"/>
          <w:marTop w:val="0"/>
          <w:marBottom w:val="0"/>
          <w:divBdr>
            <w:top w:val="none" w:sz="0" w:space="0" w:color="auto"/>
            <w:left w:val="none" w:sz="0" w:space="0" w:color="auto"/>
            <w:bottom w:val="none" w:sz="0" w:space="0" w:color="auto"/>
            <w:right w:val="none" w:sz="0" w:space="0" w:color="auto"/>
          </w:divBdr>
        </w:div>
        <w:div w:id="264074095">
          <w:marLeft w:val="480"/>
          <w:marRight w:val="0"/>
          <w:marTop w:val="0"/>
          <w:marBottom w:val="0"/>
          <w:divBdr>
            <w:top w:val="none" w:sz="0" w:space="0" w:color="auto"/>
            <w:left w:val="none" w:sz="0" w:space="0" w:color="auto"/>
            <w:bottom w:val="none" w:sz="0" w:space="0" w:color="auto"/>
            <w:right w:val="none" w:sz="0" w:space="0" w:color="auto"/>
          </w:divBdr>
        </w:div>
        <w:div w:id="350572165">
          <w:marLeft w:val="480"/>
          <w:marRight w:val="0"/>
          <w:marTop w:val="0"/>
          <w:marBottom w:val="0"/>
          <w:divBdr>
            <w:top w:val="none" w:sz="0" w:space="0" w:color="auto"/>
            <w:left w:val="none" w:sz="0" w:space="0" w:color="auto"/>
            <w:bottom w:val="none" w:sz="0" w:space="0" w:color="auto"/>
            <w:right w:val="none" w:sz="0" w:space="0" w:color="auto"/>
          </w:divBdr>
        </w:div>
        <w:div w:id="392317033">
          <w:marLeft w:val="480"/>
          <w:marRight w:val="0"/>
          <w:marTop w:val="0"/>
          <w:marBottom w:val="0"/>
          <w:divBdr>
            <w:top w:val="none" w:sz="0" w:space="0" w:color="auto"/>
            <w:left w:val="none" w:sz="0" w:space="0" w:color="auto"/>
            <w:bottom w:val="none" w:sz="0" w:space="0" w:color="auto"/>
            <w:right w:val="none" w:sz="0" w:space="0" w:color="auto"/>
          </w:divBdr>
        </w:div>
        <w:div w:id="460850084">
          <w:marLeft w:val="480"/>
          <w:marRight w:val="0"/>
          <w:marTop w:val="0"/>
          <w:marBottom w:val="0"/>
          <w:divBdr>
            <w:top w:val="none" w:sz="0" w:space="0" w:color="auto"/>
            <w:left w:val="none" w:sz="0" w:space="0" w:color="auto"/>
            <w:bottom w:val="none" w:sz="0" w:space="0" w:color="auto"/>
            <w:right w:val="none" w:sz="0" w:space="0" w:color="auto"/>
          </w:divBdr>
        </w:div>
        <w:div w:id="471949994">
          <w:marLeft w:val="480"/>
          <w:marRight w:val="0"/>
          <w:marTop w:val="0"/>
          <w:marBottom w:val="0"/>
          <w:divBdr>
            <w:top w:val="none" w:sz="0" w:space="0" w:color="auto"/>
            <w:left w:val="none" w:sz="0" w:space="0" w:color="auto"/>
            <w:bottom w:val="none" w:sz="0" w:space="0" w:color="auto"/>
            <w:right w:val="none" w:sz="0" w:space="0" w:color="auto"/>
          </w:divBdr>
        </w:div>
        <w:div w:id="521363662">
          <w:marLeft w:val="480"/>
          <w:marRight w:val="0"/>
          <w:marTop w:val="0"/>
          <w:marBottom w:val="0"/>
          <w:divBdr>
            <w:top w:val="none" w:sz="0" w:space="0" w:color="auto"/>
            <w:left w:val="none" w:sz="0" w:space="0" w:color="auto"/>
            <w:bottom w:val="none" w:sz="0" w:space="0" w:color="auto"/>
            <w:right w:val="none" w:sz="0" w:space="0" w:color="auto"/>
          </w:divBdr>
        </w:div>
        <w:div w:id="542670123">
          <w:marLeft w:val="480"/>
          <w:marRight w:val="0"/>
          <w:marTop w:val="0"/>
          <w:marBottom w:val="0"/>
          <w:divBdr>
            <w:top w:val="none" w:sz="0" w:space="0" w:color="auto"/>
            <w:left w:val="none" w:sz="0" w:space="0" w:color="auto"/>
            <w:bottom w:val="none" w:sz="0" w:space="0" w:color="auto"/>
            <w:right w:val="none" w:sz="0" w:space="0" w:color="auto"/>
          </w:divBdr>
        </w:div>
        <w:div w:id="573124891">
          <w:marLeft w:val="480"/>
          <w:marRight w:val="0"/>
          <w:marTop w:val="0"/>
          <w:marBottom w:val="0"/>
          <w:divBdr>
            <w:top w:val="none" w:sz="0" w:space="0" w:color="auto"/>
            <w:left w:val="none" w:sz="0" w:space="0" w:color="auto"/>
            <w:bottom w:val="none" w:sz="0" w:space="0" w:color="auto"/>
            <w:right w:val="none" w:sz="0" w:space="0" w:color="auto"/>
          </w:divBdr>
        </w:div>
        <w:div w:id="678701255">
          <w:marLeft w:val="480"/>
          <w:marRight w:val="0"/>
          <w:marTop w:val="0"/>
          <w:marBottom w:val="0"/>
          <w:divBdr>
            <w:top w:val="none" w:sz="0" w:space="0" w:color="auto"/>
            <w:left w:val="none" w:sz="0" w:space="0" w:color="auto"/>
            <w:bottom w:val="none" w:sz="0" w:space="0" w:color="auto"/>
            <w:right w:val="none" w:sz="0" w:space="0" w:color="auto"/>
          </w:divBdr>
        </w:div>
        <w:div w:id="856895272">
          <w:marLeft w:val="480"/>
          <w:marRight w:val="0"/>
          <w:marTop w:val="0"/>
          <w:marBottom w:val="0"/>
          <w:divBdr>
            <w:top w:val="none" w:sz="0" w:space="0" w:color="auto"/>
            <w:left w:val="none" w:sz="0" w:space="0" w:color="auto"/>
            <w:bottom w:val="none" w:sz="0" w:space="0" w:color="auto"/>
            <w:right w:val="none" w:sz="0" w:space="0" w:color="auto"/>
          </w:divBdr>
        </w:div>
        <w:div w:id="929657988">
          <w:marLeft w:val="480"/>
          <w:marRight w:val="0"/>
          <w:marTop w:val="0"/>
          <w:marBottom w:val="0"/>
          <w:divBdr>
            <w:top w:val="none" w:sz="0" w:space="0" w:color="auto"/>
            <w:left w:val="none" w:sz="0" w:space="0" w:color="auto"/>
            <w:bottom w:val="none" w:sz="0" w:space="0" w:color="auto"/>
            <w:right w:val="none" w:sz="0" w:space="0" w:color="auto"/>
          </w:divBdr>
        </w:div>
        <w:div w:id="1017733064">
          <w:marLeft w:val="480"/>
          <w:marRight w:val="0"/>
          <w:marTop w:val="0"/>
          <w:marBottom w:val="0"/>
          <w:divBdr>
            <w:top w:val="none" w:sz="0" w:space="0" w:color="auto"/>
            <w:left w:val="none" w:sz="0" w:space="0" w:color="auto"/>
            <w:bottom w:val="none" w:sz="0" w:space="0" w:color="auto"/>
            <w:right w:val="none" w:sz="0" w:space="0" w:color="auto"/>
          </w:divBdr>
        </w:div>
        <w:div w:id="1121143324">
          <w:marLeft w:val="480"/>
          <w:marRight w:val="0"/>
          <w:marTop w:val="0"/>
          <w:marBottom w:val="0"/>
          <w:divBdr>
            <w:top w:val="none" w:sz="0" w:space="0" w:color="auto"/>
            <w:left w:val="none" w:sz="0" w:space="0" w:color="auto"/>
            <w:bottom w:val="none" w:sz="0" w:space="0" w:color="auto"/>
            <w:right w:val="none" w:sz="0" w:space="0" w:color="auto"/>
          </w:divBdr>
        </w:div>
        <w:div w:id="1137843969">
          <w:marLeft w:val="480"/>
          <w:marRight w:val="0"/>
          <w:marTop w:val="0"/>
          <w:marBottom w:val="0"/>
          <w:divBdr>
            <w:top w:val="none" w:sz="0" w:space="0" w:color="auto"/>
            <w:left w:val="none" w:sz="0" w:space="0" w:color="auto"/>
            <w:bottom w:val="none" w:sz="0" w:space="0" w:color="auto"/>
            <w:right w:val="none" w:sz="0" w:space="0" w:color="auto"/>
          </w:divBdr>
        </w:div>
        <w:div w:id="1201817596">
          <w:marLeft w:val="480"/>
          <w:marRight w:val="0"/>
          <w:marTop w:val="0"/>
          <w:marBottom w:val="0"/>
          <w:divBdr>
            <w:top w:val="none" w:sz="0" w:space="0" w:color="auto"/>
            <w:left w:val="none" w:sz="0" w:space="0" w:color="auto"/>
            <w:bottom w:val="none" w:sz="0" w:space="0" w:color="auto"/>
            <w:right w:val="none" w:sz="0" w:space="0" w:color="auto"/>
          </w:divBdr>
        </w:div>
        <w:div w:id="1471822904">
          <w:marLeft w:val="480"/>
          <w:marRight w:val="0"/>
          <w:marTop w:val="0"/>
          <w:marBottom w:val="0"/>
          <w:divBdr>
            <w:top w:val="none" w:sz="0" w:space="0" w:color="auto"/>
            <w:left w:val="none" w:sz="0" w:space="0" w:color="auto"/>
            <w:bottom w:val="none" w:sz="0" w:space="0" w:color="auto"/>
            <w:right w:val="none" w:sz="0" w:space="0" w:color="auto"/>
          </w:divBdr>
        </w:div>
        <w:div w:id="1488092421">
          <w:marLeft w:val="480"/>
          <w:marRight w:val="0"/>
          <w:marTop w:val="0"/>
          <w:marBottom w:val="0"/>
          <w:divBdr>
            <w:top w:val="none" w:sz="0" w:space="0" w:color="auto"/>
            <w:left w:val="none" w:sz="0" w:space="0" w:color="auto"/>
            <w:bottom w:val="none" w:sz="0" w:space="0" w:color="auto"/>
            <w:right w:val="none" w:sz="0" w:space="0" w:color="auto"/>
          </w:divBdr>
        </w:div>
        <w:div w:id="1541479855">
          <w:marLeft w:val="480"/>
          <w:marRight w:val="0"/>
          <w:marTop w:val="0"/>
          <w:marBottom w:val="0"/>
          <w:divBdr>
            <w:top w:val="none" w:sz="0" w:space="0" w:color="auto"/>
            <w:left w:val="none" w:sz="0" w:space="0" w:color="auto"/>
            <w:bottom w:val="none" w:sz="0" w:space="0" w:color="auto"/>
            <w:right w:val="none" w:sz="0" w:space="0" w:color="auto"/>
          </w:divBdr>
        </w:div>
        <w:div w:id="1541627108">
          <w:marLeft w:val="480"/>
          <w:marRight w:val="0"/>
          <w:marTop w:val="0"/>
          <w:marBottom w:val="0"/>
          <w:divBdr>
            <w:top w:val="none" w:sz="0" w:space="0" w:color="auto"/>
            <w:left w:val="none" w:sz="0" w:space="0" w:color="auto"/>
            <w:bottom w:val="none" w:sz="0" w:space="0" w:color="auto"/>
            <w:right w:val="none" w:sz="0" w:space="0" w:color="auto"/>
          </w:divBdr>
        </w:div>
        <w:div w:id="1630545635">
          <w:marLeft w:val="480"/>
          <w:marRight w:val="0"/>
          <w:marTop w:val="0"/>
          <w:marBottom w:val="0"/>
          <w:divBdr>
            <w:top w:val="none" w:sz="0" w:space="0" w:color="auto"/>
            <w:left w:val="none" w:sz="0" w:space="0" w:color="auto"/>
            <w:bottom w:val="none" w:sz="0" w:space="0" w:color="auto"/>
            <w:right w:val="none" w:sz="0" w:space="0" w:color="auto"/>
          </w:divBdr>
        </w:div>
        <w:div w:id="1661033641">
          <w:marLeft w:val="480"/>
          <w:marRight w:val="0"/>
          <w:marTop w:val="0"/>
          <w:marBottom w:val="0"/>
          <w:divBdr>
            <w:top w:val="none" w:sz="0" w:space="0" w:color="auto"/>
            <w:left w:val="none" w:sz="0" w:space="0" w:color="auto"/>
            <w:bottom w:val="none" w:sz="0" w:space="0" w:color="auto"/>
            <w:right w:val="none" w:sz="0" w:space="0" w:color="auto"/>
          </w:divBdr>
        </w:div>
        <w:div w:id="1666200774">
          <w:marLeft w:val="480"/>
          <w:marRight w:val="0"/>
          <w:marTop w:val="0"/>
          <w:marBottom w:val="0"/>
          <w:divBdr>
            <w:top w:val="none" w:sz="0" w:space="0" w:color="auto"/>
            <w:left w:val="none" w:sz="0" w:space="0" w:color="auto"/>
            <w:bottom w:val="none" w:sz="0" w:space="0" w:color="auto"/>
            <w:right w:val="none" w:sz="0" w:space="0" w:color="auto"/>
          </w:divBdr>
        </w:div>
        <w:div w:id="1688630637">
          <w:marLeft w:val="480"/>
          <w:marRight w:val="0"/>
          <w:marTop w:val="0"/>
          <w:marBottom w:val="0"/>
          <w:divBdr>
            <w:top w:val="none" w:sz="0" w:space="0" w:color="auto"/>
            <w:left w:val="none" w:sz="0" w:space="0" w:color="auto"/>
            <w:bottom w:val="none" w:sz="0" w:space="0" w:color="auto"/>
            <w:right w:val="none" w:sz="0" w:space="0" w:color="auto"/>
          </w:divBdr>
        </w:div>
        <w:div w:id="1695573655">
          <w:marLeft w:val="480"/>
          <w:marRight w:val="0"/>
          <w:marTop w:val="0"/>
          <w:marBottom w:val="0"/>
          <w:divBdr>
            <w:top w:val="none" w:sz="0" w:space="0" w:color="auto"/>
            <w:left w:val="none" w:sz="0" w:space="0" w:color="auto"/>
            <w:bottom w:val="none" w:sz="0" w:space="0" w:color="auto"/>
            <w:right w:val="none" w:sz="0" w:space="0" w:color="auto"/>
          </w:divBdr>
        </w:div>
        <w:div w:id="1713454032">
          <w:marLeft w:val="480"/>
          <w:marRight w:val="0"/>
          <w:marTop w:val="0"/>
          <w:marBottom w:val="0"/>
          <w:divBdr>
            <w:top w:val="none" w:sz="0" w:space="0" w:color="auto"/>
            <w:left w:val="none" w:sz="0" w:space="0" w:color="auto"/>
            <w:bottom w:val="none" w:sz="0" w:space="0" w:color="auto"/>
            <w:right w:val="none" w:sz="0" w:space="0" w:color="auto"/>
          </w:divBdr>
        </w:div>
        <w:div w:id="1759910464">
          <w:marLeft w:val="480"/>
          <w:marRight w:val="0"/>
          <w:marTop w:val="0"/>
          <w:marBottom w:val="0"/>
          <w:divBdr>
            <w:top w:val="none" w:sz="0" w:space="0" w:color="auto"/>
            <w:left w:val="none" w:sz="0" w:space="0" w:color="auto"/>
            <w:bottom w:val="none" w:sz="0" w:space="0" w:color="auto"/>
            <w:right w:val="none" w:sz="0" w:space="0" w:color="auto"/>
          </w:divBdr>
        </w:div>
        <w:div w:id="1941525439">
          <w:marLeft w:val="480"/>
          <w:marRight w:val="0"/>
          <w:marTop w:val="0"/>
          <w:marBottom w:val="0"/>
          <w:divBdr>
            <w:top w:val="none" w:sz="0" w:space="0" w:color="auto"/>
            <w:left w:val="none" w:sz="0" w:space="0" w:color="auto"/>
            <w:bottom w:val="none" w:sz="0" w:space="0" w:color="auto"/>
            <w:right w:val="none" w:sz="0" w:space="0" w:color="auto"/>
          </w:divBdr>
        </w:div>
        <w:div w:id="1969505348">
          <w:marLeft w:val="480"/>
          <w:marRight w:val="0"/>
          <w:marTop w:val="0"/>
          <w:marBottom w:val="0"/>
          <w:divBdr>
            <w:top w:val="none" w:sz="0" w:space="0" w:color="auto"/>
            <w:left w:val="none" w:sz="0" w:space="0" w:color="auto"/>
            <w:bottom w:val="none" w:sz="0" w:space="0" w:color="auto"/>
            <w:right w:val="none" w:sz="0" w:space="0" w:color="auto"/>
          </w:divBdr>
        </w:div>
        <w:div w:id="2126998546">
          <w:marLeft w:val="480"/>
          <w:marRight w:val="0"/>
          <w:marTop w:val="0"/>
          <w:marBottom w:val="0"/>
          <w:divBdr>
            <w:top w:val="none" w:sz="0" w:space="0" w:color="auto"/>
            <w:left w:val="none" w:sz="0" w:space="0" w:color="auto"/>
            <w:bottom w:val="none" w:sz="0" w:space="0" w:color="auto"/>
            <w:right w:val="none" w:sz="0" w:space="0" w:color="auto"/>
          </w:divBdr>
        </w:div>
      </w:divsChild>
    </w:div>
    <w:div w:id="830415955">
      <w:bodyDiv w:val="1"/>
      <w:marLeft w:val="0"/>
      <w:marRight w:val="0"/>
      <w:marTop w:val="0"/>
      <w:marBottom w:val="0"/>
      <w:divBdr>
        <w:top w:val="none" w:sz="0" w:space="0" w:color="auto"/>
        <w:left w:val="none" w:sz="0" w:space="0" w:color="auto"/>
        <w:bottom w:val="none" w:sz="0" w:space="0" w:color="auto"/>
        <w:right w:val="none" w:sz="0" w:space="0" w:color="auto"/>
      </w:divBdr>
    </w:div>
    <w:div w:id="842624669">
      <w:bodyDiv w:val="1"/>
      <w:marLeft w:val="0"/>
      <w:marRight w:val="0"/>
      <w:marTop w:val="0"/>
      <w:marBottom w:val="0"/>
      <w:divBdr>
        <w:top w:val="none" w:sz="0" w:space="0" w:color="auto"/>
        <w:left w:val="none" w:sz="0" w:space="0" w:color="auto"/>
        <w:bottom w:val="none" w:sz="0" w:space="0" w:color="auto"/>
        <w:right w:val="none" w:sz="0" w:space="0" w:color="auto"/>
      </w:divBdr>
    </w:div>
    <w:div w:id="850146459">
      <w:bodyDiv w:val="1"/>
      <w:marLeft w:val="0"/>
      <w:marRight w:val="0"/>
      <w:marTop w:val="0"/>
      <w:marBottom w:val="0"/>
      <w:divBdr>
        <w:top w:val="none" w:sz="0" w:space="0" w:color="auto"/>
        <w:left w:val="none" w:sz="0" w:space="0" w:color="auto"/>
        <w:bottom w:val="none" w:sz="0" w:space="0" w:color="auto"/>
        <w:right w:val="none" w:sz="0" w:space="0" w:color="auto"/>
      </w:divBdr>
    </w:div>
    <w:div w:id="859512017">
      <w:bodyDiv w:val="1"/>
      <w:marLeft w:val="0"/>
      <w:marRight w:val="0"/>
      <w:marTop w:val="0"/>
      <w:marBottom w:val="0"/>
      <w:divBdr>
        <w:top w:val="none" w:sz="0" w:space="0" w:color="auto"/>
        <w:left w:val="none" w:sz="0" w:space="0" w:color="auto"/>
        <w:bottom w:val="none" w:sz="0" w:space="0" w:color="auto"/>
        <w:right w:val="none" w:sz="0" w:space="0" w:color="auto"/>
      </w:divBdr>
    </w:div>
    <w:div w:id="861166931">
      <w:bodyDiv w:val="1"/>
      <w:marLeft w:val="0"/>
      <w:marRight w:val="0"/>
      <w:marTop w:val="0"/>
      <w:marBottom w:val="0"/>
      <w:divBdr>
        <w:top w:val="none" w:sz="0" w:space="0" w:color="auto"/>
        <w:left w:val="none" w:sz="0" w:space="0" w:color="auto"/>
        <w:bottom w:val="none" w:sz="0" w:space="0" w:color="auto"/>
        <w:right w:val="none" w:sz="0" w:space="0" w:color="auto"/>
      </w:divBdr>
    </w:div>
    <w:div w:id="873620949">
      <w:bodyDiv w:val="1"/>
      <w:marLeft w:val="0"/>
      <w:marRight w:val="0"/>
      <w:marTop w:val="0"/>
      <w:marBottom w:val="0"/>
      <w:divBdr>
        <w:top w:val="none" w:sz="0" w:space="0" w:color="auto"/>
        <w:left w:val="none" w:sz="0" w:space="0" w:color="auto"/>
        <w:bottom w:val="none" w:sz="0" w:space="0" w:color="auto"/>
        <w:right w:val="none" w:sz="0" w:space="0" w:color="auto"/>
      </w:divBdr>
    </w:div>
    <w:div w:id="883441071">
      <w:bodyDiv w:val="1"/>
      <w:marLeft w:val="0"/>
      <w:marRight w:val="0"/>
      <w:marTop w:val="0"/>
      <w:marBottom w:val="0"/>
      <w:divBdr>
        <w:top w:val="none" w:sz="0" w:space="0" w:color="auto"/>
        <w:left w:val="none" w:sz="0" w:space="0" w:color="auto"/>
        <w:bottom w:val="none" w:sz="0" w:space="0" w:color="auto"/>
        <w:right w:val="none" w:sz="0" w:space="0" w:color="auto"/>
      </w:divBdr>
    </w:div>
    <w:div w:id="890460281">
      <w:bodyDiv w:val="1"/>
      <w:marLeft w:val="0"/>
      <w:marRight w:val="0"/>
      <w:marTop w:val="0"/>
      <w:marBottom w:val="0"/>
      <w:divBdr>
        <w:top w:val="none" w:sz="0" w:space="0" w:color="auto"/>
        <w:left w:val="none" w:sz="0" w:space="0" w:color="auto"/>
        <w:bottom w:val="none" w:sz="0" w:space="0" w:color="auto"/>
        <w:right w:val="none" w:sz="0" w:space="0" w:color="auto"/>
      </w:divBdr>
      <w:divsChild>
        <w:div w:id="114713356">
          <w:marLeft w:val="480"/>
          <w:marRight w:val="0"/>
          <w:marTop w:val="0"/>
          <w:marBottom w:val="0"/>
          <w:divBdr>
            <w:top w:val="none" w:sz="0" w:space="0" w:color="auto"/>
            <w:left w:val="none" w:sz="0" w:space="0" w:color="auto"/>
            <w:bottom w:val="none" w:sz="0" w:space="0" w:color="auto"/>
            <w:right w:val="none" w:sz="0" w:space="0" w:color="auto"/>
          </w:divBdr>
        </w:div>
        <w:div w:id="133833576">
          <w:marLeft w:val="480"/>
          <w:marRight w:val="0"/>
          <w:marTop w:val="0"/>
          <w:marBottom w:val="0"/>
          <w:divBdr>
            <w:top w:val="none" w:sz="0" w:space="0" w:color="auto"/>
            <w:left w:val="none" w:sz="0" w:space="0" w:color="auto"/>
            <w:bottom w:val="none" w:sz="0" w:space="0" w:color="auto"/>
            <w:right w:val="none" w:sz="0" w:space="0" w:color="auto"/>
          </w:divBdr>
        </w:div>
        <w:div w:id="238830970">
          <w:marLeft w:val="480"/>
          <w:marRight w:val="0"/>
          <w:marTop w:val="0"/>
          <w:marBottom w:val="0"/>
          <w:divBdr>
            <w:top w:val="none" w:sz="0" w:space="0" w:color="auto"/>
            <w:left w:val="none" w:sz="0" w:space="0" w:color="auto"/>
            <w:bottom w:val="none" w:sz="0" w:space="0" w:color="auto"/>
            <w:right w:val="none" w:sz="0" w:space="0" w:color="auto"/>
          </w:divBdr>
        </w:div>
        <w:div w:id="353768445">
          <w:marLeft w:val="480"/>
          <w:marRight w:val="0"/>
          <w:marTop w:val="0"/>
          <w:marBottom w:val="0"/>
          <w:divBdr>
            <w:top w:val="none" w:sz="0" w:space="0" w:color="auto"/>
            <w:left w:val="none" w:sz="0" w:space="0" w:color="auto"/>
            <w:bottom w:val="none" w:sz="0" w:space="0" w:color="auto"/>
            <w:right w:val="none" w:sz="0" w:space="0" w:color="auto"/>
          </w:divBdr>
        </w:div>
        <w:div w:id="364524024">
          <w:marLeft w:val="480"/>
          <w:marRight w:val="0"/>
          <w:marTop w:val="0"/>
          <w:marBottom w:val="0"/>
          <w:divBdr>
            <w:top w:val="none" w:sz="0" w:space="0" w:color="auto"/>
            <w:left w:val="none" w:sz="0" w:space="0" w:color="auto"/>
            <w:bottom w:val="none" w:sz="0" w:space="0" w:color="auto"/>
            <w:right w:val="none" w:sz="0" w:space="0" w:color="auto"/>
          </w:divBdr>
        </w:div>
        <w:div w:id="467285131">
          <w:marLeft w:val="480"/>
          <w:marRight w:val="0"/>
          <w:marTop w:val="0"/>
          <w:marBottom w:val="0"/>
          <w:divBdr>
            <w:top w:val="none" w:sz="0" w:space="0" w:color="auto"/>
            <w:left w:val="none" w:sz="0" w:space="0" w:color="auto"/>
            <w:bottom w:val="none" w:sz="0" w:space="0" w:color="auto"/>
            <w:right w:val="none" w:sz="0" w:space="0" w:color="auto"/>
          </w:divBdr>
        </w:div>
        <w:div w:id="628825263">
          <w:marLeft w:val="480"/>
          <w:marRight w:val="0"/>
          <w:marTop w:val="0"/>
          <w:marBottom w:val="0"/>
          <w:divBdr>
            <w:top w:val="none" w:sz="0" w:space="0" w:color="auto"/>
            <w:left w:val="none" w:sz="0" w:space="0" w:color="auto"/>
            <w:bottom w:val="none" w:sz="0" w:space="0" w:color="auto"/>
            <w:right w:val="none" w:sz="0" w:space="0" w:color="auto"/>
          </w:divBdr>
        </w:div>
        <w:div w:id="641890700">
          <w:marLeft w:val="480"/>
          <w:marRight w:val="0"/>
          <w:marTop w:val="0"/>
          <w:marBottom w:val="0"/>
          <w:divBdr>
            <w:top w:val="none" w:sz="0" w:space="0" w:color="auto"/>
            <w:left w:val="none" w:sz="0" w:space="0" w:color="auto"/>
            <w:bottom w:val="none" w:sz="0" w:space="0" w:color="auto"/>
            <w:right w:val="none" w:sz="0" w:space="0" w:color="auto"/>
          </w:divBdr>
        </w:div>
        <w:div w:id="692996712">
          <w:marLeft w:val="480"/>
          <w:marRight w:val="0"/>
          <w:marTop w:val="0"/>
          <w:marBottom w:val="0"/>
          <w:divBdr>
            <w:top w:val="none" w:sz="0" w:space="0" w:color="auto"/>
            <w:left w:val="none" w:sz="0" w:space="0" w:color="auto"/>
            <w:bottom w:val="none" w:sz="0" w:space="0" w:color="auto"/>
            <w:right w:val="none" w:sz="0" w:space="0" w:color="auto"/>
          </w:divBdr>
        </w:div>
        <w:div w:id="802118903">
          <w:marLeft w:val="480"/>
          <w:marRight w:val="0"/>
          <w:marTop w:val="0"/>
          <w:marBottom w:val="0"/>
          <w:divBdr>
            <w:top w:val="none" w:sz="0" w:space="0" w:color="auto"/>
            <w:left w:val="none" w:sz="0" w:space="0" w:color="auto"/>
            <w:bottom w:val="none" w:sz="0" w:space="0" w:color="auto"/>
            <w:right w:val="none" w:sz="0" w:space="0" w:color="auto"/>
          </w:divBdr>
        </w:div>
        <w:div w:id="839387950">
          <w:marLeft w:val="480"/>
          <w:marRight w:val="0"/>
          <w:marTop w:val="0"/>
          <w:marBottom w:val="0"/>
          <w:divBdr>
            <w:top w:val="none" w:sz="0" w:space="0" w:color="auto"/>
            <w:left w:val="none" w:sz="0" w:space="0" w:color="auto"/>
            <w:bottom w:val="none" w:sz="0" w:space="0" w:color="auto"/>
            <w:right w:val="none" w:sz="0" w:space="0" w:color="auto"/>
          </w:divBdr>
        </w:div>
        <w:div w:id="879322200">
          <w:marLeft w:val="480"/>
          <w:marRight w:val="0"/>
          <w:marTop w:val="0"/>
          <w:marBottom w:val="0"/>
          <w:divBdr>
            <w:top w:val="none" w:sz="0" w:space="0" w:color="auto"/>
            <w:left w:val="none" w:sz="0" w:space="0" w:color="auto"/>
            <w:bottom w:val="none" w:sz="0" w:space="0" w:color="auto"/>
            <w:right w:val="none" w:sz="0" w:space="0" w:color="auto"/>
          </w:divBdr>
        </w:div>
        <w:div w:id="981815235">
          <w:marLeft w:val="480"/>
          <w:marRight w:val="0"/>
          <w:marTop w:val="0"/>
          <w:marBottom w:val="0"/>
          <w:divBdr>
            <w:top w:val="none" w:sz="0" w:space="0" w:color="auto"/>
            <w:left w:val="none" w:sz="0" w:space="0" w:color="auto"/>
            <w:bottom w:val="none" w:sz="0" w:space="0" w:color="auto"/>
            <w:right w:val="none" w:sz="0" w:space="0" w:color="auto"/>
          </w:divBdr>
        </w:div>
        <w:div w:id="1147629111">
          <w:marLeft w:val="480"/>
          <w:marRight w:val="0"/>
          <w:marTop w:val="0"/>
          <w:marBottom w:val="0"/>
          <w:divBdr>
            <w:top w:val="none" w:sz="0" w:space="0" w:color="auto"/>
            <w:left w:val="none" w:sz="0" w:space="0" w:color="auto"/>
            <w:bottom w:val="none" w:sz="0" w:space="0" w:color="auto"/>
            <w:right w:val="none" w:sz="0" w:space="0" w:color="auto"/>
          </w:divBdr>
        </w:div>
        <w:div w:id="1260604285">
          <w:marLeft w:val="480"/>
          <w:marRight w:val="0"/>
          <w:marTop w:val="0"/>
          <w:marBottom w:val="0"/>
          <w:divBdr>
            <w:top w:val="none" w:sz="0" w:space="0" w:color="auto"/>
            <w:left w:val="none" w:sz="0" w:space="0" w:color="auto"/>
            <w:bottom w:val="none" w:sz="0" w:space="0" w:color="auto"/>
            <w:right w:val="none" w:sz="0" w:space="0" w:color="auto"/>
          </w:divBdr>
        </w:div>
        <w:div w:id="1303197845">
          <w:marLeft w:val="480"/>
          <w:marRight w:val="0"/>
          <w:marTop w:val="0"/>
          <w:marBottom w:val="0"/>
          <w:divBdr>
            <w:top w:val="none" w:sz="0" w:space="0" w:color="auto"/>
            <w:left w:val="none" w:sz="0" w:space="0" w:color="auto"/>
            <w:bottom w:val="none" w:sz="0" w:space="0" w:color="auto"/>
            <w:right w:val="none" w:sz="0" w:space="0" w:color="auto"/>
          </w:divBdr>
        </w:div>
        <w:div w:id="1345354233">
          <w:marLeft w:val="480"/>
          <w:marRight w:val="0"/>
          <w:marTop w:val="0"/>
          <w:marBottom w:val="0"/>
          <w:divBdr>
            <w:top w:val="none" w:sz="0" w:space="0" w:color="auto"/>
            <w:left w:val="none" w:sz="0" w:space="0" w:color="auto"/>
            <w:bottom w:val="none" w:sz="0" w:space="0" w:color="auto"/>
            <w:right w:val="none" w:sz="0" w:space="0" w:color="auto"/>
          </w:divBdr>
        </w:div>
        <w:div w:id="1484156541">
          <w:marLeft w:val="480"/>
          <w:marRight w:val="0"/>
          <w:marTop w:val="0"/>
          <w:marBottom w:val="0"/>
          <w:divBdr>
            <w:top w:val="none" w:sz="0" w:space="0" w:color="auto"/>
            <w:left w:val="none" w:sz="0" w:space="0" w:color="auto"/>
            <w:bottom w:val="none" w:sz="0" w:space="0" w:color="auto"/>
            <w:right w:val="none" w:sz="0" w:space="0" w:color="auto"/>
          </w:divBdr>
        </w:div>
        <w:div w:id="1523083057">
          <w:marLeft w:val="480"/>
          <w:marRight w:val="0"/>
          <w:marTop w:val="0"/>
          <w:marBottom w:val="0"/>
          <w:divBdr>
            <w:top w:val="none" w:sz="0" w:space="0" w:color="auto"/>
            <w:left w:val="none" w:sz="0" w:space="0" w:color="auto"/>
            <w:bottom w:val="none" w:sz="0" w:space="0" w:color="auto"/>
            <w:right w:val="none" w:sz="0" w:space="0" w:color="auto"/>
          </w:divBdr>
        </w:div>
        <w:div w:id="1552301598">
          <w:marLeft w:val="480"/>
          <w:marRight w:val="0"/>
          <w:marTop w:val="0"/>
          <w:marBottom w:val="0"/>
          <w:divBdr>
            <w:top w:val="none" w:sz="0" w:space="0" w:color="auto"/>
            <w:left w:val="none" w:sz="0" w:space="0" w:color="auto"/>
            <w:bottom w:val="none" w:sz="0" w:space="0" w:color="auto"/>
            <w:right w:val="none" w:sz="0" w:space="0" w:color="auto"/>
          </w:divBdr>
        </w:div>
        <w:div w:id="1793210850">
          <w:marLeft w:val="480"/>
          <w:marRight w:val="0"/>
          <w:marTop w:val="0"/>
          <w:marBottom w:val="0"/>
          <w:divBdr>
            <w:top w:val="none" w:sz="0" w:space="0" w:color="auto"/>
            <w:left w:val="none" w:sz="0" w:space="0" w:color="auto"/>
            <w:bottom w:val="none" w:sz="0" w:space="0" w:color="auto"/>
            <w:right w:val="none" w:sz="0" w:space="0" w:color="auto"/>
          </w:divBdr>
        </w:div>
        <w:div w:id="1850175772">
          <w:marLeft w:val="480"/>
          <w:marRight w:val="0"/>
          <w:marTop w:val="0"/>
          <w:marBottom w:val="0"/>
          <w:divBdr>
            <w:top w:val="none" w:sz="0" w:space="0" w:color="auto"/>
            <w:left w:val="none" w:sz="0" w:space="0" w:color="auto"/>
            <w:bottom w:val="none" w:sz="0" w:space="0" w:color="auto"/>
            <w:right w:val="none" w:sz="0" w:space="0" w:color="auto"/>
          </w:divBdr>
        </w:div>
        <w:div w:id="2055422942">
          <w:marLeft w:val="480"/>
          <w:marRight w:val="0"/>
          <w:marTop w:val="0"/>
          <w:marBottom w:val="0"/>
          <w:divBdr>
            <w:top w:val="none" w:sz="0" w:space="0" w:color="auto"/>
            <w:left w:val="none" w:sz="0" w:space="0" w:color="auto"/>
            <w:bottom w:val="none" w:sz="0" w:space="0" w:color="auto"/>
            <w:right w:val="none" w:sz="0" w:space="0" w:color="auto"/>
          </w:divBdr>
        </w:div>
        <w:div w:id="2069768396">
          <w:marLeft w:val="480"/>
          <w:marRight w:val="0"/>
          <w:marTop w:val="0"/>
          <w:marBottom w:val="0"/>
          <w:divBdr>
            <w:top w:val="none" w:sz="0" w:space="0" w:color="auto"/>
            <w:left w:val="none" w:sz="0" w:space="0" w:color="auto"/>
            <w:bottom w:val="none" w:sz="0" w:space="0" w:color="auto"/>
            <w:right w:val="none" w:sz="0" w:space="0" w:color="auto"/>
          </w:divBdr>
        </w:div>
        <w:div w:id="2093164401">
          <w:marLeft w:val="480"/>
          <w:marRight w:val="0"/>
          <w:marTop w:val="0"/>
          <w:marBottom w:val="0"/>
          <w:divBdr>
            <w:top w:val="none" w:sz="0" w:space="0" w:color="auto"/>
            <w:left w:val="none" w:sz="0" w:space="0" w:color="auto"/>
            <w:bottom w:val="none" w:sz="0" w:space="0" w:color="auto"/>
            <w:right w:val="none" w:sz="0" w:space="0" w:color="auto"/>
          </w:divBdr>
        </w:div>
        <w:div w:id="2094007191">
          <w:marLeft w:val="480"/>
          <w:marRight w:val="0"/>
          <w:marTop w:val="0"/>
          <w:marBottom w:val="0"/>
          <w:divBdr>
            <w:top w:val="none" w:sz="0" w:space="0" w:color="auto"/>
            <w:left w:val="none" w:sz="0" w:space="0" w:color="auto"/>
            <w:bottom w:val="none" w:sz="0" w:space="0" w:color="auto"/>
            <w:right w:val="none" w:sz="0" w:space="0" w:color="auto"/>
          </w:divBdr>
        </w:div>
      </w:divsChild>
    </w:div>
    <w:div w:id="896012073">
      <w:bodyDiv w:val="1"/>
      <w:marLeft w:val="0"/>
      <w:marRight w:val="0"/>
      <w:marTop w:val="0"/>
      <w:marBottom w:val="0"/>
      <w:divBdr>
        <w:top w:val="none" w:sz="0" w:space="0" w:color="auto"/>
        <w:left w:val="none" w:sz="0" w:space="0" w:color="auto"/>
        <w:bottom w:val="none" w:sz="0" w:space="0" w:color="auto"/>
        <w:right w:val="none" w:sz="0" w:space="0" w:color="auto"/>
      </w:divBdr>
    </w:div>
    <w:div w:id="901252075">
      <w:bodyDiv w:val="1"/>
      <w:marLeft w:val="0"/>
      <w:marRight w:val="0"/>
      <w:marTop w:val="0"/>
      <w:marBottom w:val="0"/>
      <w:divBdr>
        <w:top w:val="none" w:sz="0" w:space="0" w:color="auto"/>
        <w:left w:val="none" w:sz="0" w:space="0" w:color="auto"/>
        <w:bottom w:val="none" w:sz="0" w:space="0" w:color="auto"/>
        <w:right w:val="none" w:sz="0" w:space="0" w:color="auto"/>
      </w:divBdr>
      <w:divsChild>
        <w:div w:id="10182648">
          <w:marLeft w:val="480"/>
          <w:marRight w:val="0"/>
          <w:marTop w:val="0"/>
          <w:marBottom w:val="0"/>
          <w:divBdr>
            <w:top w:val="none" w:sz="0" w:space="0" w:color="auto"/>
            <w:left w:val="none" w:sz="0" w:space="0" w:color="auto"/>
            <w:bottom w:val="none" w:sz="0" w:space="0" w:color="auto"/>
            <w:right w:val="none" w:sz="0" w:space="0" w:color="auto"/>
          </w:divBdr>
        </w:div>
        <w:div w:id="123548402">
          <w:marLeft w:val="480"/>
          <w:marRight w:val="0"/>
          <w:marTop w:val="0"/>
          <w:marBottom w:val="0"/>
          <w:divBdr>
            <w:top w:val="none" w:sz="0" w:space="0" w:color="auto"/>
            <w:left w:val="none" w:sz="0" w:space="0" w:color="auto"/>
            <w:bottom w:val="none" w:sz="0" w:space="0" w:color="auto"/>
            <w:right w:val="none" w:sz="0" w:space="0" w:color="auto"/>
          </w:divBdr>
        </w:div>
        <w:div w:id="132793788">
          <w:marLeft w:val="480"/>
          <w:marRight w:val="0"/>
          <w:marTop w:val="0"/>
          <w:marBottom w:val="0"/>
          <w:divBdr>
            <w:top w:val="none" w:sz="0" w:space="0" w:color="auto"/>
            <w:left w:val="none" w:sz="0" w:space="0" w:color="auto"/>
            <w:bottom w:val="none" w:sz="0" w:space="0" w:color="auto"/>
            <w:right w:val="none" w:sz="0" w:space="0" w:color="auto"/>
          </w:divBdr>
        </w:div>
        <w:div w:id="249777689">
          <w:marLeft w:val="480"/>
          <w:marRight w:val="0"/>
          <w:marTop w:val="0"/>
          <w:marBottom w:val="0"/>
          <w:divBdr>
            <w:top w:val="none" w:sz="0" w:space="0" w:color="auto"/>
            <w:left w:val="none" w:sz="0" w:space="0" w:color="auto"/>
            <w:bottom w:val="none" w:sz="0" w:space="0" w:color="auto"/>
            <w:right w:val="none" w:sz="0" w:space="0" w:color="auto"/>
          </w:divBdr>
        </w:div>
        <w:div w:id="264315230">
          <w:marLeft w:val="480"/>
          <w:marRight w:val="0"/>
          <w:marTop w:val="0"/>
          <w:marBottom w:val="0"/>
          <w:divBdr>
            <w:top w:val="none" w:sz="0" w:space="0" w:color="auto"/>
            <w:left w:val="none" w:sz="0" w:space="0" w:color="auto"/>
            <w:bottom w:val="none" w:sz="0" w:space="0" w:color="auto"/>
            <w:right w:val="none" w:sz="0" w:space="0" w:color="auto"/>
          </w:divBdr>
        </w:div>
        <w:div w:id="327292012">
          <w:marLeft w:val="480"/>
          <w:marRight w:val="0"/>
          <w:marTop w:val="0"/>
          <w:marBottom w:val="0"/>
          <w:divBdr>
            <w:top w:val="none" w:sz="0" w:space="0" w:color="auto"/>
            <w:left w:val="none" w:sz="0" w:space="0" w:color="auto"/>
            <w:bottom w:val="none" w:sz="0" w:space="0" w:color="auto"/>
            <w:right w:val="none" w:sz="0" w:space="0" w:color="auto"/>
          </w:divBdr>
        </w:div>
        <w:div w:id="333455183">
          <w:marLeft w:val="480"/>
          <w:marRight w:val="0"/>
          <w:marTop w:val="0"/>
          <w:marBottom w:val="0"/>
          <w:divBdr>
            <w:top w:val="none" w:sz="0" w:space="0" w:color="auto"/>
            <w:left w:val="none" w:sz="0" w:space="0" w:color="auto"/>
            <w:bottom w:val="none" w:sz="0" w:space="0" w:color="auto"/>
            <w:right w:val="none" w:sz="0" w:space="0" w:color="auto"/>
          </w:divBdr>
        </w:div>
        <w:div w:id="368335876">
          <w:marLeft w:val="480"/>
          <w:marRight w:val="0"/>
          <w:marTop w:val="0"/>
          <w:marBottom w:val="0"/>
          <w:divBdr>
            <w:top w:val="none" w:sz="0" w:space="0" w:color="auto"/>
            <w:left w:val="none" w:sz="0" w:space="0" w:color="auto"/>
            <w:bottom w:val="none" w:sz="0" w:space="0" w:color="auto"/>
            <w:right w:val="none" w:sz="0" w:space="0" w:color="auto"/>
          </w:divBdr>
        </w:div>
        <w:div w:id="507672588">
          <w:marLeft w:val="480"/>
          <w:marRight w:val="0"/>
          <w:marTop w:val="0"/>
          <w:marBottom w:val="0"/>
          <w:divBdr>
            <w:top w:val="none" w:sz="0" w:space="0" w:color="auto"/>
            <w:left w:val="none" w:sz="0" w:space="0" w:color="auto"/>
            <w:bottom w:val="none" w:sz="0" w:space="0" w:color="auto"/>
            <w:right w:val="none" w:sz="0" w:space="0" w:color="auto"/>
          </w:divBdr>
        </w:div>
        <w:div w:id="743336023">
          <w:marLeft w:val="480"/>
          <w:marRight w:val="0"/>
          <w:marTop w:val="0"/>
          <w:marBottom w:val="0"/>
          <w:divBdr>
            <w:top w:val="none" w:sz="0" w:space="0" w:color="auto"/>
            <w:left w:val="none" w:sz="0" w:space="0" w:color="auto"/>
            <w:bottom w:val="none" w:sz="0" w:space="0" w:color="auto"/>
            <w:right w:val="none" w:sz="0" w:space="0" w:color="auto"/>
          </w:divBdr>
        </w:div>
        <w:div w:id="875971238">
          <w:marLeft w:val="480"/>
          <w:marRight w:val="0"/>
          <w:marTop w:val="0"/>
          <w:marBottom w:val="0"/>
          <w:divBdr>
            <w:top w:val="none" w:sz="0" w:space="0" w:color="auto"/>
            <w:left w:val="none" w:sz="0" w:space="0" w:color="auto"/>
            <w:bottom w:val="none" w:sz="0" w:space="0" w:color="auto"/>
            <w:right w:val="none" w:sz="0" w:space="0" w:color="auto"/>
          </w:divBdr>
        </w:div>
        <w:div w:id="966813040">
          <w:marLeft w:val="480"/>
          <w:marRight w:val="0"/>
          <w:marTop w:val="0"/>
          <w:marBottom w:val="0"/>
          <w:divBdr>
            <w:top w:val="none" w:sz="0" w:space="0" w:color="auto"/>
            <w:left w:val="none" w:sz="0" w:space="0" w:color="auto"/>
            <w:bottom w:val="none" w:sz="0" w:space="0" w:color="auto"/>
            <w:right w:val="none" w:sz="0" w:space="0" w:color="auto"/>
          </w:divBdr>
        </w:div>
        <w:div w:id="1232693158">
          <w:marLeft w:val="480"/>
          <w:marRight w:val="0"/>
          <w:marTop w:val="0"/>
          <w:marBottom w:val="0"/>
          <w:divBdr>
            <w:top w:val="none" w:sz="0" w:space="0" w:color="auto"/>
            <w:left w:val="none" w:sz="0" w:space="0" w:color="auto"/>
            <w:bottom w:val="none" w:sz="0" w:space="0" w:color="auto"/>
            <w:right w:val="none" w:sz="0" w:space="0" w:color="auto"/>
          </w:divBdr>
        </w:div>
        <w:div w:id="1241795149">
          <w:marLeft w:val="480"/>
          <w:marRight w:val="0"/>
          <w:marTop w:val="0"/>
          <w:marBottom w:val="0"/>
          <w:divBdr>
            <w:top w:val="none" w:sz="0" w:space="0" w:color="auto"/>
            <w:left w:val="none" w:sz="0" w:space="0" w:color="auto"/>
            <w:bottom w:val="none" w:sz="0" w:space="0" w:color="auto"/>
            <w:right w:val="none" w:sz="0" w:space="0" w:color="auto"/>
          </w:divBdr>
        </w:div>
        <w:div w:id="1269891493">
          <w:marLeft w:val="480"/>
          <w:marRight w:val="0"/>
          <w:marTop w:val="0"/>
          <w:marBottom w:val="0"/>
          <w:divBdr>
            <w:top w:val="none" w:sz="0" w:space="0" w:color="auto"/>
            <w:left w:val="none" w:sz="0" w:space="0" w:color="auto"/>
            <w:bottom w:val="none" w:sz="0" w:space="0" w:color="auto"/>
            <w:right w:val="none" w:sz="0" w:space="0" w:color="auto"/>
          </w:divBdr>
        </w:div>
        <w:div w:id="1410271269">
          <w:marLeft w:val="480"/>
          <w:marRight w:val="0"/>
          <w:marTop w:val="0"/>
          <w:marBottom w:val="0"/>
          <w:divBdr>
            <w:top w:val="none" w:sz="0" w:space="0" w:color="auto"/>
            <w:left w:val="none" w:sz="0" w:space="0" w:color="auto"/>
            <w:bottom w:val="none" w:sz="0" w:space="0" w:color="auto"/>
            <w:right w:val="none" w:sz="0" w:space="0" w:color="auto"/>
          </w:divBdr>
        </w:div>
        <w:div w:id="1464428116">
          <w:marLeft w:val="480"/>
          <w:marRight w:val="0"/>
          <w:marTop w:val="0"/>
          <w:marBottom w:val="0"/>
          <w:divBdr>
            <w:top w:val="none" w:sz="0" w:space="0" w:color="auto"/>
            <w:left w:val="none" w:sz="0" w:space="0" w:color="auto"/>
            <w:bottom w:val="none" w:sz="0" w:space="0" w:color="auto"/>
            <w:right w:val="none" w:sz="0" w:space="0" w:color="auto"/>
          </w:divBdr>
        </w:div>
        <w:div w:id="1556089234">
          <w:marLeft w:val="480"/>
          <w:marRight w:val="0"/>
          <w:marTop w:val="0"/>
          <w:marBottom w:val="0"/>
          <w:divBdr>
            <w:top w:val="none" w:sz="0" w:space="0" w:color="auto"/>
            <w:left w:val="none" w:sz="0" w:space="0" w:color="auto"/>
            <w:bottom w:val="none" w:sz="0" w:space="0" w:color="auto"/>
            <w:right w:val="none" w:sz="0" w:space="0" w:color="auto"/>
          </w:divBdr>
        </w:div>
        <w:div w:id="1564639204">
          <w:marLeft w:val="480"/>
          <w:marRight w:val="0"/>
          <w:marTop w:val="0"/>
          <w:marBottom w:val="0"/>
          <w:divBdr>
            <w:top w:val="none" w:sz="0" w:space="0" w:color="auto"/>
            <w:left w:val="none" w:sz="0" w:space="0" w:color="auto"/>
            <w:bottom w:val="none" w:sz="0" w:space="0" w:color="auto"/>
            <w:right w:val="none" w:sz="0" w:space="0" w:color="auto"/>
          </w:divBdr>
        </w:div>
        <w:div w:id="1662193700">
          <w:marLeft w:val="480"/>
          <w:marRight w:val="0"/>
          <w:marTop w:val="0"/>
          <w:marBottom w:val="0"/>
          <w:divBdr>
            <w:top w:val="none" w:sz="0" w:space="0" w:color="auto"/>
            <w:left w:val="none" w:sz="0" w:space="0" w:color="auto"/>
            <w:bottom w:val="none" w:sz="0" w:space="0" w:color="auto"/>
            <w:right w:val="none" w:sz="0" w:space="0" w:color="auto"/>
          </w:divBdr>
        </w:div>
        <w:div w:id="1850100019">
          <w:marLeft w:val="480"/>
          <w:marRight w:val="0"/>
          <w:marTop w:val="0"/>
          <w:marBottom w:val="0"/>
          <w:divBdr>
            <w:top w:val="none" w:sz="0" w:space="0" w:color="auto"/>
            <w:left w:val="none" w:sz="0" w:space="0" w:color="auto"/>
            <w:bottom w:val="none" w:sz="0" w:space="0" w:color="auto"/>
            <w:right w:val="none" w:sz="0" w:space="0" w:color="auto"/>
          </w:divBdr>
        </w:div>
        <w:div w:id="1895651406">
          <w:marLeft w:val="480"/>
          <w:marRight w:val="0"/>
          <w:marTop w:val="0"/>
          <w:marBottom w:val="0"/>
          <w:divBdr>
            <w:top w:val="none" w:sz="0" w:space="0" w:color="auto"/>
            <w:left w:val="none" w:sz="0" w:space="0" w:color="auto"/>
            <w:bottom w:val="none" w:sz="0" w:space="0" w:color="auto"/>
            <w:right w:val="none" w:sz="0" w:space="0" w:color="auto"/>
          </w:divBdr>
        </w:div>
        <w:div w:id="1946422665">
          <w:marLeft w:val="480"/>
          <w:marRight w:val="0"/>
          <w:marTop w:val="0"/>
          <w:marBottom w:val="0"/>
          <w:divBdr>
            <w:top w:val="none" w:sz="0" w:space="0" w:color="auto"/>
            <w:left w:val="none" w:sz="0" w:space="0" w:color="auto"/>
            <w:bottom w:val="none" w:sz="0" w:space="0" w:color="auto"/>
            <w:right w:val="none" w:sz="0" w:space="0" w:color="auto"/>
          </w:divBdr>
        </w:div>
        <w:div w:id="2037123499">
          <w:marLeft w:val="480"/>
          <w:marRight w:val="0"/>
          <w:marTop w:val="0"/>
          <w:marBottom w:val="0"/>
          <w:divBdr>
            <w:top w:val="none" w:sz="0" w:space="0" w:color="auto"/>
            <w:left w:val="none" w:sz="0" w:space="0" w:color="auto"/>
            <w:bottom w:val="none" w:sz="0" w:space="0" w:color="auto"/>
            <w:right w:val="none" w:sz="0" w:space="0" w:color="auto"/>
          </w:divBdr>
        </w:div>
        <w:div w:id="2041396638">
          <w:marLeft w:val="480"/>
          <w:marRight w:val="0"/>
          <w:marTop w:val="0"/>
          <w:marBottom w:val="0"/>
          <w:divBdr>
            <w:top w:val="none" w:sz="0" w:space="0" w:color="auto"/>
            <w:left w:val="none" w:sz="0" w:space="0" w:color="auto"/>
            <w:bottom w:val="none" w:sz="0" w:space="0" w:color="auto"/>
            <w:right w:val="none" w:sz="0" w:space="0" w:color="auto"/>
          </w:divBdr>
        </w:div>
        <w:div w:id="2090030810">
          <w:marLeft w:val="480"/>
          <w:marRight w:val="0"/>
          <w:marTop w:val="0"/>
          <w:marBottom w:val="0"/>
          <w:divBdr>
            <w:top w:val="none" w:sz="0" w:space="0" w:color="auto"/>
            <w:left w:val="none" w:sz="0" w:space="0" w:color="auto"/>
            <w:bottom w:val="none" w:sz="0" w:space="0" w:color="auto"/>
            <w:right w:val="none" w:sz="0" w:space="0" w:color="auto"/>
          </w:divBdr>
        </w:div>
      </w:divsChild>
    </w:div>
    <w:div w:id="909535705">
      <w:bodyDiv w:val="1"/>
      <w:marLeft w:val="0"/>
      <w:marRight w:val="0"/>
      <w:marTop w:val="0"/>
      <w:marBottom w:val="0"/>
      <w:divBdr>
        <w:top w:val="none" w:sz="0" w:space="0" w:color="auto"/>
        <w:left w:val="none" w:sz="0" w:space="0" w:color="auto"/>
        <w:bottom w:val="none" w:sz="0" w:space="0" w:color="auto"/>
        <w:right w:val="none" w:sz="0" w:space="0" w:color="auto"/>
      </w:divBdr>
    </w:div>
    <w:div w:id="919296655">
      <w:bodyDiv w:val="1"/>
      <w:marLeft w:val="0"/>
      <w:marRight w:val="0"/>
      <w:marTop w:val="0"/>
      <w:marBottom w:val="0"/>
      <w:divBdr>
        <w:top w:val="none" w:sz="0" w:space="0" w:color="auto"/>
        <w:left w:val="none" w:sz="0" w:space="0" w:color="auto"/>
        <w:bottom w:val="none" w:sz="0" w:space="0" w:color="auto"/>
        <w:right w:val="none" w:sz="0" w:space="0" w:color="auto"/>
      </w:divBdr>
    </w:div>
    <w:div w:id="924218669">
      <w:bodyDiv w:val="1"/>
      <w:marLeft w:val="0"/>
      <w:marRight w:val="0"/>
      <w:marTop w:val="0"/>
      <w:marBottom w:val="0"/>
      <w:divBdr>
        <w:top w:val="none" w:sz="0" w:space="0" w:color="auto"/>
        <w:left w:val="none" w:sz="0" w:space="0" w:color="auto"/>
        <w:bottom w:val="none" w:sz="0" w:space="0" w:color="auto"/>
        <w:right w:val="none" w:sz="0" w:space="0" w:color="auto"/>
      </w:divBdr>
      <w:divsChild>
        <w:div w:id="207491558">
          <w:marLeft w:val="480"/>
          <w:marRight w:val="0"/>
          <w:marTop w:val="0"/>
          <w:marBottom w:val="0"/>
          <w:divBdr>
            <w:top w:val="none" w:sz="0" w:space="0" w:color="auto"/>
            <w:left w:val="none" w:sz="0" w:space="0" w:color="auto"/>
            <w:bottom w:val="none" w:sz="0" w:space="0" w:color="auto"/>
            <w:right w:val="none" w:sz="0" w:space="0" w:color="auto"/>
          </w:divBdr>
        </w:div>
        <w:div w:id="249049637">
          <w:marLeft w:val="480"/>
          <w:marRight w:val="0"/>
          <w:marTop w:val="0"/>
          <w:marBottom w:val="0"/>
          <w:divBdr>
            <w:top w:val="none" w:sz="0" w:space="0" w:color="auto"/>
            <w:left w:val="none" w:sz="0" w:space="0" w:color="auto"/>
            <w:bottom w:val="none" w:sz="0" w:space="0" w:color="auto"/>
            <w:right w:val="none" w:sz="0" w:space="0" w:color="auto"/>
          </w:divBdr>
        </w:div>
        <w:div w:id="467283661">
          <w:marLeft w:val="480"/>
          <w:marRight w:val="0"/>
          <w:marTop w:val="0"/>
          <w:marBottom w:val="0"/>
          <w:divBdr>
            <w:top w:val="none" w:sz="0" w:space="0" w:color="auto"/>
            <w:left w:val="none" w:sz="0" w:space="0" w:color="auto"/>
            <w:bottom w:val="none" w:sz="0" w:space="0" w:color="auto"/>
            <w:right w:val="none" w:sz="0" w:space="0" w:color="auto"/>
          </w:divBdr>
        </w:div>
        <w:div w:id="550462832">
          <w:marLeft w:val="480"/>
          <w:marRight w:val="0"/>
          <w:marTop w:val="0"/>
          <w:marBottom w:val="0"/>
          <w:divBdr>
            <w:top w:val="none" w:sz="0" w:space="0" w:color="auto"/>
            <w:left w:val="none" w:sz="0" w:space="0" w:color="auto"/>
            <w:bottom w:val="none" w:sz="0" w:space="0" w:color="auto"/>
            <w:right w:val="none" w:sz="0" w:space="0" w:color="auto"/>
          </w:divBdr>
        </w:div>
        <w:div w:id="840631298">
          <w:marLeft w:val="480"/>
          <w:marRight w:val="0"/>
          <w:marTop w:val="0"/>
          <w:marBottom w:val="0"/>
          <w:divBdr>
            <w:top w:val="none" w:sz="0" w:space="0" w:color="auto"/>
            <w:left w:val="none" w:sz="0" w:space="0" w:color="auto"/>
            <w:bottom w:val="none" w:sz="0" w:space="0" w:color="auto"/>
            <w:right w:val="none" w:sz="0" w:space="0" w:color="auto"/>
          </w:divBdr>
        </w:div>
        <w:div w:id="1047490095">
          <w:marLeft w:val="480"/>
          <w:marRight w:val="0"/>
          <w:marTop w:val="0"/>
          <w:marBottom w:val="0"/>
          <w:divBdr>
            <w:top w:val="none" w:sz="0" w:space="0" w:color="auto"/>
            <w:left w:val="none" w:sz="0" w:space="0" w:color="auto"/>
            <w:bottom w:val="none" w:sz="0" w:space="0" w:color="auto"/>
            <w:right w:val="none" w:sz="0" w:space="0" w:color="auto"/>
          </w:divBdr>
        </w:div>
        <w:div w:id="1161850692">
          <w:marLeft w:val="480"/>
          <w:marRight w:val="0"/>
          <w:marTop w:val="0"/>
          <w:marBottom w:val="0"/>
          <w:divBdr>
            <w:top w:val="none" w:sz="0" w:space="0" w:color="auto"/>
            <w:left w:val="none" w:sz="0" w:space="0" w:color="auto"/>
            <w:bottom w:val="none" w:sz="0" w:space="0" w:color="auto"/>
            <w:right w:val="none" w:sz="0" w:space="0" w:color="auto"/>
          </w:divBdr>
        </w:div>
        <w:div w:id="1377466900">
          <w:marLeft w:val="480"/>
          <w:marRight w:val="0"/>
          <w:marTop w:val="0"/>
          <w:marBottom w:val="0"/>
          <w:divBdr>
            <w:top w:val="none" w:sz="0" w:space="0" w:color="auto"/>
            <w:left w:val="none" w:sz="0" w:space="0" w:color="auto"/>
            <w:bottom w:val="none" w:sz="0" w:space="0" w:color="auto"/>
            <w:right w:val="none" w:sz="0" w:space="0" w:color="auto"/>
          </w:divBdr>
        </w:div>
        <w:div w:id="1986153614">
          <w:marLeft w:val="480"/>
          <w:marRight w:val="0"/>
          <w:marTop w:val="0"/>
          <w:marBottom w:val="0"/>
          <w:divBdr>
            <w:top w:val="none" w:sz="0" w:space="0" w:color="auto"/>
            <w:left w:val="none" w:sz="0" w:space="0" w:color="auto"/>
            <w:bottom w:val="none" w:sz="0" w:space="0" w:color="auto"/>
            <w:right w:val="none" w:sz="0" w:space="0" w:color="auto"/>
          </w:divBdr>
        </w:div>
        <w:div w:id="1987512362">
          <w:marLeft w:val="480"/>
          <w:marRight w:val="0"/>
          <w:marTop w:val="0"/>
          <w:marBottom w:val="0"/>
          <w:divBdr>
            <w:top w:val="none" w:sz="0" w:space="0" w:color="auto"/>
            <w:left w:val="none" w:sz="0" w:space="0" w:color="auto"/>
            <w:bottom w:val="none" w:sz="0" w:space="0" w:color="auto"/>
            <w:right w:val="none" w:sz="0" w:space="0" w:color="auto"/>
          </w:divBdr>
        </w:div>
      </w:divsChild>
    </w:div>
    <w:div w:id="924535759">
      <w:bodyDiv w:val="1"/>
      <w:marLeft w:val="0"/>
      <w:marRight w:val="0"/>
      <w:marTop w:val="0"/>
      <w:marBottom w:val="0"/>
      <w:divBdr>
        <w:top w:val="none" w:sz="0" w:space="0" w:color="auto"/>
        <w:left w:val="none" w:sz="0" w:space="0" w:color="auto"/>
        <w:bottom w:val="none" w:sz="0" w:space="0" w:color="auto"/>
        <w:right w:val="none" w:sz="0" w:space="0" w:color="auto"/>
      </w:divBdr>
    </w:div>
    <w:div w:id="926887480">
      <w:bodyDiv w:val="1"/>
      <w:marLeft w:val="0"/>
      <w:marRight w:val="0"/>
      <w:marTop w:val="0"/>
      <w:marBottom w:val="0"/>
      <w:divBdr>
        <w:top w:val="none" w:sz="0" w:space="0" w:color="auto"/>
        <w:left w:val="none" w:sz="0" w:space="0" w:color="auto"/>
        <w:bottom w:val="none" w:sz="0" w:space="0" w:color="auto"/>
        <w:right w:val="none" w:sz="0" w:space="0" w:color="auto"/>
      </w:divBdr>
    </w:div>
    <w:div w:id="957953779">
      <w:bodyDiv w:val="1"/>
      <w:marLeft w:val="0"/>
      <w:marRight w:val="0"/>
      <w:marTop w:val="0"/>
      <w:marBottom w:val="0"/>
      <w:divBdr>
        <w:top w:val="none" w:sz="0" w:space="0" w:color="auto"/>
        <w:left w:val="none" w:sz="0" w:space="0" w:color="auto"/>
        <w:bottom w:val="none" w:sz="0" w:space="0" w:color="auto"/>
        <w:right w:val="none" w:sz="0" w:space="0" w:color="auto"/>
      </w:divBdr>
      <w:divsChild>
        <w:div w:id="97677390">
          <w:marLeft w:val="480"/>
          <w:marRight w:val="0"/>
          <w:marTop w:val="0"/>
          <w:marBottom w:val="0"/>
          <w:divBdr>
            <w:top w:val="none" w:sz="0" w:space="0" w:color="auto"/>
            <w:left w:val="none" w:sz="0" w:space="0" w:color="auto"/>
            <w:bottom w:val="none" w:sz="0" w:space="0" w:color="auto"/>
            <w:right w:val="none" w:sz="0" w:space="0" w:color="auto"/>
          </w:divBdr>
        </w:div>
        <w:div w:id="106462039">
          <w:marLeft w:val="480"/>
          <w:marRight w:val="0"/>
          <w:marTop w:val="0"/>
          <w:marBottom w:val="0"/>
          <w:divBdr>
            <w:top w:val="none" w:sz="0" w:space="0" w:color="auto"/>
            <w:left w:val="none" w:sz="0" w:space="0" w:color="auto"/>
            <w:bottom w:val="none" w:sz="0" w:space="0" w:color="auto"/>
            <w:right w:val="none" w:sz="0" w:space="0" w:color="auto"/>
          </w:divBdr>
        </w:div>
        <w:div w:id="191312170">
          <w:marLeft w:val="480"/>
          <w:marRight w:val="0"/>
          <w:marTop w:val="0"/>
          <w:marBottom w:val="0"/>
          <w:divBdr>
            <w:top w:val="none" w:sz="0" w:space="0" w:color="auto"/>
            <w:left w:val="none" w:sz="0" w:space="0" w:color="auto"/>
            <w:bottom w:val="none" w:sz="0" w:space="0" w:color="auto"/>
            <w:right w:val="none" w:sz="0" w:space="0" w:color="auto"/>
          </w:divBdr>
        </w:div>
        <w:div w:id="248538190">
          <w:marLeft w:val="480"/>
          <w:marRight w:val="0"/>
          <w:marTop w:val="0"/>
          <w:marBottom w:val="0"/>
          <w:divBdr>
            <w:top w:val="none" w:sz="0" w:space="0" w:color="auto"/>
            <w:left w:val="none" w:sz="0" w:space="0" w:color="auto"/>
            <w:bottom w:val="none" w:sz="0" w:space="0" w:color="auto"/>
            <w:right w:val="none" w:sz="0" w:space="0" w:color="auto"/>
          </w:divBdr>
        </w:div>
        <w:div w:id="362946147">
          <w:marLeft w:val="480"/>
          <w:marRight w:val="0"/>
          <w:marTop w:val="0"/>
          <w:marBottom w:val="0"/>
          <w:divBdr>
            <w:top w:val="none" w:sz="0" w:space="0" w:color="auto"/>
            <w:left w:val="none" w:sz="0" w:space="0" w:color="auto"/>
            <w:bottom w:val="none" w:sz="0" w:space="0" w:color="auto"/>
            <w:right w:val="none" w:sz="0" w:space="0" w:color="auto"/>
          </w:divBdr>
        </w:div>
        <w:div w:id="382950821">
          <w:marLeft w:val="480"/>
          <w:marRight w:val="0"/>
          <w:marTop w:val="0"/>
          <w:marBottom w:val="0"/>
          <w:divBdr>
            <w:top w:val="none" w:sz="0" w:space="0" w:color="auto"/>
            <w:left w:val="none" w:sz="0" w:space="0" w:color="auto"/>
            <w:bottom w:val="none" w:sz="0" w:space="0" w:color="auto"/>
            <w:right w:val="none" w:sz="0" w:space="0" w:color="auto"/>
          </w:divBdr>
        </w:div>
        <w:div w:id="384723095">
          <w:marLeft w:val="480"/>
          <w:marRight w:val="0"/>
          <w:marTop w:val="0"/>
          <w:marBottom w:val="0"/>
          <w:divBdr>
            <w:top w:val="none" w:sz="0" w:space="0" w:color="auto"/>
            <w:left w:val="none" w:sz="0" w:space="0" w:color="auto"/>
            <w:bottom w:val="none" w:sz="0" w:space="0" w:color="auto"/>
            <w:right w:val="none" w:sz="0" w:space="0" w:color="auto"/>
          </w:divBdr>
        </w:div>
        <w:div w:id="601648479">
          <w:marLeft w:val="480"/>
          <w:marRight w:val="0"/>
          <w:marTop w:val="0"/>
          <w:marBottom w:val="0"/>
          <w:divBdr>
            <w:top w:val="none" w:sz="0" w:space="0" w:color="auto"/>
            <w:left w:val="none" w:sz="0" w:space="0" w:color="auto"/>
            <w:bottom w:val="none" w:sz="0" w:space="0" w:color="auto"/>
            <w:right w:val="none" w:sz="0" w:space="0" w:color="auto"/>
          </w:divBdr>
        </w:div>
        <w:div w:id="623384567">
          <w:marLeft w:val="480"/>
          <w:marRight w:val="0"/>
          <w:marTop w:val="0"/>
          <w:marBottom w:val="0"/>
          <w:divBdr>
            <w:top w:val="none" w:sz="0" w:space="0" w:color="auto"/>
            <w:left w:val="none" w:sz="0" w:space="0" w:color="auto"/>
            <w:bottom w:val="none" w:sz="0" w:space="0" w:color="auto"/>
            <w:right w:val="none" w:sz="0" w:space="0" w:color="auto"/>
          </w:divBdr>
        </w:div>
        <w:div w:id="679042986">
          <w:marLeft w:val="480"/>
          <w:marRight w:val="0"/>
          <w:marTop w:val="0"/>
          <w:marBottom w:val="0"/>
          <w:divBdr>
            <w:top w:val="none" w:sz="0" w:space="0" w:color="auto"/>
            <w:left w:val="none" w:sz="0" w:space="0" w:color="auto"/>
            <w:bottom w:val="none" w:sz="0" w:space="0" w:color="auto"/>
            <w:right w:val="none" w:sz="0" w:space="0" w:color="auto"/>
          </w:divBdr>
        </w:div>
        <w:div w:id="767383416">
          <w:marLeft w:val="480"/>
          <w:marRight w:val="0"/>
          <w:marTop w:val="0"/>
          <w:marBottom w:val="0"/>
          <w:divBdr>
            <w:top w:val="none" w:sz="0" w:space="0" w:color="auto"/>
            <w:left w:val="none" w:sz="0" w:space="0" w:color="auto"/>
            <w:bottom w:val="none" w:sz="0" w:space="0" w:color="auto"/>
            <w:right w:val="none" w:sz="0" w:space="0" w:color="auto"/>
          </w:divBdr>
        </w:div>
        <w:div w:id="916939469">
          <w:marLeft w:val="480"/>
          <w:marRight w:val="0"/>
          <w:marTop w:val="0"/>
          <w:marBottom w:val="0"/>
          <w:divBdr>
            <w:top w:val="none" w:sz="0" w:space="0" w:color="auto"/>
            <w:left w:val="none" w:sz="0" w:space="0" w:color="auto"/>
            <w:bottom w:val="none" w:sz="0" w:space="0" w:color="auto"/>
            <w:right w:val="none" w:sz="0" w:space="0" w:color="auto"/>
          </w:divBdr>
        </w:div>
        <w:div w:id="994457108">
          <w:marLeft w:val="480"/>
          <w:marRight w:val="0"/>
          <w:marTop w:val="0"/>
          <w:marBottom w:val="0"/>
          <w:divBdr>
            <w:top w:val="none" w:sz="0" w:space="0" w:color="auto"/>
            <w:left w:val="none" w:sz="0" w:space="0" w:color="auto"/>
            <w:bottom w:val="none" w:sz="0" w:space="0" w:color="auto"/>
            <w:right w:val="none" w:sz="0" w:space="0" w:color="auto"/>
          </w:divBdr>
        </w:div>
        <w:div w:id="998923782">
          <w:marLeft w:val="480"/>
          <w:marRight w:val="0"/>
          <w:marTop w:val="0"/>
          <w:marBottom w:val="0"/>
          <w:divBdr>
            <w:top w:val="none" w:sz="0" w:space="0" w:color="auto"/>
            <w:left w:val="none" w:sz="0" w:space="0" w:color="auto"/>
            <w:bottom w:val="none" w:sz="0" w:space="0" w:color="auto"/>
            <w:right w:val="none" w:sz="0" w:space="0" w:color="auto"/>
          </w:divBdr>
        </w:div>
        <w:div w:id="1011028366">
          <w:marLeft w:val="480"/>
          <w:marRight w:val="0"/>
          <w:marTop w:val="0"/>
          <w:marBottom w:val="0"/>
          <w:divBdr>
            <w:top w:val="none" w:sz="0" w:space="0" w:color="auto"/>
            <w:left w:val="none" w:sz="0" w:space="0" w:color="auto"/>
            <w:bottom w:val="none" w:sz="0" w:space="0" w:color="auto"/>
            <w:right w:val="none" w:sz="0" w:space="0" w:color="auto"/>
          </w:divBdr>
        </w:div>
        <w:div w:id="1044602737">
          <w:marLeft w:val="480"/>
          <w:marRight w:val="0"/>
          <w:marTop w:val="0"/>
          <w:marBottom w:val="0"/>
          <w:divBdr>
            <w:top w:val="none" w:sz="0" w:space="0" w:color="auto"/>
            <w:left w:val="none" w:sz="0" w:space="0" w:color="auto"/>
            <w:bottom w:val="none" w:sz="0" w:space="0" w:color="auto"/>
            <w:right w:val="none" w:sz="0" w:space="0" w:color="auto"/>
          </w:divBdr>
        </w:div>
        <w:div w:id="1201019698">
          <w:marLeft w:val="480"/>
          <w:marRight w:val="0"/>
          <w:marTop w:val="0"/>
          <w:marBottom w:val="0"/>
          <w:divBdr>
            <w:top w:val="none" w:sz="0" w:space="0" w:color="auto"/>
            <w:left w:val="none" w:sz="0" w:space="0" w:color="auto"/>
            <w:bottom w:val="none" w:sz="0" w:space="0" w:color="auto"/>
            <w:right w:val="none" w:sz="0" w:space="0" w:color="auto"/>
          </w:divBdr>
        </w:div>
        <w:div w:id="1217356000">
          <w:marLeft w:val="480"/>
          <w:marRight w:val="0"/>
          <w:marTop w:val="0"/>
          <w:marBottom w:val="0"/>
          <w:divBdr>
            <w:top w:val="none" w:sz="0" w:space="0" w:color="auto"/>
            <w:left w:val="none" w:sz="0" w:space="0" w:color="auto"/>
            <w:bottom w:val="none" w:sz="0" w:space="0" w:color="auto"/>
            <w:right w:val="none" w:sz="0" w:space="0" w:color="auto"/>
          </w:divBdr>
        </w:div>
        <w:div w:id="1233003560">
          <w:marLeft w:val="480"/>
          <w:marRight w:val="0"/>
          <w:marTop w:val="0"/>
          <w:marBottom w:val="0"/>
          <w:divBdr>
            <w:top w:val="none" w:sz="0" w:space="0" w:color="auto"/>
            <w:left w:val="none" w:sz="0" w:space="0" w:color="auto"/>
            <w:bottom w:val="none" w:sz="0" w:space="0" w:color="auto"/>
            <w:right w:val="none" w:sz="0" w:space="0" w:color="auto"/>
          </w:divBdr>
        </w:div>
        <w:div w:id="1234120657">
          <w:marLeft w:val="480"/>
          <w:marRight w:val="0"/>
          <w:marTop w:val="0"/>
          <w:marBottom w:val="0"/>
          <w:divBdr>
            <w:top w:val="none" w:sz="0" w:space="0" w:color="auto"/>
            <w:left w:val="none" w:sz="0" w:space="0" w:color="auto"/>
            <w:bottom w:val="none" w:sz="0" w:space="0" w:color="auto"/>
            <w:right w:val="none" w:sz="0" w:space="0" w:color="auto"/>
          </w:divBdr>
        </w:div>
        <w:div w:id="1383672433">
          <w:marLeft w:val="480"/>
          <w:marRight w:val="0"/>
          <w:marTop w:val="0"/>
          <w:marBottom w:val="0"/>
          <w:divBdr>
            <w:top w:val="none" w:sz="0" w:space="0" w:color="auto"/>
            <w:left w:val="none" w:sz="0" w:space="0" w:color="auto"/>
            <w:bottom w:val="none" w:sz="0" w:space="0" w:color="auto"/>
            <w:right w:val="none" w:sz="0" w:space="0" w:color="auto"/>
          </w:divBdr>
        </w:div>
        <w:div w:id="1623922387">
          <w:marLeft w:val="480"/>
          <w:marRight w:val="0"/>
          <w:marTop w:val="0"/>
          <w:marBottom w:val="0"/>
          <w:divBdr>
            <w:top w:val="none" w:sz="0" w:space="0" w:color="auto"/>
            <w:left w:val="none" w:sz="0" w:space="0" w:color="auto"/>
            <w:bottom w:val="none" w:sz="0" w:space="0" w:color="auto"/>
            <w:right w:val="none" w:sz="0" w:space="0" w:color="auto"/>
          </w:divBdr>
        </w:div>
        <w:div w:id="1716614863">
          <w:marLeft w:val="480"/>
          <w:marRight w:val="0"/>
          <w:marTop w:val="0"/>
          <w:marBottom w:val="0"/>
          <w:divBdr>
            <w:top w:val="none" w:sz="0" w:space="0" w:color="auto"/>
            <w:left w:val="none" w:sz="0" w:space="0" w:color="auto"/>
            <w:bottom w:val="none" w:sz="0" w:space="0" w:color="auto"/>
            <w:right w:val="none" w:sz="0" w:space="0" w:color="auto"/>
          </w:divBdr>
        </w:div>
        <w:div w:id="1760173476">
          <w:marLeft w:val="480"/>
          <w:marRight w:val="0"/>
          <w:marTop w:val="0"/>
          <w:marBottom w:val="0"/>
          <w:divBdr>
            <w:top w:val="none" w:sz="0" w:space="0" w:color="auto"/>
            <w:left w:val="none" w:sz="0" w:space="0" w:color="auto"/>
            <w:bottom w:val="none" w:sz="0" w:space="0" w:color="auto"/>
            <w:right w:val="none" w:sz="0" w:space="0" w:color="auto"/>
          </w:divBdr>
        </w:div>
        <w:div w:id="1822647742">
          <w:marLeft w:val="480"/>
          <w:marRight w:val="0"/>
          <w:marTop w:val="0"/>
          <w:marBottom w:val="0"/>
          <w:divBdr>
            <w:top w:val="none" w:sz="0" w:space="0" w:color="auto"/>
            <w:left w:val="none" w:sz="0" w:space="0" w:color="auto"/>
            <w:bottom w:val="none" w:sz="0" w:space="0" w:color="auto"/>
            <w:right w:val="none" w:sz="0" w:space="0" w:color="auto"/>
          </w:divBdr>
        </w:div>
        <w:div w:id="1875077373">
          <w:marLeft w:val="480"/>
          <w:marRight w:val="0"/>
          <w:marTop w:val="0"/>
          <w:marBottom w:val="0"/>
          <w:divBdr>
            <w:top w:val="none" w:sz="0" w:space="0" w:color="auto"/>
            <w:left w:val="none" w:sz="0" w:space="0" w:color="auto"/>
            <w:bottom w:val="none" w:sz="0" w:space="0" w:color="auto"/>
            <w:right w:val="none" w:sz="0" w:space="0" w:color="auto"/>
          </w:divBdr>
        </w:div>
        <w:div w:id="2043239816">
          <w:marLeft w:val="480"/>
          <w:marRight w:val="0"/>
          <w:marTop w:val="0"/>
          <w:marBottom w:val="0"/>
          <w:divBdr>
            <w:top w:val="none" w:sz="0" w:space="0" w:color="auto"/>
            <w:left w:val="none" w:sz="0" w:space="0" w:color="auto"/>
            <w:bottom w:val="none" w:sz="0" w:space="0" w:color="auto"/>
            <w:right w:val="none" w:sz="0" w:space="0" w:color="auto"/>
          </w:divBdr>
        </w:div>
        <w:div w:id="2054109864">
          <w:marLeft w:val="480"/>
          <w:marRight w:val="0"/>
          <w:marTop w:val="0"/>
          <w:marBottom w:val="0"/>
          <w:divBdr>
            <w:top w:val="none" w:sz="0" w:space="0" w:color="auto"/>
            <w:left w:val="none" w:sz="0" w:space="0" w:color="auto"/>
            <w:bottom w:val="none" w:sz="0" w:space="0" w:color="auto"/>
            <w:right w:val="none" w:sz="0" w:space="0" w:color="auto"/>
          </w:divBdr>
        </w:div>
      </w:divsChild>
    </w:div>
    <w:div w:id="958296146">
      <w:bodyDiv w:val="1"/>
      <w:marLeft w:val="0"/>
      <w:marRight w:val="0"/>
      <w:marTop w:val="0"/>
      <w:marBottom w:val="0"/>
      <w:divBdr>
        <w:top w:val="none" w:sz="0" w:space="0" w:color="auto"/>
        <w:left w:val="none" w:sz="0" w:space="0" w:color="auto"/>
        <w:bottom w:val="none" w:sz="0" w:space="0" w:color="auto"/>
        <w:right w:val="none" w:sz="0" w:space="0" w:color="auto"/>
      </w:divBdr>
    </w:div>
    <w:div w:id="958993829">
      <w:bodyDiv w:val="1"/>
      <w:marLeft w:val="0"/>
      <w:marRight w:val="0"/>
      <w:marTop w:val="0"/>
      <w:marBottom w:val="0"/>
      <w:divBdr>
        <w:top w:val="none" w:sz="0" w:space="0" w:color="auto"/>
        <w:left w:val="none" w:sz="0" w:space="0" w:color="auto"/>
        <w:bottom w:val="none" w:sz="0" w:space="0" w:color="auto"/>
        <w:right w:val="none" w:sz="0" w:space="0" w:color="auto"/>
      </w:divBdr>
      <w:divsChild>
        <w:div w:id="80680398">
          <w:marLeft w:val="480"/>
          <w:marRight w:val="0"/>
          <w:marTop w:val="0"/>
          <w:marBottom w:val="0"/>
          <w:divBdr>
            <w:top w:val="none" w:sz="0" w:space="0" w:color="auto"/>
            <w:left w:val="none" w:sz="0" w:space="0" w:color="auto"/>
            <w:bottom w:val="none" w:sz="0" w:space="0" w:color="auto"/>
            <w:right w:val="none" w:sz="0" w:space="0" w:color="auto"/>
          </w:divBdr>
        </w:div>
        <w:div w:id="459689961">
          <w:marLeft w:val="480"/>
          <w:marRight w:val="0"/>
          <w:marTop w:val="0"/>
          <w:marBottom w:val="0"/>
          <w:divBdr>
            <w:top w:val="none" w:sz="0" w:space="0" w:color="auto"/>
            <w:left w:val="none" w:sz="0" w:space="0" w:color="auto"/>
            <w:bottom w:val="none" w:sz="0" w:space="0" w:color="auto"/>
            <w:right w:val="none" w:sz="0" w:space="0" w:color="auto"/>
          </w:divBdr>
        </w:div>
        <w:div w:id="536895227">
          <w:marLeft w:val="480"/>
          <w:marRight w:val="0"/>
          <w:marTop w:val="0"/>
          <w:marBottom w:val="0"/>
          <w:divBdr>
            <w:top w:val="none" w:sz="0" w:space="0" w:color="auto"/>
            <w:left w:val="none" w:sz="0" w:space="0" w:color="auto"/>
            <w:bottom w:val="none" w:sz="0" w:space="0" w:color="auto"/>
            <w:right w:val="none" w:sz="0" w:space="0" w:color="auto"/>
          </w:divBdr>
        </w:div>
        <w:div w:id="764612991">
          <w:marLeft w:val="480"/>
          <w:marRight w:val="0"/>
          <w:marTop w:val="0"/>
          <w:marBottom w:val="0"/>
          <w:divBdr>
            <w:top w:val="none" w:sz="0" w:space="0" w:color="auto"/>
            <w:left w:val="none" w:sz="0" w:space="0" w:color="auto"/>
            <w:bottom w:val="none" w:sz="0" w:space="0" w:color="auto"/>
            <w:right w:val="none" w:sz="0" w:space="0" w:color="auto"/>
          </w:divBdr>
        </w:div>
        <w:div w:id="1300960820">
          <w:marLeft w:val="480"/>
          <w:marRight w:val="0"/>
          <w:marTop w:val="0"/>
          <w:marBottom w:val="0"/>
          <w:divBdr>
            <w:top w:val="none" w:sz="0" w:space="0" w:color="auto"/>
            <w:left w:val="none" w:sz="0" w:space="0" w:color="auto"/>
            <w:bottom w:val="none" w:sz="0" w:space="0" w:color="auto"/>
            <w:right w:val="none" w:sz="0" w:space="0" w:color="auto"/>
          </w:divBdr>
        </w:div>
        <w:div w:id="1448045016">
          <w:marLeft w:val="480"/>
          <w:marRight w:val="0"/>
          <w:marTop w:val="0"/>
          <w:marBottom w:val="0"/>
          <w:divBdr>
            <w:top w:val="none" w:sz="0" w:space="0" w:color="auto"/>
            <w:left w:val="none" w:sz="0" w:space="0" w:color="auto"/>
            <w:bottom w:val="none" w:sz="0" w:space="0" w:color="auto"/>
            <w:right w:val="none" w:sz="0" w:space="0" w:color="auto"/>
          </w:divBdr>
        </w:div>
        <w:div w:id="1633289847">
          <w:marLeft w:val="480"/>
          <w:marRight w:val="0"/>
          <w:marTop w:val="0"/>
          <w:marBottom w:val="0"/>
          <w:divBdr>
            <w:top w:val="none" w:sz="0" w:space="0" w:color="auto"/>
            <w:left w:val="none" w:sz="0" w:space="0" w:color="auto"/>
            <w:bottom w:val="none" w:sz="0" w:space="0" w:color="auto"/>
            <w:right w:val="none" w:sz="0" w:space="0" w:color="auto"/>
          </w:divBdr>
        </w:div>
        <w:div w:id="1689482042">
          <w:marLeft w:val="480"/>
          <w:marRight w:val="0"/>
          <w:marTop w:val="0"/>
          <w:marBottom w:val="0"/>
          <w:divBdr>
            <w:top w:val="none" w:sz="0" w:space="0" w:color="auto"/>
            <w:left w:val="none" w:sz="0" w:space="0" w:color="auto"/>
            <w:bottom w:val="none" w:sz="0" w:space="0" w:color="auto"/>
            <w:right w:val="none" w:sz="0" w:space="0" w:color="auto"/>
          </w:divBdr>
        </w:div>
      </w:divsChild>
    </w:div>
    <w:div w:id="959602556">
      <w:bodyDiv w:val="1"/>
      <w:marLeft w:val="0"/>
      <w:marRight w:val="0"/>
      <w:marTop w:val="0"/>
      <w:marBottom w:val="0"/>
      <w:divBdr>
        <w:top w:val="none" w:sz="0" w:space="0" w:color="auto"/>
        <w:left w:val="none" w:sz="0" w:space="0" w:color="auto"/>
        <w:bottom w:val="none" w:sz="0" w:space="0" w:color="auto"/>
        <w:right w:val="none" w:sz="0" w:space="0" w:color="auto"/>
      </w:divBdr>
    </w:div>
    <w:div w:id="962808643">
      <w:bodyDiv w:val="1"/>
      <w:marLeft w:val="0"/>
      <w:marRight w:val="0"/>
      <w:marTop w:val="0"/>
      <w:marBottom w:val="0"/>
      <w:divBdr>
        <w:top w:val="none" w:sz="0" w:space="0" w:color="auto"/>
        <w:left w:val="none" w:sz="0" w:space="0" w:color="auto"/>
        <w:bottom w:val="none" w:sz="0" w:space="0" w:color="auto"/>
        <w:right w:val="none" w:sz="0" w:space="0" w:color="auto"/>
      </w:divBdr>
      <w:divsChild>
        <w:div w:id="425001705">
          <w:marLeft w:val="0"/>
          <w:marRight w:val="0"/>
          <w:marTop w:val="0"/>
          <w:marBottom w:val="0"/>
          <w:divBdr>
            <w:top w:val="none" w:sz="0" w:space="0" w:color="auto"/>
            <w:left w:val="none" w:sz="0" w:space="0" w:color="auto"/>
            <w:bottom w:val="none" w:sz="0" w:space="0" w:color="auto"/>
            <w:right w:val="none" w:sz="0" w:space="0" w:color="auto"/>
          </w:divBdr>
        </w:div>
        <w:div w:id="865674098">
          <w:marLeft w:val="0"/>
          <w:marRight w:val="0"/>
          <w:marTop w:val="0"/>
          <w:marBottom w:val="0"/>
          <w:divBdr>
            <w:top w:val="none" w:sz="0" w:space="0" w:color="auto"/>
            <w:left w:val="none" w:sz="0" w:space="0" w:color="auto"/>
            <w:bottom w:val="none" w:sz="0" w:space="0" w:color="auto"/>
            <w:right w:val="none" w:sz="0" w:space="0" w:color="auto"/>
          </w:divBdr>
        </w:div>
        <w:div w:id="983895955">
          <w:marLeft w:val="0"/>
          <w:marRight w:val="0"/>
          <w:marTop w:val="0"/>
          <w:marBottom w:val="0"/>
          <w:divBdr>
            <w:top w:val="none" w:sz="0" w:space="0" w:color="auto"/>
            <w:left w:val="none" w:sz="0" w:space="0" w:color="auto"/>
            <w:bottom w:val="none" w:sz="0" w:space="0" w:color="auto"/>
            <w:right w:val="none" w:sz="0" w:space="0" w:color="auto"/>
          </w:divBdr>
        </w:div>
        <w:div w:id="1773011913">
          <w:marLeft w:val="0"/>
          <w:marRight w:val="0"/>
          <w:marTop w:val="0"/>
          <w:marBottom w:val="0"/>
          <w:divBdr>
            <w:top w:val="none" w:sz="0" w:space="0" w:color="auto"/>
            <w:left w:val="none" w:sz="0" w:space="0" w:color="auto"/>
            <w:bottom w:val="none" w:sz="0" w:space="0" w:color="auto"/>
            <w:right w:val="none" w:sz="0" w:space="0" w:color="auto"/>
          </w:divBdr>
        </w:div>
      </w:divsChild>
    </w:div>
    <w:div w:id="966861074">
      <w:bodyDiv w:val="1"/>
      <w:marLeft w:val="0"/>
      <w:marRight w:val="0"/>
      <w:marTop w:val="0"/>
      <w:marBottom w:val="0"/>
      <w:divBdr>
        <w:top w:val="none" w:sz="0" w:space="0" w:color="auto"/>
        <w:left w:val="none" w:sz="0" w:space="0" w:color="auto"/>
        <w:bottom w:val="none" w:sz="0" w:space="0" w:color="auto"/>
        <w:right w:val="none" w:sz="0" w:space="0" w:color="auto"/>
      </w:divBdr>
      <w:divsChild>
        <w:div w:id="89862135">
          <w:marLeft w:val="480"/>
          <w:marRight w:val="0"/>
          <w:marTop w:val="0"/>
          <w:marBottom w:val="0"/>
          <w:divBdr>
            <w:top w:val="none" w:sz="0" w:space="0" w:color="auto"/>
            <w:left w:val="none" w:sz="0" w:space="0" w:color="auto"/>
            <w:bottom w:val="none" w:sz="0" w:space="0" w:color="auto"/>
            <w:right w:val="none" w:sz="0" w:space="0" w:color="auto"/>
          </w:divBdr>
        </w:div>
        <w:div w:id="260798992">
          <w:marLeft w:val="480"/>
          <w:marRight w:val="0"/>
          <w:marTop w:val="0"/>
          <w:marBottom w:val="0"/>
          <w:divBdr>
            <w:top w:val="none" w:sz="0" w:space="0" w:color="auto"/>
            <w:left w:val="none" w:sz="0" w:space="0" w:color="auto"/>
            <w:bottom w:val="none" w:sz="0" w:space="0" w:color="auto"/>
            <w:right w:val="none" w:sz="0" w:space="0" w:color="auto"/>
          </w:divBdr>
        </w:div>
        <w:div w:id="451634316">
          <w:marLeft w:val="480"/>
          <w:marRight w:val="0"/>
          <w:marTop w:val="0"/>
          <w:marBottom w:val="0"/>
          <w:divBdr>
            <w:top w:val="none" w:sz="0" w:space="0" w:color="auto"/>
            <w:left w:val="none" w:sz="0" w:space="0" w:color="auto"/>
            <w:bottom w:val="none" w:sz="0" w:space="0" w:color="auto"/>
            <w:right w:val="none" w:sz="0" w:space="0" w:color="auto"/>
          </w:divBdr>
        </w:div>
        <w:div w:id="455955951">
          <w:marLeft w:val="480"/>
          <w:marRight w:val="0"/>
          <w:marTop w:val="0"/>
          <w:marBottom w:val="0"/>
          <w:divBdr>
            <w:top w:val="none" w:sz="0" w:space="0" w:color="auto"/>
            <w:left w:val="none" w:sz="0" w:space="0" w:color="auto"/>
            <w:bottom w:val="none" w:sz="0" w:space="0" w:color="auto"/>
            <w:right w:val="none" w:sz="0" w:space="0" w:color="auto"/>
          </w:divBdr>
        </w:div>
        <w:div w:id="486896932">
          <w:marLeft w:val="480"/>
          <w:marRight w:val="0"/>
          <w:marTop w:val="0"/>
          <w:marBottom w:val="0"/>
          <w:divBdr>
            <w:top w:val="none" w:sz="0" w:space="0" w:color="auto"/>
            <w:left w:val="none" w:sz="0" w:space="0" w:color="auto"/>
            <w:bottom w:val="none" w:sz="0" w:space="0" w:color="auto"/>
            <w:right w:val="none" w:sz="0" w:space="0" w:color="auto"/>
          </w:divBdr>
        </w:div>
        <w:div w:id="532957602">
          <w:marLeft w:val="480"/>
          <w:marRight w:val="0"/>
          <w:marTop w:val="0"/>
          <w:marBottom w:val="0"/>
          <w:divBdr>
            <w:top w:val="none" w:sz="0" w:space="0" w:color="auto"/>
            <w:left w:val="none" w:sz="0" w:space="0" w:color="auto"/>
            <w:bottom w:val="none" w:sz="0" w:space="0" w:color="auto"/>
            <w:right w:val="none" w:sz="0" w:space="0" w:color="auto"/>
          </w:divBdr>
        </w:div>
        <w:div w:id="612397949">
          <w:marLeft w:val="480"/>
          <w:marRight w:val="0"/>
          <w:marTop w:val="0"/>
          <w:marBottom w:val="0"/>
          <w:divBdr>
            <w:top w:val="none" w:sz="0" w:space="0" w:color="auto"/>
            <w:left w:val="none" w:sz="0" w:space="0" w:color="auto"/>
            <w:bottom w:val="none" w:sz="0" w:space="0" w:color="auto"/>
            <w:right w:val="none" w:sz="0" w:space="0" w:color="auto"/>
          </w:divBdr>
        </w:div>
        <w:div w:id="689599787">
          <w:marLeft w:val="480"/>
          <w:marRight w:val="0"/>
          <w:marTop w:val="0"/>
          <w:marBottom w:val="0"/>
          <w:divBdr>
            <w:top w:val="none" w:sz="0" w:space="0" w:color="auto"/>
            <w:left w:val="none" w:sz="0" w:space="0" w:color="auto"/>
            <w:bottom w:val="none" w:sz="0" w:space="0" w:color="auto"/>
            <w:right w:val="none" w:sz="0" w:space="0" w:color="auto"/>
          </w:divBdr>
        </w:div>
        <w:div w:id="716391607">
          <w:marLeft w:val="480"/>
          <w:marRight w:val="0"/>
          <w:marTop w:val="0"/>
          <w:marBottom w:val="0"/>
          <w:divBdr>
            <w:top w:val="none" w:sz="0" w:space="0" w:color="auto"/>
            <w:left w:val="none" w:sz="0" w:space="0" w:color="auto"/>
            <w:bottom w:val="none" w:sz="0" w:space="0" w:color="auto"/>
            <w:right w:val="none" w:sz="0" w:space="0" w:color="auto"/>
          </w:divBdr>
        </w:div>
        <w:div w:id="825827473">
          <w:marLeft w:val="480"/>
          <w:marRight w:val="0"/>
          <w:marTop w:val="0"/>
          <w:marBottom w:val="0"/>
          <w:divBdr>
            <w:top w:val="none" w:sz="0" w:space="0" w:color="auto"/>
            <w:left w:val="none" w:sz="0" w:space="0" w:color="auto"/>
            <w:bottom w:val="none" w:sz="0" w:space="0" w:color="auto"/>
            <w:right w:val="none" w:sz="0" w:space="0" w:color="auto"/>
          </w:divBdr>
        </w:div>
        <w:div w:id="880438839">
          <w:marLeft w:val="480"/>
          <w:marRight w:val="0"/>
          <w:marTop w:val="0"/>
          <w:marBottom w:val="0"/>
          <w:divBdr>
            <w:top w:val="none" w:sz="0" w:space="0" w:color="auto"/>
            <w:left w:val="none" w:sz="0" w:space="0" w:color="auto"/>
            <w:bottom w:val="none" w:sz="0" w:space="0" w:color="auto"/>
            <w:right w:val="none" w:sz="0" w:space="0" w:color="auto"/>
          </w:divBdr>
        </w:div>
        <w:div w:id="1019550654">
          <w:marLeft w:val="480"/>
          <w:marRight w:val="0"/>
          <w:marTop w:val="0"/>
          <w:marBottom w:val="0"/>
          <w:divBdr>
            <w:top w:val="none" w:sz="0" w:space="0" w:color="auto"/>
            <w:left w:val="none" w:sz="0" w:space="0" w:color="auto"/>
            <w:bottom w:val="none" w:sz="0" w:space="0" w:color="auto"/>
            <w:right w:val="none" w:sz="0" w:space="0" w:color="auto"/>
          </w:divBdr>
        </w:div>
        <w:div w:id="1160124585">
          <w:marLeft w:val="480"/>
          <w:marRight w:val="0"/>
          <w:marTop w:val="0"/>
          <w:marBottom w:val="0"/>
          <w:divBdr>
            <w:top w:val="none" w:sz="0" w:space="0" w:color="auto"/>
            <w:left w:val="none" w:sz="0" w:space="0" w:color="auto"/>
            <w:bottom w:val="none" w:sz="0" w:space="0" w:color="auto"/>
            <w:right w:val="none" w:sz="0" w:space="0" w:color="auto"/>
          </w:divBdr>
        </w:div>
        <w:div w:id="1258903646">
          <w:marLeft w:val="480"/>
          <w:marRight w:val="0"/>
          <w:marTop w:val="0"/>
          <w:marBottom w:val="0"/>
          <w:divBdr>
            <w:top w:val="none" w:sz="0" w:space="0" w:color="auto"/>
            <w:left w:val="none" w:sz="0" w:space="0" w:color="auto"/>
            <w:bottom w:val="none" w:sz="0" w:space="0" w:color="auto"/>
            <w:right w:val="none" w:sz="0" w:space="0" w:color="auto"/>
          </w:divBdr>
        </w:div>
        <w:div w:id="1305351650">
          <w:marLeft w:val="480"/>
          <w:marRight w:val="0"/>
          <w:marTop w:val="0"/>
          <w:marBottom w:val="0"/>
          <w:divBdr>
            <w:top w:val="none" w:sz="0" w:space="0" w:color="auto"/>
            <w:left w:val="none" w:sz="0" w:space="0" w:color="auto"/>
            <w:bottom w:val="none" w:sz="0" w:space="0" w:color="auto"/>
            <w:right w:val="none" w:sz="0" w:space="0" w:color="auto"/>
          </w:divBdr>
        </w:div>
        <w:div w:id="1319460525">
          <w:marLeft w:val="480"/>
          <w:marRight w:val="0"/>
          <w:marTop w:val="0"/>
          <w:marBottom w:val="0"/>
          <w:divBdr>
            <w:top w:val="none" w:sz="0" w:space="0" w:color="auto"/>
            <w:left w:val="none" w:sz="0" w:space="0" w:color="auto"/>
            <w:bottom w:val="none" w:sz="0" w:space="0" w:color="auto"/>
            <w:right w:val="none" w:sz="0" w:space="0" w:color="auto"/>
          </w:divBdr>
        </w:div>
        <w:div w:id="1358777761">
          <w:marLeft w:val="480"/>
          <w:marRight w:val="0"/>
          <w:marTop w:val="0"/>
          <w:marBottom w:val="0"/>
          <w:divBdr>
            <w:top w:val="none" w:sz="0" w:space="0" w:color="auto"/>
            <w:left w:val="none" w:sz="0" w:space="0" w:color="auto"/>
            <w:bottom w:val="none" w:sz="0" w:space="0" w:color="auto"/>
            <w:right w:val="none" w:sz="0" w:space="0" w:color="auto"/>
          </w:divBdr>
        </w:div>
        <w:div w:id="1410345966">
          <w:marLeft w:val="480"/>
          <w:marRight w:val="0"/>
          <w:marTop w:val="0"/>
          <w:marBottom w:val="0"/>
          <w:divBdr>
            <w:top w:val="none" w:sz="0" w:space="0" w:color="auto"/>
            <w:left w:val="none" w:sz="0" w:space="0" w:color="auto"/>
            <w:bottom w:val="none" w:sz="0" w:space="0" w:color="auto"/>
            <w:right w:val="none" w:sz="0" w:space="0" w:color="auto"/>
          </w:divBdr>
        </w:div>
        <w:div w:id="1556042640">
          <w:marLeft w:val="480"/>
          <w:marRight w:val="0"/>
          <w:marTop w:val="0"/>
          <w:marBottom w:val="0"/>
          <w:divBdr>
            <w:top w:val="none" w:sz="0" w:space="0" w:color="auto"/>
            <w:left w:val="none" w:sz="0" w:space="0" w:color="auto"/>
            <w:bottom w:val="none" w:sz="0" w:space="0" w:color="auto"/>
            <w:right w:val="none" w:sz="0" w:space="0" w:color="auto"/>
          </w:divBdr>
        </w:div>
        <w:div w:id="1745106698">
          <w:marLeft w:val="480"/>
          <w:marRight w:val="0"/>
          <w:marTop w:val="0"/>
          <w:marBottom w:val="0"/>
          <w:divBdr>
            <w:top w:val="none" w:sz="0" w:space="0" w:color="auto"/>
            <w:left w:val="none" w:sz="0" w:space="0" w:color="auto"/>
            <w:bottom w:val="none" w:sz="0" w:space="0" w:color="auto"/>
            <w:right w:val="none" w:sz="0" w:space="0" w:color="auto"/>
          </w:divBdr>
        </w:div>
        <w:div w:id="1780831512">
          <w:marLeft w:val="480"/>
          <w:marRight w:val="0"/>
          <w:marTop w:val="0"/>
          <w:marBottom w:val="0"/>
          <w:divBdr>
            <w:top w:val="none" w:sz="0" w:space="0" w:color="auto"/>
            <w:left w:val="none" w:sz="0" w:space="0" w:color="auto"/>
            <w:bottom w:val="none" w:sz="0" w:space="0" w:color="auto"/>
            <w:right w:val="none" w:sz="0" w:space="0" w:color="auto"/>
          </w:divBdr>
        </w:div>
        <w:div w:id="2072074216">
          <w:marLeft w:val="480"/>
          <w:marRight w:val="0"/>
          <w:marTop w:val="0"/>
          <w:marBottom w:val="0"/>
          <w:divBdr>
            <w:top w:val="none" w:sz="0" w:space="0" w:color="auto"/>
            <w:left w:val="none" w:sz="0" w:space="0" w:color="auto"/>
            <w:bottom w:val="none" w:sz="0" w:space="0" w:color="auto"/>
            <w:right w:val="none" w:sz="0" w:space="0" w:color="auto"/>
          </w:divBdr>
        </w:div>
        <w:div w:id="2078624768">
          <w:marLeft w:val="480"/>
          <w:marRight w:val="0"/>
          <w:marTop w:val="0"/>
          <w:marBottom w:val="0"/>
          <w:divBdr>
            <w:top w:val="none" w:sz="0" w:space="0" w:color="auto"/>
            <w:left w:val="none" w:sz="0" w:space="0" w:color="auto"/>
            <w:bottom w:val="none" w:sz="0" w:space="0" w:color="auto"/>
            <w:right w:val="none" w:sz="0" w:space="0" w:color="auto"/>
          </w:divBdr>
        </w:div>
        <w:div w:id="2122992726">
          <w:marLeft w:val="480"/>
          <w:marRight w:val="0"/>
          <w:marTop w:val="0"/>
          <w:marBottom w:val="0"/>
          <w:divBdr>
            <w:top w:val="none" w:sz="0" w:space="0" w:color="auto"/>
            <w:left w:val="none" w:sz="0" w:space="0" w:color="auto"/>
            <w:bottom w:val="none" w:sz="0" w:space="0" w:color="auto"/>
            <w:right w:val="none" w:sz="0" w:space="0" w:color="auto"/>
          </w:divBdr>
        </w:div>
      </w:divsChild>
    </w:div>
    <w:div w:id="977959340">
      <w:bodyDiv w:val="1"/>
      <w:marLeft w:val="0"/>
      <w:marRight w:val="0"/>
      <w:marTop w:val="0"/>
      <w:marBottom w:val="0"/>
      <w:divBdr>
        <w:top w:val="none" w:sz="0" w:space="0" w:color="auto"/>
        <w:left w:val="none" w:sz="0" w:space="0" w:color="auto"/>
        <w:bottom w:val="none" w:sz="0" w:space="0" w:color="auto"/>
        <w:right w:val="none" w:sz="0" w:space="0" w:color="auto"/>
      </w:divBdr>
    </w:div>
    <w:div w:id="981344908">
      <w:bodyDiv w:val="1"/>
      <w:marLeft w:val="0"/>
      <w:marRight w:val="0"/>
      <w:marTop w:val="0"/>
      <w:marBottom w:val="0"/>
      <w:divBdr>
        <w:top w:val="none" w:sz="0" w:space="0" w:color="auto"/>
        <w:left w:val="none" w:sz="0" w:space="0" w:color="auto"/>
        <w:bottom w:val="none" w:sz="0" w:space="0" w:color="auto"/>
        <w:right w:val="none" w:sz="0" w:space="0" w:color="auto"/>
      </w:divBdr>
      <w:divsChild>
        <w:div w:id="664551701">
          <w:marLeft w:val="480"/>
          <w:marRight w:val="0"/>
          <w:marTop w:val="0"/>
          <w:marBottom w:val="0"/>
          <w:divBdr>
            <w:top w:val="none" w:sz="0" w:space="0" w:color="auto"/>
            <w:left w:val="none" w:sz="0" w:space="0" w:color="auto"/>
            <w:bottom w:val="none" w:sz="0" w:space="0" w:color="auto"/>
            <w:right w:val="none" w:sz="0" w:space="0" w:color="auto"/>
          </w:divBdr>
        </w:div>
        <w:div w:id="696084261">
          <w:marLeft w:val="480"/>
          <w:marRight w:val="0"/>
          <w:marTop w:val="0"/>
          <w:marBottom w:val="0"/>
          <w:divBdr>
            <w:top w:val="none" w:sz="0" w:space="0" w:color="auto"/>
            <w:left w:val="none" w:sz="0" w:space="0" w:color="auto"/>
            <w:bottom w:val="none" w:sz="0" w:space="0" w:color="auto"/>
            <w:right w:val="none" w:sz="0" w:space="0" w:color="auto"/>
          </w:divBdr>
        </w:div>
        <w:div w:id="783378102">
          <w:marLeft w:val="480"/>
          <w:marRight w:val="0"/>
          <w:marTop w:val="0"/>
          <w:marBottom w:val="0"/>
          <w:divBdr>
            <w:top w:val="none" w:sz="0" w:space="0" w:color="auto"/>
            <w:left w:val="none" w:sz="0" w:space="0" w:color="auto"/>
            <w:bottom w:val="none" w:sz="0" w:space="0" w:color="auto"/>
            <w:right w:val="none" w:sz="0" w:space="0" w:color="auto"/>
          </w:divBdr>
        </w:div>
        <w:div w:id="1225336890">
          <w:marLeft w:val="480"/>
          <w:marRight w:val="0"/>
          <w:marTop w:val="0"/>
          <w:marBottom w:val="0"/>
          <w:divBdr>
            <w:top w:val="none" w:sz="0" w:space="0" w:color="auto"/>
            <w:left w:val="none" w:sz="0" w:space="0" w:color="auto"/>
            <w:bottom w:val="none" w:sz="0" w:space="0" w:color="auto"/>
            <w:right w:val="none" w:sz="0" w:space="0" w:color="auto"/>
          </w:divBdr>
        </w:div>
        <w:div w:id="1469593248">
          <w:marLeft w:val="480"/>
          <w:marRight w:val="0"/>
          <w:marTop w:val="0"/>
          <w:marBottom w:val="0"/>
          <w:divBdr>
            <w:top w:val="none" w:sz="0" w:space="0" w:color="auto"/>
            <w:left w:val="none" w:sz="0" w:space="0" w:color="auto"/>
            <w:bottom w:val="none" w:sz="0" w:space="0" w:color="auto"/>
            <w:right w:val="none" w:sz="0" w:space="0" w:color="auto"/>
          </w:divBdr>
        </w:div>
        <w:div w:id="1777825762">
          <w:marLeft w:val="480"/>
          <w:marRight w:val="0"/>
          <w:marTop w:val="0"/>
          <w:marBottom w:val="0"/>
          <w:divBdr>
            <w:top w:val="none" w:sz="0" w:space="0" w:color="auto"/>
            <w:left w:val="none" w:sz="0" w:space="0" w:color="auto"/>
            <w:bottom w:val="none" w:sz="0" w:space="0" w:color="auto"/>
            <w:right w:val="none" w:sz="0" w:space="0" w:color="auto"/>
          </w:divBdr>
        </w:div>
      </w:divsChild>
    </w:div>
    <w:div w:id="982194863">
      <w:bodyDiv w:val="1"/>
      <w:marLeft w:val="0"/>
      <w:marRight w:val="0"/>
      <w:marTop w:val="0"/>
      <w:marBottom w:val="0"/>
      <w:divBdr>
        <w:top w:val="none" w:sz="0" w:space="0" w:color="auto"/>
        <w:left w:val="none" w:sz="0" w:space="0" w:color="auto"/>
        <w:bottom w:val="none" w:sz="0" w:space="0" w:color="auto"/>
        <w:right w:val="none" w:sz="0" w:space="0" w:color="auto"/>
      </w:divBdr>
    </w:div>
    <w:div w:id="984967071">
      <w:bodyDiv w:val="1"/>
      <w:marLeft w:val="0"/>
      <w:marRight w:val="0"/>
      <w:marTop w:val="0"/>
      <w:marBottom w:val="0"/>
      <w:divBdr>
        <w:top w:val="none" w:sz="0" w:space="0" w:color="auto"/>
        <w:left w:val="none" w:sz="0" w:space="0" w:color="auto"/>
        <w:bottom w:val="none" w:sz="0" w:space="0" w:color="auto"/>
        <w:right w:val="none" w:sz="0" w:space="0" w:color="auto"/>
      </w:divBdr>
    </w:div>
    <w:div w:id="1010520860">
      <w:bodyDiv w:val="1"/>
      <w:marLeft w:val="0"/>
      <w:marRight w:val="0"/>
      <w:marTop w:val="0"/>
      <w:marBottom w:val="0"/>
      <w:divBdr>
        <w:top w:val="none" w:sz="0" w:space="0" w:color="auto"/>
        <w:left w:val="none" w:sz="0" w:space="0" w:color="auto"/>
        <w:bottom w:val="none" w:sz="0" w:space="0" w:color="auto"/>
        <w:right w:val="none" w:sz="0" w:space="0" w:color="auto"/>
      </w:divBdr>
      <w:divsChild>
        <w:div w:id="81923963">
          <w:marLeft w:val="480"/>
          <w:marRight w:val="0"/>
          <w:marTop w:val="0"/>
          <w:marBottom w:val="0"/>
          <w:divBdr>
            <w:top w:val="none" w:sz="0" w:space="0" w:color="auto"/>
            <w:left w:val="none" w:sz="0" w:space="0" w:color="auto"/>
            <w:bottom w:val="none" w:sz="0" w:space="0" w:color="auto"/>
            <w:right w:val="none" w:sz="0" w:space="0" w:color="auto"/>
          </w:divBdr>
        </w:div>
        <w:div w:id="141391533">
          <w:marLeft w:val="480"/>
          <w:marRight w:val="0"/>
          <w:marTop w:val="0"/>
          <w:marBottom w:val="0"/>
          <w:divBdr>
            <w:top w:val="none" w:sz="0" w:space="0" w:color="auto"/>
            <w:left w:val="none" w:sz="0" w:space="0" w:color="auto"/>
            <w:bottom w:val="none" w:sz="0" w:space="0" w:color="auto"/>
            <w:right w:val="none" w:sz="0" w:space="0" w:color="auto"/>
          </w:divBdr>
        </w:div>
        <w:div w:id="707222577">
          <w:marLeft w:val="480"/>
          <w:marRight w:val="0"/>
          <w:marTop w:val="0"/>
          <w:marBottom w:val="0"/>
          <w:divBdr>
            <w:top w:val="none" w:sz="0" w:space="0" w:color="auto"/>
            <w:left w:val="none" w:sz="0" w:space="0" w:color="auto"/>
            <w:bottom w:val="none" w:sz="0" w:space="0" w:color="auto"/>
            <w:right w:val="none" w:sz="0" w:space="0" w:color="auto"/>
          </w:divBdr>
        </w:div>
        <w:div w:id="847058724">
          <w:marLeft w:val="480"/>
          <w:marRight w:val="0"/>
          <w:marTop w:val="0"/>
          <w:marBottom w:val="0"/>
          <w:divBdr>
            <w:top w:val="none" w:sz="0" w:space="0" w:color="auto"/>
            <w:left w:val="none" w:sz="0" w:space="0" w:color="auto"/>
            <w:bottom w:val="none" w:sz="0" w:space="0" w:color="auto"/>
            <w:right w:val="none" w:sz="0" w:space="0" w:color="auto"/>
          </w:divBdr>
        </w:div>
        <w:div w:id="872377033">
          <w:marLeft w:val="480"/>
          <w:marRight w:val="0"/>
          <w:marTop w:val="0"/>
          <w:marBottom w:val="0"/>
          <w:divBdr>
            <w:top w:val="none" w:sz="0" w:space="0" w:color="auto"/>
            <w:left w:val="none" w:sz="0" w:space="0" w:color="auto"/>
            <w:bottom w:val="none" w:sz="0" w:space="0" w:color="auto"/>
            <w:right w:val="none" w:sz="0" w:space="0" w:color="auto"/>
          </w:divBdr>
        </w:div>
        <w:div w:id="1115490498">
          <w:marLeft w:val="480"/>
          <w:marRight w:val="0"/>
          <w:marTop w:val="0"/>
          <w:marBottom w:val="0"/>
          <w:divBdr>
            <w:top w:val="none" w:sz="0" w:space="0" w:color="auto"/>
            <w:left w:val="none" w:sz="0" w:space="0" w:color="auto"/>
            <w:bottom w:val="none" w:sz="0" w:space="0" w:color="auto"/>
            <w:right w:val="none" w:sz="0" w:space="0" w:color="auto"/>
          </w:divBdr>
        </w:div>
        <w:div w:id="1177571923">
          <w:marLeft w:val="480"/>
          <w:marRight w:val="0"/>
          <w:marTop w:val="0"/>
          <w:marBottom w:val="0"/>
          <w:divBdr>
            <w:top w:val="none" w:sz="0" w:space="0" w:color="auto"/>
            <w:left w:val="none" w:sz="0" w:space="0" w:color="auto"/>
            <w:bottom w:val="none" w:sz="0" w:space="0" w:color="auto"/>
            <w:right w:val="none" w:sz="0" w:space="0" w:color="auto"/>
          </w:divBdr>
        </w:div>
        <w:div w:id="1308171200">
          <w:marLeft w:val="480"/>
          <w:marRight w:val="0"/>
          <w:marTop w:val="0"/>
          <w:marBottom w:val="0"/>
          <w:divBdr>
            <w:top w:val="none" w:sz="0" w:space="0" w:color="auto"/>
            <w:left w:val="none" w:sz="0" w:space="0" w:color="auto"/>
            <w:bottom w:val="none" w:sz="0" w:space="0" w:color="auto"/>
            <w:right w:val="none" w:sz="0" w:space="0" w:color="auto"/>
          </w:divBdr>
        </w:div>
        <w:div w:id="1325282773">
          <w:marLeft w:val="480"/>
          <w:marRight w:val="0"/>
          <w:marTop w:val="0"/>
          <w:marBottom w:val="0"/>
          <w:divBdr>
            <w:top w:val="none" w:sz="0" w:space="0" w:color="auto"/>
            <w:left w:val="none" w:sz="0" w:space="0" w:color="auto"/>
            <w:bottom w:val="none" w:sz="0" w:space="0" w:color="auto"/>
            <w:right w:val="none" w:sz="0" w:space="0" w:color="auto"/>
          </w:divBdr>
        </w:div>
        <w:div w:id="1340424418">
          <w:marLeft w:val="480"/>
          <w:marRight w:val="0"/>
          <w:marTop w:val="0"/>
          <w:marBottom w:val="0"/>
          <w:divBdr>
            <w:top w:val="none" w:sz="0" w:space="0" w:color="auto"/>
            <w:left w:val="none" w:sz="0" w:space="0" w:color="auto"/>
            <w:bottom w:val="none" w:sz="0" w:space="0" w:color="auto"/>
            <w:right w:val="none" w:sz="0" w:space="0" w:color="auto"/>
          </w:divBdr>
        </w:div>
        <w:div w:id="1541236436">
          <w:marLeft w:val="480"/>
          <w:marRight w:val="0"/>
          <w:marTop w:val="0"/>
          <w:marBottom w:val="0"/>
          <w:divBdr>
            <w:top w:val="none" w:sz="0" w:space="0" w:color="auto"/>
            <w:left w:val="none" w:sz="0" w:space="0" w:color="auto"/>
            <w:bottom w:val="none" w:sz="0" w:space="0" w:color="auto"/>
            <w:right w:val="none" w:sz="0" w:space="0" w:color="auto"/>
          </w:divBdr>
        </w:div>
        <w:div w:id="1709644382">
          <w:marLeft w:val="480"/>
          <w:marRight w:val="0"/>
          <w:marTop w:val="0"/>
          <w:marBottom w:val="0"/>
          <w:divBdr>
            <w:top w:val="none" w:sz="0" w:space="0" w:color="auto"/>
            <w:left w:val="none" w:sz="0" w:space="0" w:color="auto"/>
            <w:bottom w:val="none" w:sz="0" w:space="0" w:color="auto"/>
            <w:right w:val="none" w:sz="0" w:space="0" w:color="auto"/>
          </w:divBdr>
        </w:div>
        <w:div w:id="1760712168">
          <w:marLeft w:val="480"/>
          <w:marRight w:val="0"/>
          <w:marTop w:val="0"/>
          <w:marBottom w:val="0"/>
          <w:divBdr>
            <w:top w:val="none" w:sz="0" w:space="0" w:color="auto"/>
            <w:left w:val="none" w:sz="0" w:space="0" w:color="auto"/>
            <w:bottom w:val="none" w:sz="0" w:space="0" w:color="auto"/>
            <w:right w:val="none" w:sz="0" w:space="0" w:color="auto"/>
          </w:divBdr>
        </w:div>
        <w:div w:id="1788505487">
          <w:marLeft w:val="480"/>
          <w:marRight w:val="0"/>
          <w:marTop w:val="0"/>
          <w:marBottom w:val="0"/>
          <w:divBdr>
            <w:top w:val="none" w:sz="0" w:space="0" w:color="auto"/>
            <w:left w:val="none" w:sz="0" w:space="0" w:color="auto"/>
            <w:bottom w:val="none" w:sz="0" w:space="0" w:color="auto"/>
            <w:right w:val="none" w:sz="0" w:space="0" w:color="auto"/>
          </w:divBdr>
        </w:div>
      </w:divsChild>
    </w:div>
    <w:div w:id="1010990617">
      <w:bodyDiv w:val="1"/>
      <w:marLeft w:val="0"/>
      <w:marRight w:val="0"/>
      <w:marTop w:val="0"/>
      <w:marBottom w:val="0"/>
      <w:divBdr>
        <w:top w:val="none" w:sz="0" w:space="0" w:color="auto"/>
        <w:left w:val="none" w:sz="0" w:space="0" w:color="auto"/>
        <w:bottom w:val="none" w:sz="0" w:space="0" w:color="auto"/>
        <w:right w:val="none" w:sz="0" w:space="0" w:color="auto"/>
      </w:divBdr>
    </w:div>
    <w:div w:id="1014576488">
      <w:bodyDiv w:val="1"/>
      <w:marLeft w:val="0"/>
      <w:marRight w:val="0"/>
      <w:marTop w:val="0"/>
      <w:marBottom w:val="0"/>
      <w:divBdr>
        <w:top w:val="none" w:sz="0" w:space="0" w:color="auto"/>
        <w:left w:val="none" w:sz="0" w:space="0" w:color="auto"/>
        <w:bottom w:val="none" w:sz="0" w:space="0" w:color="auto"/>
        <w:right w:val="none" w:sz="0" w:space="0" w:color="auto"/>
      </w:divBdr>
      <w:divsChild>
        <w:div w:id="282078995">
          <w:marLeft w:val="480"/>
          <w:marRight w:val="0"/>
          <w:marTop w:val="0"/>
          <w:marBottom w:val="0"/>
          <w:divBdr>
            <w:top w:val="none" w:sz="0" w:space="0" w:color="auto"/>
            <w:left w:val="none" w:sz="0" w:space="0" w:color="auto"/>
            <w:bottom w:val="none" w:sz="0" w:space="0" w:color="auto"/>
            <w:right w:val="none" w:sz="0" w:space="0" w:color="auto"/>
          </w:divBdr>
        </w:div>
        <w:div w:id="553392830">
          <w:marLeft w:val="480"/>
          <w:marRight w:val="0"/>
          <w:marTop w:val="0"/>
          <w:marBottom w:val="0"/>
          <w:divBdr>
            <w:top w:val="none" w:sz="0" w:space="0" w:color="auto"/>
            <w:left w:val="none" w:sz="0" w:space="0" w:color="auto"/>
            <w:bottom w:val="none" w:sz="0" w:space="0" w:color="auto"/>
            <w:right w:val="none" w:sz="0" w:space="0" w:color="auto"/>
          </w:divBdr>
        </w:div>
        <w:div w:id="556165409">
          <w:marLeft w:val="480"/>
          <w:marRight w:val="0"/>
          <w:marTop w:val="0"/>
          <w:marBottom w:val="0"/>
          <w:divBdr>
            <w:top w:val="none" w:sz="0" w:space="0" w:color="auto"/>
            <w:left w:val="none" w:sz="0" w:space="0" w:color="auto"/>
            <w:bottom w:val="none" w:sz="0" w:space="0" w:color="auto"/>
            <w:right w:val="none" w:sz="0" w:space="0" w:color="auto"/>
          </w:divBdr>
        </w:div>
        <w:div w:id="606617012">
          <w:marLeft w:val="480"/>
          <w:marRight w:val="0"/>
          <w:marTop w:val="0"/>
          <w:marBottom w:val="0"/>
          <w:divBdr>
            <w:top w:val="none" w:sz="0" w:space="0" w:color="auto"/>
            <w:left w:val="none" w:sz="0" w:space="0" w:color="auto"/>
            <w:bottom w:val="none" w:sz="0" w:space="0" w:color="auto"/>
            <w:right w:val="none" w:sz="0" w:space="0" w:color="auto"/>
          </w:divBdr>
        </w:div>
        <w:div w:id="797914189">
          <w:marLeft w:val="480"/>
          <w:marRight w:val="0"/>
          <w:marTop w:val="0"/>
          <w:marBottom w:val="0"/>
          <w:divBdr>
            <w:top w:val="none" w:sz="0" w:space="0" w:color="auto"/>
            <w:left w:val="none" w:sz="0" w:space="0" w:color="auto"/>
            <w:bottom w:val="none" w:sz="0" w:space="0" w:color="auto"/>
            <w:right w:val="none" w:sz="0" w:space="0" w:color="auto"/>
          </w:divBdr>
        </w:div>
        <w:div w:id="804783933">
          <w:marLeft w:val="480"/>
          <w:marRight w:val="0"/>
          <w:marTop w:val="0"/>
          <w:marBottom w:val="0"/>
          <w:divBdr>
            <w:top w:val="none" w:sz="0" w:space="0" w:color="auto"/>
            <w:left w:val="none" w:sz="0" w:space="0" w:color="auto"/>
            <w:bottom w:val="none" w:sz="0" w:space="0" w:color="auto"/>
            <w:right w:val="none" w:sz="0" w:space="0" w:color="auto"/>
          </w:divBdr>
        </w:div>
        <w:div w:id="839583458">
          <w:marLeft w:val="480"/>
          <w:marRight w:val="0"/>
          <w:marTop w:val="0"/>
          <w:marBottom w:val="0"/>
          <w:divBdr>
            <w:top w:val="none" w:sz="0" w:space="0" w:color="auto"/>
            <w:left w:val="none" w:sz="0" w:space="0" w:color="auto"/>
            <w:bottom w:val="none" w:sz="0" w:space="0" w:color="auto"/>
            <w:right w:val="none" w:sz="0" w:space="0" w:color="auto"/>
          </w:divBdr>
        </w:div>
        <w:div w:id="878325256">
          <w:marLeft w:val="480"/>
          <w:marRight w:val="0"/>
          <w:marTop w:val="0"/>
          <w:marBottom w:val="0"/>
          <w:divBdr>
            <w:top w:val="none" w:sz="0" w:space="0" w:color="auto"/>
            <w:left w:val="none" w:sz="0" w:space="0" w:color="auto"/>
            <w:bottom w:val="none" w:sz="0" w:space="0" w:color="auto"/>
            <w:right w:val="none" w:sz="0" w:space="0" w:color="auto"/>
          </w:divBdr>
        </w:div>
        <w:div w:id="915748642">
          <w:marLeft w:val="480"/>
          <w:marRight w:val="0"/>
          <w:marTop w:val="0"/>
          <w:marBottom w:val="0"/>
          <w:divBdr>
            <w:top w:val="none" w:sz="0" w:space="0" w:color="auto"/>
            <w:left w:val="none" w:sz="0" w:space="0" w:color="auto"/>
            <w:bottom w:val="none" w:sz="0" w:space="0" w:color="auto"/>
            <w:right w:val="none" w:sz="0" w:space="0" w:color="auto"/>
          </w:divBdr>
        </w:div>
        <w:div w:id="986712651">
          <w:marLeft w:val="480"/>
          <w:marRight w:val="0"/>
          <w:marTop w:val="0"/>
          <w:marBottom w:val="0"/>
          <w:divBdr>
            <w:top w:val="none" w:sz="0" w:space="0" w:color="auto"/>
            <w:left w:val="none" w:sz="0" w:space="0" w:color="auto"/>
            <w:bottom w:val="none" w:sz="0" w:space="0" w:color="auto"/>
            <w:right w:val="none" w:sz="0" w:space="0" w:color="auto"/>
          </w:divBdr>
        </w:div>
        <w:div w:id="1063866848">
          <w:marLeft w:val="480"/>
          <w:marRight w:val="0"/>
          <w:marTop w:val="0"/>
          <w:marBottom w:val="0"/>
          <w:divBdr>
            <w:top w:val="none" w:sz="0" w:space="0" w:color="auto"/>
            <w:left w:val="none" w:sz="0" w:space="0" w:color="auto"/>
            <w:bottom w:val="none" w:sz="0" w:space="0" w:color="auto"/>
            <w:right w:val="none" w:sz="0" w:space="0" w:color="auto"/>
          </w:divBdr>
        </w:div>
        <w:div w:id="1099060584">
          <w:marLeft w:val="480"/>
          <w:marRight w:val="0"/>
          <w:marTop w:val="0"/>
          <w:marBottom w:val="0"/>
          <w:divBdr>
            <w:top w:val="none" w:sz="0" w:space="0" w:color="auto"/>
            <w:left w:val="none" w:sz="0" w:space="0" w:color="auto"/>
            <w:bottom w:val="none" w:sz="0" w:space="0" w:color="auto"/>
            <w:right w:val="none" w:sz="0" w:space="0" w:color="auto"/>
          </w:divBdr>
        </w:div>
        <w:div w:id="1196574532">
          <w:marLeft w:val="480"/>
          <w:marRight w:val="0"/>
          <w:marTop w:val="0"/>
          <w:marBottom w:val="0"/>
          <w:divBdr>
            <w:top w:val="none" w:sz="0" w:space="0" w:color="auto"/>
            <w:left w:val="none" w:sz="0" w:space="0" w:color="auto"/>
            <w:bottom w:val="none" w:sz="0" w:space="0" w:color="auto"/>
            <w:right w:val="none" w:sz="0" w:space="0" w:color="auto"/>
          </w:divBdr>
        </w:div>
        <w:div w:id="1200245729">
          <w:marLeft w:val="480"/>
          <w:marRight w:val="0"/>
          <w:marTop w:val="0"/>
          <w:marBottom w:val="0"/>
          <w:divBdr>
            <w:top w:val="none" w:sz="0" w:space="0" w:color="auto"/>
            <w:left w:val="none" w:sz="0" w:space="0" w:color="auto"/>
            <w:bottom w:val="none" w:sz="0" w:space="0" w:color="auto"/>
            <w:right w:val="none" w:sz="0" w:space="0" w:color="auto"/>
          </w:divBdr>
        </w:div>
        <w:div w:id="1445416500">
          <w:marLeft w:val="480"/>
          <w:marRight w:val="0"/>
          <w:marTop w:val="0"/>
          <w:marBottom w:val="0"/>
          <w:divBdr>
            <w:top w:val="none" w:sz="0" w:space="0" w:color="auto"/>
            <w:left w:val="none" w:sz="0" w:space="0" w:color="auto"/>
            <w:bottom w:val="none" w:sz="0" w:space="0" w:color="auto"/>
            <w:right w:val="none" w:sz="0" w:space="0" w:color="auto"/>
          </w:divBdr>
        </w:div>
        <w:div w:id="1672442823">
          <w:marLeft w:val="480"/>
          <w:marRight w:val="0"/>
          <w:marTop w:val="0"/>
          <w:marBottom w:val="0"/>
          <w:divBdr>
            <w:top w:val="none" w:sz="0" w:space="0" w:color="auto"/>
            <w:left w:val="none" w:sz="0" w:space="0" w:color="auto"/>
            <w:bottom w:val="none" w:sz="0" w:space="0" w:color="auto"/>
            <w:right w:val="none" w:sz="0" w:space="0" w:color="auto"/>
          </w:divBdr>
        </w:div>
        <w:div w:id="1795056865">
          <w:marLeft w:val="480"/>
          <w:marRight w:val="0"/>
          <w:marTop w:val="0"/>
          <w:marBottom w:val="0"/>
          <w:divBdr>
            <w:top w:val="none" w:sz="0" w:space="0" w:color="auto"/>
            <w:left w:val="none" w:sz="0" w:space="0" w:color="auto"/>
            <w:bottom w:val="none" w:sz="0" w:space="0" w:color="auto"/>
            <w:right w:val="none" w:sz="0" w:space="0" w:color="auto"/>
          </w:divBdr>
        </w:div>
        <w:div w:id="1824856424">
          <w:marLeft w:val="480"/>
          <w:marRight w:val="0"/>
          <w:marTop w:val="0"/>
          <w:marBottom w:val="0"/>
          <w:divBdr>
            <w:top w:val="none" w:sz="0" w:space="0" w:color="auto"/>
            <w:left w:val="none" w:sz="0" w:space="0" w:color="auto"/>
            <w:bottom w:val="none" w:sz="0" w:space="0" w:color="auto"/>
            <w:right w:val="none" w:sz="0" w:space="0" w:color="auto"/>
          </w:divBdr>
        </w:div>
        <w:div w:id="1904952344">
          <w:marLeft w:val="480"/>
          <w:marRight w:val="0"/>
          <w:marTop w:val="0"/>
          <w:marBottom w:val="0"/>
          <w:divBdr>
            <w:top w:val="none" w:sz="0" w:space="0" w:color="auto"/>
            <w:left w:val="none" w:sz="0" w:space="0" w:color="auto"/>
            <w:bottom w:val="none" w:sz="0" w:space="0" w:color="auto"/>
            <w:right w:val="none" w:sz="0" w:space="0" w:color="auto"/>
          </w:divBdr>
        </w:div>
        <w:div w:id="1933004828">
          <w:marLeft w:val="480"/>
          <w:marRight w:val="0"/>
          <w:marTop w:val="0"/>
          <w:marBottom w:val="0"/>
          <w:divBdr>
            <w:top w:val="none" w:sz="0" w:space="0" w:color="auto"/>
            <w:left w:val="none" w:sz="0" w:space="0" w:color="auto"/>
            <w:bottom w:val="none" w:sz="0" w:space="0" w:color="auto"/>
            <w:right w:val="none" w:sz="0" w:space="0" w:color="auto"/>
          </w:divBdr>
        </w:div>
        <w:div w:id="2020891516">
          <w:marLeft w:val="480"/>
          <w:marRight w:val="0"/>
          <w:marTop w:val="0"/>
          <w:marBottom w:val="0"/>
          <w:divBdr>
            <w:top w:val="none" w:sz="0" w:space="0" w:color="auto"/>
            <w:left w:val="none" w:sz="0" w:space="0" w:color="auto"/>
            <w:bottom w:val="none" w:sz="0" w:space="0" w:color="auto"/>
            <w:right w:val="none" w:sz="0" w:space="0" w:color="auto"/>
          </w:divBdr>
        </w:div>
        <w:div w:id="2046786046">
          <w:marLeft w:val="480"/>
          <w:marRight w:val="0"/>
          <w:marTop w:val="0"/>
          <w:marBottom w:val="0"/>
          <w:divBdr>
            <w:top w:val="none" w:sz="0" w:space="0" w:color="auto"/>
            <w:left w:val="none" w:sz="0" w:space="0" w:color="auto"/>
            <w:bottom w:val="none" w:sz="0" w:space="0" w:color="auto"/>
            <w:right w:val="none" w:sz="0" w:space="0" w:color="auto"/>
          </w:divBdr>
        </w:div>
        <w:div w:id="2076854927">
          <w:marLeft w:val="480"/>
          <w:marRight w:val="0"/>
          <w:marTop w:val="0"/>
          <w:marBottom w:val="0"/>
          <w:divBdr>
            <w:top w:val="none" w:sz="0" w:space="0" w:color="auto"/>
            <w:left w:val="none" w:sz="0" w:space="0" w:color="auto"/>
            <w:bottom w:val="none" w:sz="0" w:space="0" w:color="auto"/>
            <w:right w:val="none" w:sz="0" w:space="0" w:color="auto"/>
          </w:divBdr>
        </w:div>
      </w:divsChild>
    </w:div>
    <w:div w:id="1016618805">
      <w:bodyDiv w:val="1"/>
      <w:marLeft w:val="0"/>
      <w:marRight w:val="0"/>
      <w:marTop w:val="0"/>
      <w:marBottom w:val="0"/>
      <w:divBdr>
        <w:top w:val="none" w:sz="0" w:space="0" w:color="auto"/>
        <w:left w:val="none" w:sz="0" w:space="0" w:color="auto"/>
        <w:bottom w:val="none" w:sz="0" w:space="0" w:color="auto"/>
        <w:right w:val="none" w:sz="0" w:space="0" w:color="auto"/>
      </w:divBdr>
    </w:div>
    <w:div w:id="1029601759">
      <w:bodyDiv w:val="1"/>
      <w:marLeft w:val="0"/>
      <w:marRight w:val="0"/>
      <w:marTop w:val="0"/>
      <w:marBottom w:val="0"/>
      <w:divBdr>
        <w:top w:val="none" w:sz="0" w:space="0" w:color="auto"/>
        <w:left w:val="none" w:sz="0" w:space="0" w:color="auto"/>
        <w:bottom w:val="none" w:sz="0" w:space="0" w:color="auto"/>
        <w:right w:val="none" w:sz="0" w:space="0" w:color="auto"/>
      </w:divBdr>
      <w:divsChild>
        <w:div w:id="105196020">
          <w:marLeft w:val="480"/>
          <w:marRight w:val="0"/>
          <w:marTop w:val="0"/>
          <w:marBottom w:val="0"/>
          <w:divBdr>
            <w:top w:val="none" w:sz="0" w:space="0" w:color="auto"/>
            <w:left w:val="none" w:sz="0" w:space="0" w:color="auto"/>
            <w:bottom w:val="none" w:sz="0" w:space="0" w:color="auto"/>
            <w:right w:val="none" w:sz="0" w:space="0" w:color="auto"/>
          </w:divBdr>
        </w:div>
        <w:div w:id="446432762">
          <w:marLeft w:val="480"/>
          <w:marRight w:val="0"/>
          <w:marTop w:val="0"/>
          <w:marBottom w:val="0"/>
          <w:divBdr>
            <w:top w:val="none" w:sz="0" w:space="0" w:color="auto"/>
            <w:left w:val="none" w:sz="0" w:space="0" w:color="auto"/>
            <w:bottom w:val="none" w:sz="0" w:space="0" w:color="auto"/>
            <w:right w:val="none" w:sz="0" w:space="0" w:color="auto"/>
          </w:divBdr>
        </w:div>
        <w:div w:id="732241083">
          <w:marLeft w:val="480"/>
          <w:marRight w:val="0"/>
          <w:marTop w:val="0"/>
          <w:marBottom w:val="0"/>
          <w:divBdr>
            <w:top w:val="none" w:sz="0" w:space="0" w:color="auto"/>
            <w:left w:val="none" w:sz="0" w:space="0" w:color="auto"/>
            <w:bottom w:val="none" w:sz="0" w:space="0" w:color="auto"/>
            <w:right w:val="none" w:sz="0" w:space="0" w:color="auto"/>
          </w:divBdr>
        </w:div>
        <w:div w:id="827402481">
          <w:marLeft w:val="480"/>
          <w:marRight w:val="0"/>
          <w:marTop w:val="0"/>
          <w:marBottom w:val="0"/>
          <w:divBdr>
            <w:top w:val="none" w:sz="0" w:space="0" w:color="auto"/>
            <w:left w:val="none" w:sz="0" w:space="0" w:color="auto"/>
            <w:bottom w:val="none" w:sz="0" w:space="0" w:color="auto"/>
            <w:right w:val="none" w:sz="0" w:space="0" w:color="auto"/>
          </w:divBdr>
        </w:div>
        <w:div w:id="865023263">
          <w:marLeft w:val="480"/>
          <w:marRight w:val="0"/>
          <w:marTop w:val="0"/>
          <w:marBottom w:val="0"/>
          <w:divBdr>
            <w:top w:val="none" w:sz="0" w:space="0" w:color="auto"/>
            <w:left w:val="none" w:sz="0" w:space="0" w:color="auto"/>
            <w:bottom w:val="none" w:sz="0" w:space="0" w:color="auto"/>
            <w:right w:val="none" w:sz="0" w:space="0" w:color="auto"/>
          </w:divBdr>
        </w:div>
        <w:div w:id="940719737">
          <w:marLeft w:val="480"/>
          <w:marRight w:val="0"/>
          <w:marTop w:val="0"/>
          <w:marBottom w:val="0"/>
          <w:divBdr>
            <w:top w:val="none" w:sz="0" w:space="0" w:color="auto"/>
            <w:left w:val="none" w:sz="0" w:space="0" w:color="auto"/>
            <w:bottom w:val="none" w:sz="0" w:space="0" w:color="auto"/>
            <w:right w:val="none" w:sz="0" w:space="0" w:color="auto"/>
          </w:divBdr>
        </w:div>
        <w:div w:id="1338970080">
          <w:marLeft w:val="480"/>
          <w:marRight w:val="0"/>
          <w:marTop w:val="0"/>
          <w:marBottom w:val="0"/>
          <w:divBdr>
            <w:top w:val="none" w:sz="0" w:space="0" w:color="auto"/>
            <w:left w:val="none" w:sz="0" w:space="0" w:color="auto"/>
            <w:bottom w:val="none" w:sz="0" w:space="0" w:color="auto"/>
            <w:right w:val="none" w:sz="0" w:space="0" w:color="auto"/>
          </w:divBdr>
        </w:div>
        <w:div w:id="1368481039">
          <w:marLeft w:val="480"/>
          <w:marRight w:val="0"/>
          <w:marTop w:val="0"/>
          <w:marBottom w:val="0"/>
          <w:divBdr>
            <w:top w:val="none" w:sz="0" w:space="0" w:color="auto"/>
            <w:left w:val="none" w:sz="0" w:space="0" w:color="auto"/>
            <w:bottom w:val="none" w:sz="0" w:space="0" w:color="auto"/>
            <w:right w:val="none" w:sz="0" w:space="0" w:color="auto"/>
          </w:divBdr>
        </w:div>
        <w:div w:id="1377971868">
          <w:marLeft w:val="480"/>
          <w:marRight w:val="0"/>
          <w:marTop w:val="0"/>
          <w:marBottom w:val="0"/>
          <w:divBdr>
            <w:top w:val="none" w:sz="0" w:space="0" w:color="auto"/>
            <w:left w:val="none" w:sz="0" w:space="0" w:color="auto"/>
            <w:bottom w:val="none" w:sz="0" w:space="0" w:color="auto"/>
            <w:right w:val="none" w:sz="0" w:space="0" w:color="auto"/>
          </w:divBdr>
        </w:div>
        <w:div w:id="1898082024">
          <w:marLeft w:val="480"/>
          <w:marRight w:val="0"/>
          <w:marTop w:val="0"/>
          <w:marBottom w:val="0"/>
          <w:divBdr>
            <w:top w:val="none" w:sz="0" w:space="0" w:color="auto"/>
            <w:left w:val="none" w:sz="0" w:space="0" w:color="auto"/>
            <w:bottom w:val="none" w:sz="0" w:space="0" w:color="auto"/>
            <w:right w:val="none" w:sz="0" w:space="0" w:color="auto"/>
          </w:divBdr>
        </w:div>
        <w:div w:id="2110420433">
          <w:marLeft w:val="480"/>
          <w:marRight w:val="0"/>
          <w:marTop w:val="0"/>
          <w:marBottom w:val="0"/>
          <w:divBdr>
            <w:top w:val="none" w:sz="0" w:space="0" w:color="auto"/>
            <w:left w:val="none" w:sz="0" w:space="0" w:color="auto"/>
            <w:bottom w:val="none" w:sz="0" w:space="0" w:color="auto"/>
            <w:right w:val="none" w:sz="0" w:space="0" w:color="auto"/>
          </w:divBdr>
        </w:div>
      </w:divsChild>
    </w:div>
    <w:div w:id="1034228767">
      <w:bodyDiv w:val="1"/>
      <w:marLeft w:val="0"/>
      <w:marRight w:val="0"/>
      <w:marTop w:val="0"/>
      <w:marBottom w:val="0"/>
      <w:divBdr>
        <w:top w:val="none" w:sz="0" w:space="0" w:color="auto"/>
        <w:left w:val="none" w:sz="0" w:space="0" w:color="auto"/>
        <w:bottom w:val="none" w:sz="0" w:space="0" w:color="auto"/>
        <w:right w:val="none" w:sz="0" w:space="0" w:color="auto"/>
      </w:divBdr>
    </w:div>
    <w:div w:id="1046444870">
      <w:bodyDiv w:val="1"/>
      <w:marLeft w:val="0"/>
      <w:marRight w:val="0"/>
      <w:marTop w:val="0"/>
      <w:marBottom w:val="0"/>
      <w:divBdr>
        <w:top w:val="none" w:sz="0" w:space="0" w:color="auto"/>
        <w:left w:val="none" w:sz="0" w:space="0" w:color="auto"/>
        <w:bottom w:val="none" w:sz="0" w:space="0" w:color="auto"/>
        <w:right w:val="none" w:sz="0" w:space="0" w:color="auto"/>
      </w:divBdr>
      <w:divsChild>
        <w:div w:id="103623360">
          <w:marLeft w:val="480"/>
          <w:marRight w:val="0"/>
          <w:marTop w:val="0"/>
          <w:marBottom w:val="0"/>
          <w:divBdr>
            <w:top w:val="none" w:sz="0" w:space="0" w:color="auto"/>
            <w:left w:val="none" w:sz="0" w:space="0" w:color="auto"/>
            <w:bottom w:val="none" w:sz="0" w:space="0" w:color="auto"/>
            <w:right w:val="none" w:sz="0" w:space="0" w:color="auto"/>
          </w:divBdr>
        </w:div>
        <w:div w:id="232088247">
          <w:marLeft w:val="480"/>
          <w:marRight w:val="0"/>
          <w:marTop w:val="0"/>
          <w:marBottom w:val="0"/>
          <w:divBdr>
            <w:top w:val="none" w:sz="0" w:space="0" w:color="auto"/>
            <w:left w:val="none" w:sz="0" w:space="0" w:color="auto"/>
            <w:bottom w:val="none" w:sz="0" w:space="0" w:color="auto"/>
            <w:right w:val="none" w:sz="0" w:space="0" w:color="auto"/>
          </w:divBdr>
        </w:div>
        <w:div w:id="411006413">
          <w:marLeft w:val="480"/>
          <w:marRight w:val="0"/>
          <w:marTop w:val="0"/>
          <w:marBottom w:val="0"/>
          <w:divBdr>
            <w:top w:val="none" w:sz="0" w:space="0" w:color="auto"/>
            <w:left w:val="none" w:sz="0" w:space="0" w:color="auto"/>
            <w:bottom w:val="none" w:sz="0" w:space="0" w:color="auto"/>
            <w:right w:val="none" w:sz="0" w:space="0" w:color="auto"/>
          </w:divBdr>
        </w:div>
        <w:div w:id="433474628">
          <w:marLeft w:val="480"/>
          <w:marRight w:val="0"/>
          <w:marTop w:val="0"/>
          <w:marBottom w:val="0"/>
          <w:divBdr>
            <w:top w:val="none" w:sz="0" w:space="0" w:color="auto"/>
            <w:left w:val="none" w:sz="0" w:space="0" w:color="auto"/>
            <w:bottom w:val="none" w:sz="0" w:space="0" w:color="auto"/>
            <w:right w:val="none" w:sz="0" w:space="0" w:color="auto"/>
          </w:divBdr>
        </w:div>
        <w:div w:id="448594140">
          <w:marLeft w:val="480"/>
          <w:marRight w:val="0"/>
          <w:marTop w:val="0"/>
          <w:marBottom w:val="0"/>
          <w:divBdr>
            <w:top w:val="none" w:sz="0" w:space="0" w:color="auto"/>
            <w:left w:val="none" w:sz="0" w:space="0" w:color="auto"/>
            <w:bottom w:val="none" w:sz="0" w:space="0" w:color="auto"/>
            <w:right w:val="none" w:sz="0" w:space="0" w:color="auto"/>
          </w:divBdr>
        </w:div>
        <w:div w:id="486365409">
          <w:marLeft w:val="480"/>
          <w:marRight w:val="0"/>
          <w:marTop w:val="0"/>
          <w:marBottom w:val="0"/>
          <w:divBdr>
            <w:top w:val="none" w:sz="0" w:space="0" w:color="auto"/>
            <w:left w:val="none" w:sz="0" w:space="0" w:color="auto"/>
            <w:bottom w:val="none" w:sz="0" w:space="0" w:color="auto"/>
            <w:right w:val="none" w:sz="0" w:space="0" w:color="auto"/>
          </w:divBdr>
        </w:div>
        <w:div w:id="511839286">
          <w:marLeft w:val="480"/>
          <w:marRight w:val="0"/>
          <w:marTop w:val="0"/>
          <w:marBottom w:val="0"/>
          <w:divBdr>
            <w:top w:val="none" w:sz="0" w:space="0" w:color="auto"/>
            <w:left w:val="none" w:sz="0" w:space="0" w:color="auto"/>
            <w:bottom w:val="none" w:sz="0" w:space="0" w:color="auto"/>
            <w:right w:val="none" w:sz="0" w:space="0" w:color="auto"/>
          </w:divBdr>
        </w:div>
        <w:div w:id="588973994">
          <w:marLeft w:val="480"/>
          <w:marRight w:val="0"/>
          <w:marTop w:val="0"/>
          <w:marBottom w:val="0"/>
          <w:divBdr>
            <w:top w:val="none" w:sz="0" w:space="0" w:color="auto"/>
            <w:left w:val="none" w:sz="0" w:space="0" w:color="auto"/>
            <w:bottom w:val="none" w:sz="0" w:space="0" w:color="auto"/>
            <w:right w:val="none" w:sz="0" w:space="0" w:color="auto"/>
          </w:divBdr>
        </w:div>
        <w:div w:id="603923627">
          <w:marLeft w:val="480"/>
          <w:marRight w:val="0"/>
          <w:marTop w:val="0"/>
          <w:marBottom w:val="0"/>
          <w:divBdr>
            <w:top w:val="none" w:sz="0" w:space="0" w:color="auto"/>
            <w:left w:val="none" w:sz="0" w:space="0" w:color="auto"/>
            <w:bottom w:val="none" w:sz="0" w:space="0" w:color="auto"/>
            <w:right w:val="none" w:sz="0" w:space="0" w:color="auto"/>
          </w:divBdr>
        </w:div>
        <w:div w:id="706831742">
          <w:marLeft w:val="480"/>
          <w:marRight w:val="0"/>
          <w:marTop w:val="0"/>
          <w:marBottom w:val="0"/>
          <w:divBdr>
            <w:top w:val="none" w:sz="0" w:space="0" w:color="auto"/>
            <w:left w:val="none" w:sz="0" w:space="0" w:color="auto"/>
            <w:bottom w:val="none" w:sz="0" w:space="0" w:color="auto"/>
            <w:right w:val="none" w:sz="0" w:space="0" w:color="auto"/>
          </w:divBdr>
        </w:div>
        <w:div w:id="753163764">
          <w:marLeft w:val="480"/>
          <w:marRight w:val="0"/>
          <w:marTop w:val="0"/>
          <w:marBottom w:val="0"/>
          <w:divBdr>
            <w:top w:val="none" w:sz="0" w:space="0" w:color="auto"/>
            <w:left w:val="none" w:sz="0" w:space="0" w:color="auto"/>
            <w:bottom w:val="none" w:sz="0" w:space="0" w:color="auto"/>
            <w:right w:val="none" w:sz="0" w:space="0" w:color="auto"/>
          </w:divBdr>
        </w:div>
        <w:div w:id="759108230">
          <w:marLeft w:val="480"/>
          <w:marRight w:val="0"/>
          <w:marTop w:val="0"/>
          <w:marBottom w:val="0"/>
          <w:divBdr>
            <w:top w:val="none" w:sz="0" w:space="0" w:color="auto"/>
            <w:left w:val="none" w:sz="0" w:space="0" w:color="auto"/>
            <w:bottom w:val="none" w:sz="0" w:space="0" w:color="auto"/>
            <w:right w:val="none" w:sz="0" w:space="0" w:color="auto"/>
          </w:divBdr>
        </w:div>
        <w:div w:id="807403871">
          <w:marLeft w:val="480"/>
          <w:marRight w:val="0"/>
          <w:marTop w:val="0"/>
          <w:marBottom w:val="0"/>
          <w:divBdr>
            <w:top w:val="none" w:sz="0" w:space="0" w:color="auto"/>
            <w:left w:val="none" w:sz="0" w:space="0" w:color="auto"/>
            <w:bottom w:val="none" w:sz="0" w:space="0" w:color="auto"/>
            <w:right w:val="none" w:sz="0" w:space="0" w:color="auto"/>
          </w:divBdr>
        </w:div>
        <w:div w:id="958336039">
          <w:marLeft w:val="480"/>
          <w:marRight w:val="0"/>
          <w:marTop w:val="0"/>
          <w:marBottom w:val="0"/>
          <w:divBdr>
            <w:top w:val="none" w:sz="0" w:space="0" w:color="auto"/>
            <w:left w:val="none" w:sz="0" w:space="0" w:color="auto"/>
            <w:bottom w:val="none" w:sz="0" w:space="0" w:color="auto"/>
            <w:right w:val="none" w:sz="0" w:space="0" w:color="auto"/>
          </w:divBdr>
        </w:div>
        <w:div w:id="975647806">
          <w:marLeft w:val="480"/>
          <w:marRight w:val="0"/>
          <w:marTop w:val="0"/>
          <w:marBottom w:val="0"/>
          <w:divBdr>
            <w:top w:val="none" w:sz="0" w:space="0" w:color="auto"/>
            <w:left w:val="none" w:sz="0" w:space="0" w:color="auto"/>
            <w:bottom w:val="none" w:sz="0" w:space="0" w:color="auto"/>
            <w:right w:val="none" w:sz="0" w:space="0" w:color="auto"/>
          </w:divBdr>
        </w:div>
        <w:div w:id="1041251136">
          <w:marLeft w:val="480"/>
          <w:marRight w:val="0"/>
          <w:marTop w:val="0"/>
          <w:marBottom w:val="0"/>
          <w:divBdr>
            <w:top w:val="none" w:sz="0" w:space="0" w:color="auto"/>
            <w:left w:val="none" w:sz="0" w:space="0" w:color="auto"/>
            <w:bottom w:val="none" w:sz="0" w:space="0" w:color="auto"/>
            <w:right w:val="none" w:sz="0" w:space="0" w:color="auto"/>
          </w:divBdr>
        </w:div>
        <w:div w:id="1106271584">
          <w:marLeft w:val="480"/>
          <w:marRight w:val="0"/>
          <w:marTop w:val="0"/>
          <w:marBottom w:val="0"/>
          <w:divBdr>
            <w:top w:val="none" w:sz="0" w:space="0" w:color="auto"/>
            <w:left w:val="none" w:sz="0" w:space="0" w:color="auto"/>
            <w:bottom w:val="none" w:sz="0" w:space="0" w:color="auto"/>
            <w:right w:val="none" w:sz="0" w:space="0" w:color="auto"/>
          </w:divBdr>
        </w:div>
        <w:div w:id="1135952177">
          <w:marLeft w:val="480"/>
          <w:marRight w:val="0"/>
          <w:marTop w:val="0"/>
          <w:marBottom w:val="0"/>
          <w:divBdr>
            <w:top w:val="none" w:sz="0" w:space="0" w:color="auto"/>
            <w:left w:val="none" w:sz="0" w:space="0" w:color="auto"/>
            <w:bottom w:val="none" w:sz="0" w:space="0" w:color="auto"/>
            <w:right w:val="none" w:sz="0" w:space="0" w:color="auto"/>
          </w:divBdr>
        </w:div>
        <w:div w:id="1138688922">
          <w:marLeft w:val="480"/>
          <w:marRight w:val="0"/>
          <w:marTop w:val="0"/>
          <w:marBottom w:val="0"/>
          <w:divBdr>
            <w:top w:val="none" w:sz="0" w:space="0" w:color="auto"/>
            <w:left w:val="none" w:sz="0" w:space="0" w:color="auto"/>
            <w:bottom w:val="none" w:sz="0" w:space="0" w:color="auto"/>
            <w:right w:val="none" w:sz="0" w:space="0" w:color="auto"/>
          </w:divBdr>
        </w:div>
        <w:div w:id="1224827635">
          <w:marLeft w:val="480"/>
          <w:marRight w:val="0"/>
          <w:marTop w:val="0"/>
          <w:marBottom w:val="0"/>
          <w:divBdr>
            <w:top w:val="none" w:sz="0" w:space="0" w:color="auto"/>
            <w:left w:val="none" w:sz="0" w:space="0" w:color="auto"/>
            <w:bottom w:val="none" w:sz="0" w:space="0" w:color="auto"/>
            <w:right w:val="none" w:sz="0" w:space="0" w:color="auto"/>
          </w:divBdr>
        </w:div>
        <w:div w:id="1292251374">
          <w:marLeft w:val="480"/>
          <w:marRight w:val="0"/>
          <w:marTop w:val="0"/>
          <w:marBottom w:val="0"/>
          <w:divBdr>
            <w:top w:val="none" w:sz="0" w:space="0" w:color="auto"/>
            <w:left w:val="none" w:sz="0" w:space="0" w:color="auto"/>
            <w:bottom w:val="none" w:sz="0" w:space="0" w:color="auto"/>
            <w:right w:val="none" w:sz="0" w:space="0" w:color="auto"/>
          </w:divBdr>
        </w:div>
        <w:div w:id="1339574629">
          <w:marLeft w:val="480"/>
          <w:marRight w:val="0"/>
          <w:marTop w:val="0"/>
          <w:marBottom w:val="0"/>
          <w:divBdr>
            <w:top w:val="none" w:sz="0" w:space="0" w:color="auto"/>
            <w:left w:val="none" w:sz="0" w:space="0" w:color="auto"/>
            <w:bottom w:val="none" w:sz="0" w:space="0" w:color="auto"/>
            <w:right w:val="none" w:sz="0" w:space="0" w:color="auto"/>
          </w:divBdr>
        </w:div>
        <w:div w:id="1381978678">
          <w:marLeft w:val="480"/>
          <w:marRight w:val="0"/>
          <w:marTop w:val="0"/>
          <w:marBottom w:val="0"/>
          <w:divBdr>
            <w:top w:val="none" w:sz="0" w:space="0" w:color="auto"/>
            <w:left w:val="none" w:sz="0" w:space="0" w:color="auto"/>
            <w:bottom w:val="none" w:sz="0" w:space="0" w:color="auto"/>
            <w:right w:val="none" w:sz="0" w:space="0" w:color="auto"/>
          </w:divBdr>
        </w:div>
        <w:div w:id="1402827091">
          <w:marLeft w:val="480"/>
          <w:marRight w:val="0"/>
          <w:marTop w:val="0"/>
          <w:marBottom w:val="0"/>
          <w:divBdr>
            <w:top w:val="none" w:sz="0" w:space="0" w:color="auto"/>
            <w:left w:val="none" w:sz="0" w:space="0" w:color="auto"/>
            <w:bottom w:val="none" w:sz="0" w:space="0" w:color="auto"/>
            <w:right w:val="none" w:sz="0" w:space="0" w:color="auto"/>
          </w:divBdr>
        </w:div>
        <w:div w:id="1477145110">
          <w:marLeft w:val="480"/>
          <w:marRight w:val="0"/>
          <w:marTop w:val="0"/>
          <w:marBottom w:val="0"/>
          <w:divBdr>
            <w:top w:val="none" w:sz="0" w:space="0" w:color="auto"/>
            <w:left w:val="none" w:sz="0" w:space="0" w:color="auto"/>
            <w:bottom w:val="none" w:sz="0" w:space="0" w:color="auto"/>
            <w:right w:val="none" w:sz="0" w:space="0" w:color="auto"/>
          </w:divBdr>
        </w:div>
        <w:div w:id="1510948923">
          <w:marLeft w:val="480"/>
          <w:marRight w:val="0"/>
          <w:marTop w:val="0"/>
          <w:marBottom w:val="0"/>
          <w:divBdr>
            <w:top w:val="none" w:sz="0" w:space="0" w:color="auto"/>
            <w:left w:val="none" w:sz="0" w:space="0" w:color="auto"/>
            <w:bottom w:val="none" w:sz="0" w:space="0" w:color="auto"/>
            <w:right w:val="none" w:sz="0" w:space="0" w:color="auto"/>
          </w:divBdr>
        </w:div>
        <w:div w:id="1745956411">
          <w:marLeft w:val="480"/>
          <w:marRight w:val="0"/>
          <w:marTop w:val="0"/>
          <w:marBottom w:val="0"/>
          <w:divBdr>
            <w:top w:val="none" w:sz="0" w:space="0" w:color="auto"/>
            <w:left w:val="none" w:sz="0" w:space="0" w:color="auto"/>
            <w:bottom w:val="none" w:sz="0" w:space="0" w:color="auto"/>
            <w:right w:val="none" w:sz="0" w:space="0" w:color="auto"/>
          </w:divBdr>
        </w:div>
        <w:div w:id="1798446854">
          <w:marLeft w:val="480"/>
          <w:marRight w:val="0"/>
          <w:marTop w:val="0"/>
          <w:marBottom w:val="0"/>
          <w:divBdr>
            <w:top w:val="none" w:sz="0" w:space="0" w:color="auto"/>
            <w:left w:val="none" w:sz="0" w:space="0" w:color="auto"/>
            <w:bottom w:val="none" w:sz="0" w:space="0" w:color="auto"/>
            <w:right w:val="none" w:sz="0" w:space="0" w:color="auto"/>
          </w:divBdr>
        </w:div>
        <w:div w:id="1921677923">
          <w:marLeft w:val="480"/>
          <w:marRight w:val="0"/>
          <w:marTop w:val="0"/>
          <w:marBottom w:val="0"/>
          <w:divBdr>
            <w:top w:val="none" w:sz="0" w:space="0" w:color="auto"/>
            <w:left w:val="none" w:sz="0" w:space="0" w:color="auto"/>
            <w:bottom w:val="none" w:sz="0" w:space="0" w:color="auto"/>
            <w:right w:val="none" w:sz="0" w:space="0" w:color="auto"/>
          </w:divBdr>
        </w:div>
        <w:div w:id="1959529622">
          <w:marLeft w:val="480"/>
          <w:marRight w:val="0"/>
          <w:marTop w:val="0"/>
          <w:marBottom w:val="0"/>
          <w:divBdr>
            <w:top w:val="none" w:sz="0" w:space="0" w:color="auto"/>
            <w:left w:val="none" w:sz="0" w:space="0" w:color="auto"/>
            <w:bottom w:val="none" w:sz="0" w:space="0" w:color="auto"/>
            <w:right w:val="none" w:sz="0" w:space="0" w:color="auto"/>
          </w:divBdr>
        </w:div>
        <w:div w:id="2069184274">
          <w:marLeft w:val="480"/>
          <w:marRight w:val="0"/>
          <w:marTop w:val="0"/>
          <w:marBottom w:val="0"/>
          <w:divBdr>
            <w:top w:val="none" w:sz="0" w:space="0" w:color="auto"/>
            <w:left w:val="none" w:sz="0" w:space="0" w:color="auto"/>
            <w:bottom w:val="none" w:sz="0" w:space="0" w:color="auto"/>
            <w:right w:val="none" w:sz="0" w:space="0" w:color="auto"/>
          </w:divBdr>
        </w:div>
        <w:div w:id="2140997247">
          <w:marLeft w:val="480"/>
          <w:marRight w:val="0"/>
          <w:marTop w:val="0"/>
          <w:marBottom w:val="0"/>
          <w:divBdr>
            <w:top w:val="none" w:sz="0" w:space="0" w:color="auto"/>
            <w:left w:val="none" w:sz="0" w:space="0" w:color="auto"/>
            <w:bottom w:val="none" w:sz="0" w:space="0" w:color="auto"/>
            <w:right w:val="none" w:sz="0" w:space="0" w:color="auto"/>
          </w:divBdr>
        </w:div>
        <w:div w:id="2146579209">
          <w:marLeft w:val="480"/>
          <w:marRight w:val="0"/>
          <w:marTop w:val="0"/>
          <w:marBottom w:val="0"/>
          <w:divBdr>
            <w:top w:val="none" w:sz="0" w:space="0" w:color="auto"/>
            <w:left w:val="none" w:sz="0" w:space="0" w:color="auto"/>
            <w:bottom w:val="none" w:sz="0" w:space="0" w:color="auto"/>
            <w:right w:val="none" w:sz="0" w:space="0" w:color="auto"/>
          </w:divBdr>
        </w:div>
      </w:divsChild>
    </w:div>
    <w:div w:id="1046837371">
      <w:bodyDiv w:val="1"/>
      <w:marLeft w:val="0"/>
      <w:marRight w:val="0"/>
      <w:marTop w:val="0"/>
      <w:marBottom w:val="0"/>
      <w:divBdr>
        <w:top w:val="none" w:sz="0" w:space="0" w:color="auto"/>
        <w:left w:val="none" w:sz="0" w:space="0" w:color="auto"/>
        <w:bottom w:val="none" w:sz="0" w:space="0" w:color="auto"/>
        <w:right w:val="none" w:sz="0" w:space="0" w:color="auto"/>
      </w:divBdr>
    </w:div>
    <w:div w:id="1060444096">
      <w:bodyDiv w:val="1"/>
      <w:marLeft w:val="0"/>
      <w:marRight w:val="0"/>
      <w:marTop w:val="0"/>
      <w:marBottom w:val="0"/>
      <w:divBdr>
        <w:top w:val="none" w:sz="0" w:space="0" w:color="auto"/>
        <w:left w:val="none" w:sz="0" w:space="0" w:color="auto"/>
        <w:bottom w:val="none" w:sz="0" w:space="0" w:color="auto"/>
        <w:right w:val="none" w:sz="0" w:space="0" w:color="auto"/>
      </w:divBdr>
      <w:divsChild>
        <w:div w:id="51856855">
          <w:marLeft w:val="480"/>
          <w:marRight w:val="0"/>
          <w:marTop w:val="0"/>
          <w:marBottom w:val="0"/>
          <w:divBdr>
            <w:top w:val="none" w:sz="0" w:space="0" w:color="auto"/>
            <w:left w:val="none" w:sz="0" w:space="0" w:color="auto"/>
            <w:bottom w:val="none" w:sz="0" w:space="0" w:color="auto"/>
            <w:right w:val="none" w:sz="0" w:space="0" w:color="auto"/>
          </w:divBdr>
        </w:div>
        <w:div w:id="77866491">
          <w:marLeft w:val="480"/>
          <w:marRight w:val="0"/>
          <w:marTop w:val="0"/>
          <w:marBottom w:val="0"/>
          <w:divBdr>
            <w:top w:val="none" w:sz="0" w:space="0" w:color="auto"/>
            <w:left w:val="none" w:sz="0" w:space="0" w:color="auto"/>
            <w:bottom w:val="none" w:sz="0" w:space="0" w:color="auto"/>
            <w:right w:val="none" w:sz="0" w:space="0" w:color="auto"/>
          </w:divBdr>
        </w:div>
        <w:div w:id="105972685">
          <w:marLeft w:val="480"/>
          <w:marRight w:val="0"/>
          <w:marTop w:val="0"/>
          <w:marBottom w:val="0"/>
          <w:divBdr>
            <w:top w:val="none" w:sz="0" w:space="0" w:color="auto"/>
            <w:left w:val="none" w:sz="0" w:space="0" w:color="auto"/>
            <w:bottom w:val="none" w:sz="0" w:space="0" w:color="auto"/>
            <w:right w:val="none" w:sz="0" w:space="0" w:color="auto"/>
          </w:divBdr>
        </w:div>
        <w:div w:id="117531764">
          <w:marLeft w:val="480"/>
          <w:marRight w:val="0"/>
          <w:marTop w:val="0"/>
          <w:marBottom w:val="0"/>
          <w:divBdr>
            <w:top w:val="none" w:sz="0" w:space="0" w:color="auto"/>
            <w:left w:val="none" w:sz="0" w:space="0" w:color="auto"/>
            <w:bottom w:val="none" w:sz="0" w:space="0" w:color="auto"/>
            <w:right w:val="none" w:sz="0" w:space="0" w:color="auto"/>
          </w:divBdr>
        </w:div>
        <w:div w:id="225187946">
          <w:marLeft w:val="480"/>
          <w:marRight w:val="0"/>
          <w:marTop w:val="0"/>
          <w:marBottom w:val="0"/>
          <w:divBdr>
            <w:top w:val="none" w:sz="0" w:space="0" w:color="auto"/>
            <w:left w:val="none" w:sz="0" w:space="0" w:color="auto"/>
            <w:bottom w:val="none" w:sz="0" w:space="0" w:color="auto"/>
            <w:right w:val="none" w:sz="0" w:space="0" w:color="auto"/>
          </w:divBdr>
        </w:div>
        <w:div w:id="289553090">
          <w:marLeft w:val="480"/>
          <w:marRight w:val="0"/>
          <w:marTop w:val="0"/>
          <w:marBottom w:val="0"/>
          <w:divBdr>
            <w:top w:val="none" w:sz="0" w:space="0" w:color="auto"/>
            <w:left w:val="none" w:sz="0" w:space="0" w:color="auto"/>
            <w:bottom w:val="none" w:sz="0" w:space="0" w:color="auto"/>
            <w:right w:val="none" w:sz="0" w:space="0" w:color="auto"/>
          </w:divBdr>
        </w:div>
        <w:div w:id="360127206">
          <w:marLeft w:val="480"/>
          <w:marRight w:val="0"/>
          <w:marTop w:val="0"/>
          <w:marBottom w:val="0"/>
          <w:divBdr>
            <w:top w:val="none" w:sz="0" w:space="0" w:color="auto"/>
            <w:left w:val="none" w:sz="0" w:space="0" w:color="auto"/>
            <w:bottom w:val="none" w:sz="0" w:space="0" w:color="auto"/>
            <w:right w:val="none" w:sz="0" w:space="0" w:color="auto"/>
          </w:divBdr>
        </w:div>
        <w:div w:id="392126264">
          <w:marLeft w:val="480"/>
          <w:marRight w:val="0"/>
          <w:marTop w:val="0"/>
          <w:marBottom w:val="0"/>
          <w:divBdr>
            <w:top w:val="none" w:sz="0" w:space="0" w:color="auto"/>
            <w:left w:val="none" w:sz="0" w:space="0" w:color="auto"/>
            <w:bottom w:val="none" w:sz="0" w:space="0" w:color="auto"/>
            <w:right w:val="none" w:sz="0" w:space="0" w:color="auto"/>
          </w:divBdr>
        </w:div>
        <w:div w:id="409696015">
          <w:marLeft w:val="480"/>
          <w:marRight w:val="0"/>
          <w:marTop w:val="0"/>
          <w:marBottom w:val="0"/>
          <w:divBdr>
            <w:top w:val="none" w:sz="0" w:space="0" w:color="auto"/>
            <w:left w:val="none" w:sz="0" w:space="0" w:color="auto"/>
            <w:bottom w:val="none" w:sz="0" w:space="0" w:color="auto"/>
            <w:right w:val="none" w:sz="0" w:space="0" w:color="auto"/>
          </w:divBdr>
        </w:div>
        <w:div w:id="497577638">
          <w:marLeft w:val="480"/>
          <w:marRight w:val="0"/>
          <w:marTop w:val="0"/>
          <w:marBottom w:val="0"/>
          <w:divBdr>
            <w:top w:val="none" w:sz="0" w:space="0" w:color="auto"/>
            <w:left w:val="none" w:sz="0" w:space="0" w:color="auto"/>
            <w:bottom w:val="none" w:sz="0" w:space="0" w:color="auto"/>
            <w:right w:val="none" w:sz="0" w:space="0" w:color="auto"/>
          </w:divBdr>
        </w:div>
        <w:div w:id="501551780">
          <w:marLeft w:val="480"/>
          <w:marRight w:val="0"/>
          <w:marTop w:val="0"/>
          <w:marBottom w:val="0"/>
          <w:divBdr>
            <w:top w:val="none" w:sz="0" w:space="0" w:color="auto"/>
            <w:left w:val="none" w:sz="0" w:space="0" w:color="auto"/>
            <w:bottom w:val="none" w:sz="0" w:space="0" w:color="auto"/>
            <w:right w:val="none" w:sz="0" w:space="0" w:color="auto"/>
          </w:divBdr>
        </w:div>
        <w:div w:id="528370301">
          <w:marLeft w:val="480"/>
          <w:marRight w:val="0"/>
          <w:marTop w:val="0"/>
          <w:marBottom w:val="0"/>
          <w:divBdr>
            <w:top w:val="none" w:sz="0" w:space="0" w:color="auto"/>
            <w:left w:val="none" w:sz="0" w:space="0" w:color="auto"/>
            <w:bottom w:val="none" w:sz="0" w:space="0" w:color="auto"/>
            <w:right w:val="none" w:sz="0" w:space="0" w:color="auto"/>
          </w:divBdr>
        </w:div>
        <w:div w:id="633222536">
          <w:marLeft w:val="480"/>
          <w:marRight w:val="0"/>
          <w:marTop w:val="0"/>
          <w:marBottom w:val="0"/>
          <w:divBdr>
            <w:top w:val="none" w:sz="0" w:space="0" w:color="auto"/>
            <w:left w:val="none" w:sz="0" w:space="0" w:color="auto"/>
            <w:bottom w:val="none" w:sz="0" w:space="0" w:color="auto"/>
            <w:right w:val="none" w:sz="0" w:space="0" w:color="auto"/>
          </w:divBdr>
        </w:div>
        <w:div w:id="768307298">
          <w:marLeft w:val="480"/>
          <w:marRight w:val="0"/>
          <w:marTop w:val="0"/>
          <w:marBottom w:val="0"/>
          <w:divBdr>
            <w:top w:val="none" w:sz="0" w:space="0" w:color="auto"/>
            <w:left w:val="none" w:sz="0" w:space="0" w:color="auto"/>
            <w:bottom w:val="none" w:sz="0" w:space="0" w:color="auto"/>
            <w:right w:val="none" w:sz="0" w:space="0" w:color="auto"/>
          </w:divBdr>
        </w:div>
        <w:div w:id="800266194">
          <w:marLeft w:val="480"/>
          <w:marRight w:val="0"/>
          <w:marTop w:val="0"/>
          <w:marBottom w:val="0"/>
          <w:divBdr>
            <w:top w:val="none" w:sz="0" w:space="0" w:color="auto"/>
            <w:left w:val="none" w:sz="0" w:space="0" w:color="auto"/>
            <w:bottom w:val="none" w:sz="0" w:space="0" w:color="auto"/>
            <w:right w:val="none" w:sz="0" w:space="0" w:color="auto"/>
          </w:divBdr>
        </w:div>
        <w:div w:id="831801591">
          <w:marLeft w:val="480"/>
          <w:marRight w:val="0"/>
          <w:marTop w:val="0"/>
          <w:marBottom w:val="0"/>
          <w:divBdr>
            <w:top w:val="none" w:sz="0" w:space="0" w:color="auto"/>
            <w:left w:val="none" w:sz="0" w:space="0" w:color="auto"/>
            <w:bottom w:val="none" w:sz="0" w:space="0" w:color="auto"/>
            <w:right w:val="none" w:sz="0" w:space="0" w:color="auto"/>
          </w:divBdr>
        </w:div>
        <w:div w:id="991176411">
          <w:marLeft w:val="480"/>
          <w:marRight w:val="0"/>
          <w:marTop w:val="0"/>
          <w:marBottom w:val="0"/>
          <w:divBdr>
            <w:top w:val="none" w:sz="0" w:space="0" w:color="auto"/>
            <w:left w:val="none" w:sz="0" w:space="0" w:color="auto"/>
            <w:bottom w:val="none" w:sz="0" w:space="0" w:color="auto"/>
            <w:right w:val="none" w:sz="0" w:space="0" w:color="auto"/>
          </w:divBdr>
        </w:div>
        <w:div w:id="1168862436">
          <w:marLeft w:val="480"/>
          <w:marRight w:val="0"/>
          <w:marTop w:val="0"/>
          <w:marBottom w:val="0"/>
          <w:divBdr>
            <w:top w:val="none" w:sz="0" w:space="0" w:color="auto"/>
            <w:left w:val="none" w:sz="0" w:space="0" w:color="auto"/>
            <w:bottom w:val="none" w:sz="0" w:space="0" w:color="auto"/>
            <w:right w:val="none" w:sz="0" w:space="0" w:color="auto"/>
          </w:divBdr>
        </w:div>
        <w:div w:id="1212960576">
          <w:marLeft w:val="480"/>
          <w:marRight w:val="0"/>
          <w:marTop w:val="0"/>
          <w:marBottom w:val="0"/>
          <w:divBdr>
            <w:top w:val="none" w:sz="0" w:space="0" w:color="auto"/>
            <w:left w:val="none" w:sz="0" w:space="0" w:color="auto"/>
            <w:bottom w:val="none" w:sz="0" w:space="0" w:color="auto"/>
            <w:right w:val="none" w:sz="0" w:space="0" w:color="auto"/>
          </w:divBdr>
        </w:div>
        <w:div w:id="1251888611">
          <w:marLeft w:val="480"/>
          <w:marRight w:val="0"/>
          <w:marTop w:val="0"/>
          <w:marBottom w:val="0"/>
          <w:divBdr>
            <w:top w:val="none" w:sz="0" w:space="0" w:color="auto"/>
            <w:left w:val="none" w:sz="0" w:space="0" w:color="auto"/>
            <w:bottom w:val="none" w:sz="0" w:space="0" w:color="auto"/>
            <w:right w:val="none" w:sz="0" w:space="0" w:color="auto"/>
          </w:divBdr>
        </w:div>
        <w:div w:id="1275163949">
          <w:marLeft w:val="480"/>
          <w:marRight w:val="0"/>
          <w:marTop w:val="0"/>
          <w:marBottom w:val="0"/>
          <w:divBdr>
            <w:top w:val="none" w:sz="0" w:space="0" w:color="auto"/>
            <w:left w:val="none" w:sz="0" w:space="0" w:color="auto"/>
            <w:bottom w:val="none" w:sz="0" w:space="0" w:color="auto"/>
            <w:right w:val="none" w:sz="0" w:space="0" w:color="auto"/>
          </w:divBdr>
        </w:div>
        <w:div w:id="1323042894">
          <w:marLeft w:val="480"/>
          <w:marRight w:val="0"/>
          <w:marTop w:val="0"/>
          <w:marBottom w:val="0"/>
          <w:divBdr>
            <w:top w:val="none" w:sz="0" w:space="0" w:color="auto"/>
            <w:left w:val="none" w:sz="0" w:space="0" w:color="auto"/>
            <w:bottom w:val="none" w:sz="0" w:space="0" w:color="auto"/>
            <w:right w:val="none" w:sz="0" w:space="0" w:color="auto"/>
          </w:divBdr>
        </w:div>
        <w:div w:id="1409420248">
          <w:marLeft w:val="480"/>
          <w:marRight w:val="0"/>
          <w:marTop w:val="0"/>
          <w:marBottom w:val="0"/>
          <w:divBdr>
            <w:top w:val="none" w:sz="0" w:space="0" w:color="auto"/>
            <w:left w:val="none" w:sz="0" w:space="0" w:color="auto"/>
            <w:bottom w:val="none" w:sz="0" w:space="0" w:color="auto"/>
            <w:right w:val="none" w:sz="0" w:space="0" w:color="auto"/>
          </w:divBdr>
        </w:div>
        <w:div w:id="1421682488">
          <w:marLeft w:val="480"/>
          <w:marRight w:val="0"/>
          <w:marTop w:val="0"/>
          <w:marBottom w:val="0"/>
          <w:divBdr>
            <w:top w:val="none" w:sz="0" w:space="0" w:color="auto"/>
            <w:left w:val="none" w:sz="0" w:space="0" w:color="auto"/>
            <w:bottom w:val="none" w:sz="0" w:space="0" w:color="auto"/>
            <w:right w:val="none" w:sz="0" w:space="0" w:color="auto"/>
          </w:divBdr>
        </w:div>
        <w:div w:id="1578517955">
          <w:marLeft w:val="480"/>
          <w:marRight w:val="0"/>
          <w:marTop w:val="0"/>
          <w:marBottom w:val="0"/>
          <w:divBdr>
            <w:top w:val="none" w:sz="0" w:space="0" w:color="auto"/>
            <w:left w:val="none" w:sz="0" w:space="0" w:color="auto"/>
            <w:bottom w:val="none" w:sz="0" w:space="0" w:color="auto"/>
            <w:right w:val="none" w:sz="0" w:space="0" w:color="auto"/>
          </w:divBdr>
        </w:div>
        <w:div w:id="1604067908">
          <w:marLeft w:val="480"/>
          <w:marRight w:val="0"/>
          <w:marTop w:val="0"/>
          <w:marBottom w:val="0"/>
          <w:divBdr>
            <w:top w:val="none" w:sz="0" w:space="0" w:color="auto"/>
            <w:left w:val="none" w:sz="0" w:space="0" w:color="auto"/>
            <w:bottom w:val="none" w:sz="0" w:space="0" w:color="auto"/>
            <w:right w:val="none" w:sz="0" w:space="0" w:color="auto"/>
          </w:divBdr>
        </w:div>
        <w:div w:id="1632126613">
          <w:marLeft w:val="480"/>
          <w:marRight w:val="0"/>
          <w:marTop w:val="0"/>
          <w:marBottom w:val="0"/>
          <w:divBdr>
            <w:top w:val="none" w:sz="0" w:space="0" w:color="auto"/>
            <w:left w:val="none" w:sz="0" w:space="0" w:color="auto"/>
            <w:bottom w:val="none" w:sz="0" w:space="0" w:color="auto"/>
            <w:right w:val="none" w:sz="0" w:space="0" w:color="auto"/>
          </w:divBdr>
        </w:div>
        <w:div w:id="1776361601">
          <w:marLeft w:val="480"/>
          <w:marRight w:val="0"/>
          <w:marTop w:val="0"/>
          <w:marBottom w:val="0"/>
          <w:divBdr>
            <w:top w:val="none" w:sz="0" w:space="0" w:color="auto"/>
            <w:left w:val="none" w:sz="0" w:space="0" w:color="auto"/>
            <w:bottom w:val="none" w:sz="0" w:space="0" w:color="auto"/>
            <w:right w:val="none" w:sz="0" w:space="0" w:color="auto"/>
          </w:divBdr>
        </w:div>
        <w:div w:id="1783958621">
          <w:marLeft w:val="480"/>
          <w:marRight w:val="0"/>
          <w:marTop w:val="0"/>
          <w:marBottom w:val="0"/>
          <w:divBdr>
            <w:top w:val="none" w:sz="0" w:space="0" w:color="auto"/>
            <w:left w:val="none" w:sz="0" w:space="0" w:color="auto"/>
            <w:bottom w:val="none" w:sz="0" w:space="0" w:color="auto"/>
            <w:right w:val="none" w:sz="0" w:space="0" w:color="auto"/>
          </w:divBdr>
        </w:div>
        <w:div w:id="1857425073">
          <w:marLeft w:val="480"/>
          <w:marRight w:val="0"/>
          <w:marTop w:val="0"/>
          <w:marBottom w:val="0"/>
          <w:divBdr>
            <w:top w:val="none" w:sz="0" w:space="0" w:color="auto"/>
            <w:left w:val="none" w:sz="0" w:space="0" w:color="auto"/>
            <w:bottom w:val="none" w:sz="0" w:space="0" w:color="auto"/>
            <w:right w:val="none" w:sz="0" w:space="0" w:color="auto"/>
          </w:divBdr>
        </w:div>
        <w:div w:id="1915233753">
          <w:marLeft w:val="480"/>
          <w:marRight w:val="0"/>
          <w:marTop w:val="0"/>
          <w:marBottom w:val="0"/>
          <w:divBdr>
            <w:top w:val="none" w:sz="0" w:space="0" w:color="auto"/>
            <w:left w:val="none" w:sz="0" w:space="0" w:color="auto"/>
            <w:bottom w:val="none" w:sz="0" w:space="0" w:color="auto"/>
            <w:right w:val="none" w:sz="0" w:space="0" w:color="auto"/>
          </w:divBdr>
        </w:div>
        <w:div w:id="1938514375">
          <w:marLeft w:val="480"/>
          <w:marRight w:val="0"/>
          <w:marTop w:val="0"/>
          <w:marBottom w:val="0"/>
          <w:divBdr>
            <w:top w:val="none" w:sz="0" w:space="0" w:color="auto"/>
            <w:left w:val="none" w:sz="0" w:space="0" w:color="auto"/>
            <w:bottom w:val="none" w:sz="0" w:space="0" w:color="auto"/>
            <w:right w:val="none" w:sz="0" w:space="0" w:color="auto"/>
          </w:divBdr>
        </w:div>
        <w:div w:id="2007442167">
          <w:marLeft w:val="480"/>
          <w:marRight w:val="0"/>
          <w:marTop w:val="0"/>
          <w:marBottom w:val="0"/>
          <w:divBdr>
            <w:top w:val="none" w:sz="0" w:space="0" w:color="auto"/>
            <w:left w:val="none" w:sz="0" w:space="0" w:color="auto"/>
            <w:bottom w:val="none" w:sz="0" w:space="0" w:color="auto"/>
            <w:right w:val="none" w:sz="0" w:space="0" w:color="auto"/>
          </w:divBdr>
        </w:div>
      </w:divsChild>
    </w:div>
    <w:div w:id="1081371942">
      <w:bodyDiv w:val="1"/>
      <w:marLeft w:val="0"/>
      <w:marRight w:val="0"/>
      <w:marTop w:val="0"/>
      <w:marBottom w:val="0"/>
      <w:divBdr>
        <w:top w:val="none" w:sz="0" w:space="0" w:color="auto"/>
        <w:left w:val="none" w:sz="0" w:space="0" w:color="auto"/>
        <w:bottom w:val="none" w:sz="0" w:space="0" w:color="auto"/>
        <w:right w:val="none" w:sz="0" w:space="0" w:color="auto"/>
      </w:divBdr>
    </w:div>
    <w:div w:id="1087195479">
      <w:bodyDiv w:val="1"/>
      <w:marLeft w:val="0"/>
      <w:marRight w:val="0"/>
      <w:marTop w:val="0"/>
      <w:marBottom w:val="0"/>
      <w:divBdr>
        <w:top w:val="none" w:sz="0" w:space="0" w:color="auto"/>
        <w:left w:val="none" w:sz="0" w:space="0" w:color="auto"/>
        <w:bottom w:val="none" w:sz="0" w:space="0" w:color="auto"/>
        <w:right w:val="none" w:sz="0" w:space="0" w:color="auto"/>
      </w:divBdr>
      <w:divsChild>
        <w:div w:id="165291354">
          <w:marLeft w:val="480"/>
          <w:marRight w:val="0"/>
          <w:marTop w:val="0"/>
          <w:marBottom w:val="0"/>
          <w:divBdr>
            <w:top w:val="none" w:sz="0" w:space="0" w:color="auto"/>
            <w:left w:val="none" w:sz="0" w:space="0" w:color="auto"/>
            <w:bottom w:val="none" w:sz="0" w:space="0" w:color="auto"/>
            <w:right w:val="none" w:sz="0" w:space="0" w:color="auto"/>
          </w:divBdr>
        </w:div>
        <w:div w:id="261105728">
          <w:marLeft w:val="480"/>
          <w:marRight w:val="0"/>
          <w:marTop w:val="0"/>
          <w:marBottom w:val="0"/>
          <w:divBdr>
            <w:top w:val="none" w:sz="0" w:space="0" w:color="auto"/>
            <w:left w:val="none" w:sz="0" w:space="0" w:color="auto"/>
            <w:bottom w:val="none" w:sz="0" w:space="0" w:color="auto"/>
            <w:right w:val="none" w:sz="0" w:space="0" w:color="auto"/>
          </w:divBdr>
        </w:div>
        <w:div w:id="543441734">
          <w:marLeft w:val="480"/>
          <w:marRight w:val="0"/>
          <w:marTop w:val="0"/>
          <w:marBottom w:val="0"/>
          <w:divBdr>
            <w:top w:val="none" w:sz="0" w:space="0" w:color="auto"/>
            <w:left w:val="none" w:sz="0" w:space="0" w:color="auto"/>
            <w:bottom w:val="none" w:sz="0" w:space="0" w:color="auto"/>
            <w:right w:val="none" w:sz="0" w:space="0" w:color="auto"/>
          </w:divBdr>
        </w:div>
        <w:div w:id="593779834">
          <w:marLeft w:val="480"/>
          <w:marRight w:val="0"/>
          <w:marTop w:val="0"/>
          <w:marBottom w:val="0"/>
          <w:divBdr>
            <w:top w:val="none" w:sz="0" w:space="0" w:color="auto"/>
            <w:left w:val="none" w:sz="0" w:space="0" w:color="auto"/>
            <w:bottom w:val="none" w:sz="0" w:space="0" w:color="auto"/>
            <w:right w:val="none" w:sz="0" w:space="0" w:color="auto"/>
          </w:divBdr>
        </w:div>
        <w:div w:id="716395727">
          <w:marLeft w:val="480"/>
          <w:marRight w:val="0"/>
          <w:marTop w:val="0"/>
          <w:marBottom w:val="0"/>
          <w:divBdr>
            <w:top w:val="none" w:sz="0" w:space="0" w:color="auto"/>
            <w:left w:val="none" w:sz="0" w:space="0" w:color="auto"/>
            <w:bottom w:val="none" w:sz="0" w:space="0" w:color="auto"/>
            <w:right w:val="none" w:sz="0" w:space="0" w:color="auto"/>
          </w:divBdr>
        </w:div>
        <w:div w:id="749698266">
          <w:marLeft w:val="480"/>
          <w:marRight w:val="0"/>
          <w:marTop w:val="0"/>
          <w:marBottom w:val="0"/>
          <w:divBdr>
            <w:top w:val="none" w:sz="0" w:space="0" w:color="auto"/>
            <w:left w:val="none" w:sz="0" w:space="0" w:color="auto"/>
            <w:bottom w:val="none" w:sz="0" w:space="0" w:color="auto"/>
            <w:right w:val="none" w:sz="0" w:space="0" w:color="auto"/>
          </w:divBdr>
        </w:div>
        <w:div w:id="974721964">
          <w:marLeft w:val="480"/>
          <w:marRight w:val="0"/>
          <w:marTop w:val="0"/>
          <w:marBottom w:val="0"/>
          <w:divBdr>
            <w:top w:val="none" w:sz="0" w:space="0" w:color="auto"/>
            <w:left w:val="none" w:sz="0" w:space="0" w:color="auto"/>
            <w:bottom w:val="none" w:sz="0" w:space="0" w:color="auto"/>
            <w:right w:val="none" w:sz="0" w:space="0" w:color="auto"/>
          </w:divBdr>
        </w:div>
        <w:div w:id="1011103643">
          <w:marLeft w:val="480"/>
          <w:marRight w:val="0"/>
          <w:marTop w:val="0"/>
          <w:marBottom w:val="0"/>
          <w:divBdr>
            <w:top w:val="none" w:sz="0" w:space="0" w:color="auto"/>
            <w:left w:val="none" w:sz="0" w:space="0" w:color="auto"/>
            <w:bottom w:val="none" w:sz="0" w:space="0" w:color="auto"/>
            <w:right w:val="none" w:sz="0" w:space="0" w:color="auto"/>
          </w:divBdr>
        </w:div>
        <w:div w:id="1054160387">
          <w:marLeft w:val="480"/>
          <w:marRight w:val="0"/>
          <w:marTop w:val="0"/>
          <w:marBottom w:val="0"/>
          <w:divBdr>
            <w:top w:val="none" w:sz="0" w:space="0" w:color="auto"/>
            <w:left w:val="none" w:sz="0" w:space="0" w:color="auto"/>
            <w:bottom w:val="none" w:sz="0" w:space="0" w:color="auto"/>
            <w:right w:val="none" w:sz="0" w:space="0" w:color="auto"/>
          </w:divBdr>
        </w:div>
        <w:div w:id="1131627273">
          <w:marLeft w:val="480"/>
          <w:marRight w:val="0"/>
          <w:marTop w:val="0"/>
          <w:marBottom w:val="0"/>
          <w:divBdr>
            <w:top w:val="none" w:sz="0" w:space="0" w:color="auto"/>
            <w:left w:val="none" w:sz="0" w:space="0" w:color="auto"/>
            <w:bottom w:val="none" w:sz="0" w:space="0" w:color="auto"/>
            <w:right w:val="none" w:sz="0" w:space="0" w:color="auto"/>
          </w:divBdr>
        </w:div>
        <w:div w:id="1207258263">
          <w:marLeft w:val="480"/>
          <w:marRight w:val="0"/>
          <w:marTop w:val="0"/>
          <w:marBottom w:val="0"/>
          <w:divBdr>
            <w:top w:val="none" w:sz="0" w:space="0" w:color="auto"/>
            <w:left w:val="none" w:sz="0" w:space="0" w:color="auto"/>
            <w:bottom w:val="none" w:sz="0" w:space="0" w:color="auto"/>
            <w:right w:val="none" w:sz="0" w:space="0" w:color="auto"/>
          </w:divBdr>
        </w:div>
        <w:div w:id="1255281770">
          <w:marLeft w:val="480"/>
          <w:marRight w:val="0"/>
          <w:marTop w:val="0"/>
          <w:marBottom w:val="0"/>
          <w:divBdr>
            <w:top w:val="none" w:sz="0" w:space="0" w:color="auto"/>
            <w:left w:val="none" w:sz="0" w:space="0" w:color="auto"/>
            <w:bottom w:val="none" w:sz="0" w:space="0" w:color="auto"/>
            <w:right w:val="none" w:sz="0" w:space="0" w:color="auto"/>
          </w:divBdr>
        </w:div>
        <w:div w:id="1380473606">
          <w:marLeft w:val="480"/>
          <w:marRight w:val="0"/>
          <w:marTop w:val="0"/>
          <w:marBottom w:val="0"/>
          <w:divBdr>
            <w:top w:val="none" w:sz="0" w:space="0" w:color="auto"/>
            <w:left w:val="none" w:sz="0" w:space="0" w:color="auto"/>
            <w:bottom w:val="none" w:sz="0" w:space="0" w:color="auto"/>
            <w:right w:val="none" w:sz="0" w:space="0" w:color="auto"/>
          </w:divBdr>
        </w:div>
        <w:div w:id="1438982889">
          <w:marLeft w:val="480"/>
          <w:marRight w:val="0"/>
          <w:marTop w:val="0"/>
          <w:marBottom w:val="0"/>
          <w:divBdr>
            <w:top w:val="none" w:sz="0" w:space="0" w:color="auto"/>
            <w:left w:val="none" w:sz="0" w:space="0" w:color="auto"/>
            <w:bottom w:val="none" w:sz="0" w:space="0" w:color="auto"/>
            <w:right w:val="none" w:sz="0" w:space="0" w:color="auto"/>
          </w:divBdr>
        </w:div>
        <w:div w:id="1471634465">
          <w:marLeft w:val="480"/>
          <w:marRight w:val="0"/>
          <w:marTop w:val="0"/>
          <w:marBottom w:val="0"/>
          <w:divBdr>
            <w:top w:val="none" w:sz="0" w:space="0" w:color="auto"/>
            <w:left w:val="none" w:sz="0" w:space="0" w:color="auto"/>
            <w:bottom w:val="none" w:sz="0" w:space="0" w:color="auto"/>
            <w:right w:val="none" w:sz="0" w:space="0" w:color="auto"/>
          </w:divBdr>
        </w:div>
        <w:div w:id="1585146722">
          <w:marLeft w:val="480"/>
          <w:marRight w:val="0"/>
          <w:marTop w:val="0"/>
          <w:marBottom w:val="0"/>
          <w:divBdr>
            <w:top w:val="none" w:sz="0" w:space="0" w:color="auto"/>
            <w:left w:val="none" w:sz="0" w:space="0" w:color="auto"/>
            <w:bottom w:val="none" w:sz="0" w:space="0" w:color="auto"/>
            <w:right w:val="none" w:sz="0" w:space="0" w:color="auto"/>
          </w:divBdr>
        </w:div>
        <w:div w:id="1663045519">
          <w:marLeft w:val="480"/>
          <w:marRight w:val="0"/>
          <w:marTop w:val="0"/>
          <w:marBottom w:val="0"/>
          <w:divBdr>
            <w:top w:val="none" w:sz="0" w:space="0" w:color="auto"/>
            <w:left w:val="none" w:sz="0" w:space="0" w:color="auto"/>
            <w:bottom w:val="none" w:sz="0" w:space="0" w:color="auto"/>
            <w:right w:val="none" w:sz="0" w:space="0" w:color="auto"/>
          </w:divBdr>
        </w:div>
        <w:div w:id="1700011112">
          <w:marLeft w:val="480"/>
          <w:marRight w:val="0"/>
          <w:marTop w:val="0"/>
          <w:marBottom w:val="0"/>
          <w:divBdr>
            <w:top w:val="none" w:sz="0" w:space="0" w:color="auto"/>
            <w:left w:val="none" w:sz="0" w:space="0" w:color="auto"/>
            <w:bottom w:val="none" w:sz="0" w:space="0" w:color="auto"/>
            <w:right w:val="none" w:sz="0" w:space="0" w:color="auto"/>
          </w:divBdr>
        </w:div>
        <w:div w:id="1790317002">
          <w:marLeft w:val="480"/>
          <w:marRight w:val="0"/>
          <w:marTop w:val="0"/>
          <w:marBottom w:val="0"/>
          <w:divBdr>
            <w:top w:val="none" w:sz="0" w:space="0" w:color="auto"/>
            <w:left w:val="none" w:sz="0" w:space="0" w:color="auto"/>
            <w:bottom w:val="none" w:sz="0" w:space="0" w:color="auto"/>
            <w:right w:val="none" w:sz="0" w:space="0" w:color="auto"/>
          </w:divBdr>
        </w:div>
        <w:div w:id="1833831643">
          <w:marLeft w:val="480"/>
          <w:marRight w:val="0"/>
          <w:marTop w:val="0"/>
          <w:marBottom w:val="0"/>
          <w:divBdr>
            <w:top w:val="none" w:sz="0" w:space="0" w:color="auto"/>
            <w:left w:val="none" w:sz="0" w:space="0" w:color="auto"/>
            <w:bottom w:val="none" w:sz="0" w:space="0" w:color="auto"/>
            <w:right w:val="none" w:sz="0" w:space="0" w:color="auto"/>
          </w:divBdr>
        </w:div>
        <w:div w:id="1975326130">
          <w:marLeft w:val="480"/>
          <w:marRight w:val="0"/>
          <w:marTop w:val="0"/>
          <w:marBottom w:val="0"/>
          <w:divBdr>
            <w:top w:val="none" w:sz="0" w:space="0" w:color="auto"/>
            <w:left w:val="none" w:sz="0" w:space="0" w:color="auto"/>
            <w:bottom w:val="none" w:sz="0" w:space="0" w:color="auto"/>
            <w:right w:val="none" w:sz="0" w:space="0" w:color="auto"/>
          </w:divBdr>
        </w:div>
        <w:div w:id="2071492404">
          <w:marLeft w:val="480"/>
          <w:marRight w:val="0"/>
          <w:marTop w:val="0"/>
          <w:marBottom w:val="0"/>
          <w:divBdr>
            <w:top w:val="none" w:sz="0" w:space="0" w:color="auto"/>
            <w:left w:val="none" w:sz="0" w:space="0" w:color="auto"/>
            <w:bottom w:val="none" w:sz="0" w:space="0" w:color="auto"/>
            <w:right w:val="none" w:sz="0" w:space="0" w:color="auto"/>
          </w:divBdr>
        </w:div>
        <w:div w:id="2125153677">
          <w:marLeft w:val="480"/>
          <w:marRight w:val="0"/>
          <w:marTop w:val="0"/>
          <w:marBottom w:val="0"/>
          <w:divBdr>
            <w:top w:val="none" w:sz="0" w:space="0" w:color="auto"/>
            <w:left w:val="none" w:sz="0" w:space="0" w:color="auto"/>
            <w:bottom w:val="none" w:sz="0" w:space="0" w:color="auto"/>
            <w:right w:val="none" w:sz="0" w:space="0" w:color="auto"/>
          </w:divBdr>
        </w:div>
      </w:divsChild>
    </w:div>
    <w:div w:id="1107383514">
      <w:bodyDiv w:val="1"/>
      <w:marLeft w:val="0"/>
      <w:marRight w:val="0"/>
      <w:marTop w:val="0"/>
      <w:marBottom w:val="0"/>
      <w:divBdr>
        <w:top w:val="none" w:sz="0" w:space="0" w:color="auto"/>
        <w:left w:val="none" w:sz="0" w:space="0" w:color="auto"/>
        <w:bottom w:val="none" w:sz="0" w:space="0" w:color="auto"/>
        <w:right w:val="none" w:sz="0" w:space="0" w:color="auto"/>
      </w:divBdr>
    </w:div>
    <w:div w:id="1114861650">
      <w:bodyDiv w:val="1"/>
      <w:marLeft w:val="0"/>
      <w:marRight w:val="0"/>
      <w:marTop w:val="0"/>
      <w:marBottom w:val="0"/>
      <w:divBdr>
        <w:top w:val="none" w:sz="0" w:space="0" w:color="auto"/>
        <w:left w:val="none" w:sz="0" w:space="0" w:color="auto"/>
        <w:bottom w:val="none" w:sz="0" w:space="0" w:color="auto"/>
        <w:right w:val="none" w:sz="0" w:space="0" w:color="auto"/>
      </w:divBdr>
      <w:divsChild>
        <w:div w:id="7829426">
          <w:marLeft w:val="480"/>
          <w:marRight w:val="0"/>
          <w:marTop w:val="0"/>
          <w:marBottom w:val="0"/>
          <w:divBdr>
            <w:top w:val="none" w:sz="0" w:space="0" w:color="auto"/>
            <w:left w:val="none" w:sz="0" w:space="0" w:color="auto"/>
            <w:bottom w:val="none" w:sz="0" w:space="0" w:color="auto"/>
            <w:right w:val="none" w:sz="0" w:space="0" w:color="auto"/>
          </w:divBdr>
        </w:div>
        <w:div w:id="78522555">
          <w:marLeft w:val="480"/>
          <w:marRight w:val="0"/>
          <w:marTop w:val="0"/>
          <w:marBottom w:val="0"/>
          <w:divBdr>
            <w:top w:val="none" w:sz="0" w:space="0" w:color="auto"/>
            <w:left w:val="none" w:sz="0" w:space="0" w:color="auto"/>
            <w:bottom w:val="none" w:sz="0" w:space="0" w:color="auto"/>
            <w:right w:val="none" w:sz="0" w:space="0" w:color="auto"/>
          </w:divBdr>
        </w:div>
        <w:div w:id="85227527">
          <w:marLeft w:val="480"/>
          <w:marRight w:val="0"/>
          <w:marTop w:val="0"/>
          <w:marBottom w:val="0"/>
          <w:divBdr>
            <w:top w:val="none" w:sz="0" w:space="0" w:color="auto"/>
            <w:left w:val="none" w:sz="0" w:space="0" w:color="auto"/>
            <w:bottom w:val="none" w:sz="0" w:space="0" w:color="auto"/>
            <w:right w:val="none" w:sz="0" w:space="0" w:color="auto"/>
          </w:divBdr>
        </w:div>
        <w:div w:id="135225956">
          <w:marLeft w:val="480"/>
          <w:marRight w:val="0"/>
          <w:marTop w:val="0"/>
          <w:marBottom w:val="0"/>
          <w:divBdr>
            <w:top w:val="none" w:sz="0" w:space="0" w:color="auto"/>
            <w:left w:val="none" w:sz="0" w:space="0" w:color="auto"/>
            <w:bottom w:val="none" w:sz="0" w:space="0" w:color="auto"/>
            <w:right w:val="none" w:sz="0" w:space="0" w:color="auto"/>
          </w:divBdr>
        </w:div>
        <w:div w:id="233974143">
          <w:marLeft w:val="480"/>
          <w:marRight w:val="0"/>
          <w:marTop w:val="0"/>
          <w:marBottom w:val="0"/>
          <w:divBdr>
            <w:top w:val="none" w:sz="0" w:space="0" w:color="auto"/>
            <w:left w:val="none" w:sz="0" w:space="0" w:color="auto"/>
            <w:bottom w:val="none" w:sz="0" w:space="0" w:color="auto"/>
            <w:right w:val="none" w:sz="0" w:space="0" w:color="auto"/>
          </w:divBdr>
        </w:div>
        <w:div w:id="257643593">
          <w:marLeft w:val="480"/>
          <w:marRight w:val="0"/>
          <w:marTop w:val="0"/>
          <w:marBottom w:val="0"/>
          <w:divBdr>
            <w:top w:val="none" w:sz="0" w:space="0" w:color="auto"/>
            <w:left w:val="none" w:sz="0" w:space="0" w:color="auto"/>
            <w:bottom w:val="none" w:sz="0" w:space="0" w:color="auto"/>
            <w:right w:val="none" w:sz="0" w:space="0" w:color="auto"/>
          </w:divBdr>
        </w:div>
        <w:div w:id="287124805">
          <w:marLeft w:val="480"/>
          <w:marRight w:val="0"/>
          <w:marTop w:val="0"/>
          <w:marBottom w:val="0"/>
          <w:divBdr>
            <w:top w:val="none" w:sz="0" w:space="0" w:color="auto"/>
            <w:left w:val="none" w:sz="0" w:space="0" w:color="auto"/>
            <w:bottom w:val="none" w:sz="0" w:space="0" w:color="auto"/>
            <w:right w:val="none" w:sz="0" w:space="0" w:color="auto"/>
          </w:divBdr>
        </w:div>
        <w:div w:id="494107515">
          <w:marLeft w:val="480"/>
          <w:marRight w:val="0"/>
          <w:marTop w:val="0"/>
          <w:marBottom w:val="0"/>
          <w:divBdr>
            <w:top w:val="none" w:sz="0" w:space="0" w:color="auto"/>
            <w:left w:val="none" w:sz="0" w:space="0" w:color="auto"/>
            <w:bottom w:val="none" w:sz="0" w:space="0" w:color="auto"/>
            <w:right w:val="none" w:sz="0" w:space="0" w:color="auto"/>
          </w:divBdr>
        </w:div>
        <w:div w:id="520358025">
          <w:marLeft w:val="480"/>
          <w:marRight w:val="0"/>
          <w:marTop w:val="0"/>
          <w:marBottom w:val="0"/>
          <w:divBdr>
            <w:top w:val="none" w:sz="0" w:space="0" w:color="auto"/>
            <w:left w:val="none" w:sz="0" w:space="0" w:color="auto"/>
            <w:bottom w:val="none" w:sz="0" w:space="0" w:color="auto"/>
            <w:right w:val="none" w:sz="0" w:space="0" w:color="auto"/>
          </w:divBdr>
        </w:div>
        <w:div w:id="558790350">
          <w:marLeft w:val="480"/>
          <w:marRight w:val="0"/>
          <w:marTop w:val="0"/>
          <w:marBottom w:val="0"/>
          <w:divBdr>
            <w:top w:val="none" w:sz="0" w:space="0" w:color="auto"/>
            <w:left w:val="none" w:sz="0" w:space="0" w:color="auto"/>
            <w:bottom w:val="none" w:sz="0" w:space="0" w:color="auto"/>
            <w:right w:val="none" w:sz="0" w:space="0" w:color="auto"/>
          </w:divBdr>
        </w:div>
        <w:div w:id="576986068">
          <w:marLeft w:val="480"/>
          <w:marRight w:val="0"/>
          <w:marTop w:val="0"/>
          <w:marBottom w:val="0"/>
          <w:divBdr>
            <w:top w:val="none" w:sz="0" w:space="0" w:color="auto"/>
            <w:left w:val="none" w:sz="0" w:space="0" w:color="auto"/>
            <w:bottom w:val="none" w:sz="0" w:space="0" w:color="auto"/>
            <w:right w:val="none" w:sz="0" w:space="0" w:color="auto"/>
          </w:divBdr>
        </w:div>
        <w:div w:id="634336904">
          <w:marLeft w:val="480"/>
          <w:marRight w:val="0"/>
          <w:marTop w:val="0"/>
          <w:marBottom w:val="0"/>
          <w:divBdr>
            <w:top w:val="none" w:sz="0" w:space="0" w:color="auto"/>
            <w:left w:val="none" w:sz="0" w:space="0" w:color="auto"/>
            <w:bottom w:val="none" w:sz="0" w:space="0" w:color="auto"/>
            <w:right w:val="none" w:sz="0" w:space="0" w:color="auto"/>
          </w:divBdr>
        </w:div>
        <w:div w:id="714700744">
          <w:marLeft w:val="480"/>
          <w:marRight w:val="0"/>
          <w:marTop w:val="0"/>
          <w:marBottom w:val="0"/>
          <w:divBdr>
            <w:top w:val="none" w:sz="0" w:space="0" w:color="auto"/>
            <w:left w:val="none" w:sz="0" w:space="0" w:color="auto"/>
            <w:bottom w:val="none" w:sz="0" w:space="0" w:color="auto"/>
            <w:right w:val="none" w:sz="0" w:space="0" w:color="auto"/>
          </w:divBdr>
        </w:div>
        <w:div w:id="766387559">
          <w:marLeft w:val="480"/>
          <w:marRight w:val="0"/>
          <w:marTop w:val="0"/>
          <w:marBottom w:val="0"/>
          <w:divBdr>
            <w:top w:val="none" w:sz="0" w:space="0" w:color="auto"/>
            <w:left w:val="none" w:sz="0" w:space="0" w:color="auto"/>
            <w:bottom w:val="none" w:sz="0" w:space="0" w:color="auto"/>
            <w:right w:val="none" w:sz="0" w:space="0" w:color="auto"/>
          </w:divBdr>
        </w:div>
        <w:div w:id="863707607">
          <w:marLeft w:val="480"/>
          <w:marRight w:val="0"/>
          <w:marTop w:val="0"/>
          <w:marBottom w:val="0"/>
          <w:divBdr>
            <w:top w:val="none" w:sz="0" w:space="0" w:color="auto"/>
            <w:left w:val="none" w:sz="0" w:space="0" w:color="auto"/>
            <w:bottom w:val="none" w:sz="0" w:space="0" w:color="auto"/>
            <w:right w:val="none" w:sz="0" w:space="0" w:color="auto"/>
          </w:divBdr>
        </w:div>
        <w:div w:id="902646286">
          <w:marLeft w:val="480"/>
          <w:marRight w:val="0"/>
          <w:marTop w:val="0"/>
          <w:marBottom w:val="0"/>
          <w:divBdr>
            <w:top w:val="none" w:sz="0" w:space="0" w:color="auto"/>
            <w:left w:val="none" w:sz="0" w:space="0" w:color="auto"/>
            <w:bottom w:val="none" w:sz="0" w:space="0" w:color="auto"/>
            <w:right w:val="none" w:sz="0" w:space="0" w:color="auto"/>
          </w:divBdr>
        </w:div>
        <w:div w:id="996957840">
          <w:marLeft w:val="480"/>
          <w:marRight w:val="0"/>
          <w:marTop w:val="0"/>
          <w:marBottom w:val="0"/>
          <w:divBdr>
            <w:top w:val="none" w:sz="0" w:space="0" w:color="auto"/>
            <w:left w:val="none" w:sz="0" w:space="0" w:color="auto"/>
            <w:bottom w:val="none" w:sz="0" w:space="0" w:color="auto"/>
            <w:right w:val="none" w:sz="0" w:space="0" w:color="auto"/>
          </w:divBdr>
        </w:div>
        <w:div w:id="1089236778">
          <w:marLeft w:val="480"/>
          <w:marRight w:val="0"/>
          <w:marTop w:val="0"/>
          <w:marBottom w:val="0"/>
          <w:divBdr>
            <w:top w:val="none" w:sz="0" w:space="0" w:color="auto"/>
            <w:left w:val="none" w:sz="0" w:space="0" w:color="auto"/>
            <w:bottom w:val="none" w:sz="0" w:space="0" w:color="auto"/>
            <w:right w:val="none" w:sz="0" w:space="0" w:color="auto"/>
          </w:divBdr>
        </w:div>
        <w:div w:id="1092043921">
          <w:marLeft w:val="480"/>
          <w:marRight w:val="0"/>
          <w:marTop w:val="0"/>
          <w:marBottom w:val="0"/>
          <w:divBdr>
            <w:top w:val="none" w:sz="0" w:space="0" w:color="auto"/>
            <w:left w:val="none" w:sz="0" w:space="0" w:color="auto"/>
            <w:bottom w:val="none" w:sz="0" w:space="0" w:color="auto"/>
            <w:right w:val="none" w:sz="0" w:space="0" w:color="auto"/>
          </w:divBdr>
        </w:div>
        <w:div w:id="1095594446">
          <w:marLeft w:val="480"/>
          <w:marRight w:val="0"/>
          <w:marTop w:val="0"/>
          <w:marBottom w:val="0"/>
          <w:divBdr>
            <w:top w:val="none" w:sz="0" w:space="0" w:color="auto"/>
            <w:left w:val="none" w:sz="0" w:space="0" w:color="auto"/>
            <w:bottom w:val="none" w:sz="0" w:space="0" w:color="auto"/>
            <w:right w:val="none" w:sz="0" w:space="0" w:color="auto"/>
          </w:divBdr>
        </w:div>
        <w:div w:id="1131483905">
          <w:marLeft w:val="480"/>
          <w:marRight w:val="0"/>
          <w:marTop w:val="0"/>
          <w:marBottom w:val="0"/>
          <w:divBdr>
            <w:top w:val="none" w:sz="0" w:space="0" w:color="auto"/>
            <w:left w:val="none" w:sz="0" w:space="0" w:color="auto"/>
            <w:bottom w:val="none" w:sz="0" w:space="0" w:color="auto"/>
            <w:right w:val="none" w:sz="0" w:space="0" w:color="auto"/>
          </w:divBdr>
        </w:div>
        <w:div w:id="1254630541">
          <w:marLeft w:val="480"/>
          <w:marRight w:val="0"/>
          <w:marTop w:val="0"/>
          <w:marBottom w:val="0"/>
          <w:divBdr>
            <w:top w:val="none" w:sz="0" w:space="0" w:color="auto"/>
            <w:left w:val="none" w:sz="0" w:space="0" w:color="auto"/>
            <w:bottom w:val="none" w:sz="0" w:space="0" w:color="auto"/>
            <w:right w:val="none" w:sz="0" w:space="0" w:color="auto"/>
          </w:divBdr>
        </w:div>
        <w:div w:id="1283146959">
          <w:marLeft w:val="480"/>
          <w:marRight w:val="0"/>
          <w:marTop w:val="0"/>
          <w:marBottom w:val="0"/>
          <w:divBdr>
            <w:top w:val="none" w:sz="0" w:space="0" w:color="auto"/>
            <w:left w:val="none" w:sz="0" w:space="0" w:color="auto"/>
            <w:bottom w:val="none" w:sz="0" w:space="0" w:color="auto"/>
            <w:right w:val="none" w:sz="0" w:space="0" w:color="auto"/>
          </w:divBdr>
        </w:div>
        <w:div w:id="1288197196">
          <w:marLeft w:val="480"/>
          <w:marRight w:val="0"/>
          <w:marTop w:val="0"/>
          <w:marBottom w:val="0"/>
          <w:divBdr>
            <w:top w:val="none" w:sz="0" w:space="0" w:color="auto"/>
            <w:left w:val="none" w:sz="0" w:space="0" w:color="auto"/>
            <w:bottom w:val="none" w:sz="0" w:space="0" w:color="auto"/>
            <w:right w:val="none" w:sz="0" w:space="0" w:color="auto"/>
          </w:divBdr>
        </w:div>
        <w:div w:id="1301693716">
          <w:marLeft w:val="480"/>
          <w:marRight w:val="0"/>
          <w:marTop w:val="0"/>
          <w:marBottom w:val="0"/>
          <w:divBdr>
            <w:top w:val="none" w:sz="0" w:space="0" w:color="auto"/>
            <w:left w:val="none" w:sz="0" w:space="0" w:color="auto"/>
            <w:bottom w:val="none" w:sz="0" w:space="0" w:color="auto"/>
            <w:right w:val="none" w:sz="0" w:space="0" w:color="auto"/>
          </w:divBdr>
        </w:div>
        <w:div w:id="1305503547">
          <w:marLeft w:val="480"/>
          <w:marRight w:val="0"/>
          <w:marTop w:val="0"/>
          <w:marBottom w:val="0"/>
          <w:divBdr>
            <w:top w:val="none" w:sz="0" w:space="0" w:color="auto"/>
            <w:left w:val="none" w:sz="0" w:space="0" w:color="auto"/>
            <w:bottom w:val="none" w:sz="0" w:space="0" w:color="auto"/>
            <w:right w:val="none" w:sz="0" w:space="0" w:color="auto"/>
          </w:divBdr>
        </w:div>
        <w:div w:id="1323045151">
          <w:marLeft w:val="480"/>
          <w:marRight w:val="0"/>
          <w:marTop w:val="0"/>
          <w:marBottom w:val="0"/>
          <w:divBdr>
            <w:top w:val="none" w:sz="0" w:space="0" w:color="auto"/>
            <w:left w:val="none" w:sz="0" w:space="0" w:color="auto"/>
            <w:bottom w:val="none" w:sz="0" w:space="0" w:color="auto"/>
            <w:right w:val="none" w:sz="0" w:space="0" w:color="auto"/>
          </w:divBdr>
        </w:div>
        <w:div w:id="1446342198">
          <w:marLeft w:val="480"/>
          <w:marRight w:val="0"/>
          <w:marTop w:val="0"/>
          <w:marBottom w:val="0"/>
          <w:divBdr>
            <w:top w:val="none" w:sz="0" w:space="0" w:color="auto"/>
            <w:left w:val="none" w:sz="0" w:space="0" w:color="auto"/>
            <w:bottom w:val="none" w:sz="0" w:space="0" w:color="auto"/>
            <w:right w:val="none" w:sz="0" w:space="0" w:color="auto"/>
          </w:divBdr>
        </w:div>
        <w:div w:id="1626111780">
          <w:marLeft w:val="480"/>
          <w:marRight w:val="0"/>
          <w:marTop w:val="0"/>
          <w:marBottom w:val="0"/>
          <w:divBdr>
            <w:top w:val="none" w:sz="0" w:space="0" w:color="auto"/>
            <w:left w:val="none" w:sz="0" w:space="0" w:color="auto"/>
            <w:bottom w:val="none" w:sz="0" w:space="0" w:color="auto"/>
            <w:right w:val="none" w:sz="0" w:space="0" w:color="auto"/>
          </w:divBdr>
        </w:div>
        <w:div w:id="1684355915">
          <w:marLeft w:val="480"/>
          <w:marRight w:val="0"/>
          <w:marTop w:val="0"/>
          <w:marBottom w:val="0"/>
          <w:divBdr>
            <w:top w:val="none" w:sz="0" w:space="0" w:color="auto"/>
            <w:left w:val="none" w:sz="0" w:space="0" w:color="auto"/>
            <w:bottom w:val="none" w:sz="0" w:space="0" w:color="auto"/>
            <w:right w:val="none" w:sz="0" w:space="0" w:color="auto"/>
          </w:divBdr>
        </w:div>
        <w:div w:id="1741052973">
          <w:marLeft w:val="480"/>
          <w:marRight w:val="0"/>
          <w:marTop w:val="0"/>
          <w:marBottom w:val="0"/>
          <w:divBdr>
            <w:top w:val="none" w:sz="0" w:space="0" w:color="auto"/>
            <w:left w:val="none" w:sz="0" w:space="0" w:color="auto"/>
            <w:bottom w:val="none" w:sz="0" w:space="0" w:color="auto"/>
            <w:right w:val="none" w:sz="0" w:space="0" w:color="auto"/>
          </w:divBdr>
        </w:div>
        <w:div w:id="1815944738">
          <w:marLeft w:val="480"/>
          <w:marRight w:val="0"/>
          <w:marTop w:val="0"/>
          <w:marBottom w:val="0"/>
          <w:divBdr>
            <w:top w:val="none" w:sz="0" w:space="0" w:color="auto"/>
            <w:left w:val="none" w:sz="0" w:space="0" w:color="auto"/>
            <w:bottom w:val="none" w:sz="0" w:space="0" w:color="auto"/>
            <w:right w:val="none" w:sz="0" w:space="0" w:color="auto"/>
          </w:divBdr>
        </w:div>
        <w:div w:id="1994094528">
          <w:marLeft w:val="480"/>
          <w:marRight w:val="0"/>
          <w:marTop w:val="0"/>
          <w:marBottom w:val="0"/>
          <w:divBdr>
            <w:top w:val="none" w:sz="0" w:space="0" w:color="auto"/>
            <w:left w:val="none" w:sz="0" w:space="0" w:color="auto"/>
            <w:bottom w:val="none" w:sz="0" w:space="0" w:color="auto"/>
            <w:right w:val="none" w:sz="0" w:space="0" w:color="auto"/>
          </w:divBdr>
        </w:div>
      </w:divsChild>
    </w:div>
    <w:div w:id="1147430473">
      <w:bodyDiv w:val="1"/>
      <w:marLeft w:val="0"/>
      <w:marRight w:val="0"/>
      <w:marTop w:val="0"/>
      <w:marBottom w:val="0"/>
      <w:divBdr>
        <w:top w:val="none" w:sz="0" w:space="0" w:color="auto"/>
        <w:left w:val="none" w:sz="0" w:space="0" w:color="auto"/>
        <w:bottom w:val="none" w:sz="0" w:space="0" w:color="auto"/>
        <w:right w:val="none" w:sz="0" w:space="0" w:color="auto"/>
      </w:divBdr>
    </w:div>
    <w:div w:id="1155730903">
      <w:bodyDiv w:val="1"/>
      <w:marLeft w:val="0"/>
      <w:marRight w:val="0"/>
      <w:marTop w:val="0"/>
      <w:marBottom w:val="0"/>
      <w:divBdr>
        <w:top w:val="none" w:sz="0" w:space="0" w:color="auto"/>
        <w:left w:val="none" w:sz="0" w:space="0" w:color="auto"/>
        <w:bottom w:val="none" w:sz="0" w:space="0" w:color="auto"/>
        <w:right w:val="none" w:sz="0" w:space="0" w:color="auto"/>
      </w:divBdr>
    </w:div>
    <w:div w:id="1159275787">
      <w:bodyDiv w:val="1"/>
      <w:marLeft w:val="0"/>
      <w:marRight w:val="0"/>
      <w:marTop w:val="0"/>
      <w:marBottom w:val="0"/>
      <w:divBdr>
        <w:top w:val="none" w:sz="0" w:space="0" w:color="auto"/>
        <w:left w:val="none" w:sz="0" w:space="0" w:color="auto"/>
        <w:bottom w:val="none" w:sz="0" w:space="0" w:color="auto"/>
        <w:right w:val="none" w:sz="0" w:space="0" w:color="auto"/>
      </w:divBdr>
    </w:div>
    <w:div w:id="1160000596">
      <w:bodyDiv w:val="1"/>
      <w:marLeft w:val="0"/>
      <w:marRight w:val="0"/>
      <w:marTop w:val="0"/>
      <w:marBottom w:val="0"/>
      <w:divBdr>
        <w:top w:val="none" w:sz="0" w:space="0" w:color="auto"/>
        <w:left w:val="none" w:sz="0" w:space="0" w:color="auto"/>
        <w:bottom w:val="none" w:sz="0" w:space="0" w:color="auto"/>
        <w:right w:val="none" w:sz="0" w:space="0" w:color="auto"/>
      </w:divBdr>
      <w:divsChild>
        <w:div w:id="115756591">
          <w:marLeft w:val="480"/>
          <w:marRight w:val="0"/>
          <w:marTop w:val="0"/>
          <w:marBottom w:val="0"/>
          <w:divBdr>
            <w:top w:val="none" w:sz="0" w:space="0" w:color="auto"/>
            <w:left w:val="none" w:sz="0" w:space="0" w:color="auto"/>
            <w:bottom w:val="none" w:sz="0" w:space="0" w:color="auto"/>
            <w:right w:val="none" w:sz="0" w:space="0" w:color="auto"/>
          </w:divBdr>
        </w:div>
        <w:div w:id="135144641">
          <w:marLeft w:val="480"/>
          <w:marRight w:val="0"/>
          <w:marTop w:val="0"/>
          <w:marBottom w:val="0"/>
          <w:divBdr>
            <w:top w:val="none" w:sz="0" w:space="0" w:color="auto"/>
            <w:left w:val="none" w:sz="0" w:space="0" w:color="auto"/>
            <w:bottom w:val="none" w:sz="0" w:space="0" w:color="auto"/>
            <w:right w:val="none" w:sz="0" w:space="0" w:color="auto"/>
          </w:divBdr>
        </w:div>
        <w:div w:id="639068232">
          <w:marLeft w:val="480"/>
          <w:marRight w:val="0"/>
          <w:marTop w:val="0"/>
          <w:marBottom w:val="0"/>
          <w:divBdr>
            <w:top w:val="none" w:sz="0" w:space="0" w:color="auto"/>
            <w:left w:val="none" w:sz="0" w:space="0" w:color="auto"/>
            <w:bottom w:val="none" w:sz="0" w:space="0" w:color="auto"/>
            <w:right w:val="none" w:sz="0" w:space="0" w:color="auto"/>
          </w:divBdr>
        </w:div>
        <w:div w:id="698966402">
          <w:marLeft w:val="480"/>
          <w:marRight w:val="0"/>
          <w:marTop w:val="0"/>
          <w:marBottom w:val="0"/>
          <w:divBdr>
            <w:top w:val="none" w:sz="0" w:space="0" w:color="auto"/>
            <w:left w:val="none" w:sz="0" w:space="0" w:color="auto"/>
            <w:bottom w:val="none" w:sz="0" w:space="0" w:color="auto"/>
            <w:right w:val="none" w:sz="0" w:space="0" w:color="auto"/>
          </w:divBdr>
        </w:div>
        <w:div w:id="804616483">
          <w:marLeft w:val="480"/>
          <w:marRight w:val="0"/>
          <w:marTop w:val="0"/>
          <w:marBottom w:val="0"/>
          <w:divBdr>
            <w:top w:val="none" w:sz="0" w:space="0" w:color="auto"/>
            <w:left w:val="none" w:sz="0" w:space="0" w:color="auto"/>
            <w:bottom w:val="none" w:sz="0" w:space="0" w:color="auto"/>
            <w:right w:val="none" w:sz="0" w:space="0" w:color="auto"/>
          </w:divBdr>
        </w:div>
        <w:div w:id="807938829">
          <w:marLeft w:val="480"/>
          <w:marRight w:val="0"/>
          <w:marTop w:val="0"/>
          <w:marBottom w:val="0"/>
          <w:divBdr>
            <w:top w:val="none" w:sz="0" w:space="0" w:color="auto"/>
            <w:left w:val="none" w:sz="0" w:space="0" w:color="auto"/>
            <w:bottom w:val="none" w:sz="0" w:space="0" w:color="auto"/>
            <w:right w:val="none" w:sz="0" w:space="0" w:color="auto"/>
          </w:divBdr>
        </w:div>
        <w:div w:id="1135876671">
          <w:marLeft w:val="480"/>
          <w:marRight w:val="0"/>
          <w:marTop w:val="0"/>
          <w:marBottom w:val="0"/>
          <w:divBdr>
            <w:top w:val="none" w:sz="0" w:space="0" w:color="auto"/>
            <w:left w:val="none" w:sz="0" w:space="0" w:color="auto"/>
            <w:bottom w:val="none" w:sz="0" w:space="0" w:color="auto"/>
            <w:right w:val="none" w:sz="0" w:space="0" w:color="auto"/>
          </w:divBdr>
        </w:div>
        <w:div w:id="1423258550">
          <w:marLeft w:val="480"/>
          <w:marRight w:val="0"/>
          <w:marTop w:val="0"/>
          <w:marBottom w:val="0"/>
          <w:divBdr>
            <w:top w:val="none" w:sz="0" w:space="0" w:color="auto"/>
            <w:left w:val="none" w:sz="0" w:space="0" w:color="auto"/>
            <w:bottom w:val="none" w:sz="0" w:space="0" w:color="auto"/>
            <w:right w:val="none" w:sz="0" w:space="0" w:color="auto"/>
          </w:divBdr>
        </w:div>
        <w:div w:id="1520004472">
          <w:marLeft w:val="480"/>
          <w:marRight w:val="0"/>
          <w:marTop w:val="0"/>
          <w:marBottom w:val="0"/>
          <w:divBdr>
            <w:top w:val="none" w:sz="0" w:space="0" w:color="auto"/>
            <w:left w:val="none" w:sz="0" w:space="0" w:color="auto"/>
            <w:bottom w:val="none" w:sz="0" w:space="0" w:color="auto"/>
            <w:right w:val="none" w:sz="0" w:space="0" w:color="auto"/>
          </w:divBdr>
        </w:div>
        <w:div w:id="1586307857">
          <w:marLeft w:val="480"/>
          <w:marRight w:val="0"/>
          <w:marTop w:val="0"/>
          <w:marBottom w:val="0"/>
          <w:divBdr>
            <w:top w:val="none" w:sz="0" w:space="0" w:color="auto"/>
            <w:left w:val="none" w:sz="0" w:space="0" w:color="auto"/>
            <w:bottom w:val="none" w:sz="0" w:space="0" w:color="auto"/>
            <w:right w:val="none" w:sz="0" w:space="0" w:color="auto"/>
          </w:divBdr>
        </w:div>
        <w:div w:id="1618366287">
          <w:marLeft w:val="480"/>
          <w:marRight w:val="0"/>
          <w:marTop w:val="0"/>
          <w:marBottom w:val="0"/>
          <w:divBdr>
            <w:top w:val="none" w:sz="0" w:space="0" w:color="auto"/>
            <w:left w:val="none" w:sz="0" w:space="0" w:color="auto"/>
            <w:bottom w:val="none" w:sz="0" w:space="0" w:color="auto"/>
            <w:right w:val="none" w:sz="0" w:space="0" w:color="auto"/>
          </w:divBdr>
        </w:div>
        <w:div w:id="1701199918">
          <w:marLeft w:val="480"/>
          <w:marRight w:val="0"/>
          <w:marTop w:val="0"/>
          <w:marBottom w:val="0"/>
          <w:divBdr>
            <w:top w:val="none" w:sz="0" w:space="0" w:color="auto"/>
            <w:left w:val="none" w:sz="0" w:space="0" w:color="auto"/>
            <w:bottom w:val="none" w:sz="0" w:space="0" w:color="auto"/>
            <w:right w:val="none" w:sz="0" w:space="0" w:color="auto"/>
          </w:divBdr>
        </w:div>
        <w:div w:id="1763256930">
          <w:marLeft w:val="480"/>
          <w:marRight w:val="0"/>
          <w:marTop w:val="0"/>
          <w:marBottom w:val="0"/>
          <w:divBdr>
            <w:top w:val="none" w:sz="0" w:space="0" w:color="auto"/>
            <w:left w:val="none" w:sz="0" w:space="0" w:color="auto"/>
            <w:bottom w:val="none" w:sz="0" w:space="0" w:color="auto"/>
            <w:right w:val="none" w:sz="0" w:space="0" w:color="auto"/>
          </w:divBdr>
        </w:div>
        <w:div w:id="1826319350">
          <w:marLeft w:val="480"/>
          <w:marRight w:val="0"/>
          <w:marTop w:val="0"/>
          <w:marBottom w:val="0"/>
          <w:divBdr>
            <w:top w:val="none" w:sz="0" w:space="0" w:color="auto"/>
            <w:left w:val="none" w:sz="0" w:space="0" w:color="auto"/>
            <w:bottom w:val="none" w:sz="0" w:space="0" w:color="auto"/>
            <w:right w:val="none" w:sz="0" w:space="0" w:color="auto"/>
          </w:divBdr>
        </w:div>
        <w:div w:id="1871531509">
          <w:marLeft w:val="480"/>
          <w:marRight w:val="0"/>
          <w:marTop w:val="0"/>
          <w:marBottom w:val="0"/>
          <w:divBdr>
            <w:top w:val="none" w:sz="0" w:space="0" w:color="auto"/>
            <w:left w:val="none" w:sz="0" w:space="0" w:color="auto"/>
            <w:bottom w:val="none" w:sz="0" w:space="0" w:color="auto"/>
            <w:right w:val="none" w:sz="0" w:space="0" w:color="auto"/>
          </w:divBdr>
        </w:div>
        <w:div w:id="1903633285">
          <w:marLeft w:val="480"/>
          <w:marRight w:val="0"/>
          <w:marTop w:val="0"/>
          <w:marBottom w:val="0"/>
          <w:divBdr>
            <w:top w:val="none" w:sz="0" w:space="0" w:color="auto"/>
            <w:left w:val="none" w:sz="0" w:space="0" w:color="auto"/>
            <w:bottom w:val="none" w:sz="0" w:space="0" w:color="auto"/>
            <w:right w:val="none" w:sz="0" w:space="0" w:color="auto"/>
          </w:divBdr>
        </w:div>
        <w:div w:id="2060352347">
          <w:marLeft w:val="480"/>
          <w:marRight w:val="0"/>
          <w:marTop w:val="0"/>
          <w:marBottom w:val="0"/>
          <w:divBdr>
            <w:top w:val="none" w:sz="0" w:space="0" w:color="auto"/>
            <w:left w:val="none" w:sz="0" w:space="0" w:color="auto"/>
            <w:bottom w:val="none" w:sz="0" w:space="0" w:color="auto"/>
            <w:right w:val="none" w:sz="0" w:space="0" w:color="auto"/>
          </w:divBdr>
        </w:div>
      </w:divsChild>
    </w:div>
    <w:div w:id="1163199433">
      <w:bodyDiv w:val="1"/>
      <w:marLeft w:val="0"/>
      <w:marRight w:val="0"/>
      <w:marTop w:val="0"/>
      <w:marBottom w:val="0"/>
      <w:divBdr>
        <w:top w:val="none" w:sz="0" w:space="0" w:color="auto"/>
        <w:left w:val="none" w:sz="0" w:space="0" w:color="auto"/>
        <w:bottom w:val="none" w:sz="0" w:space="0" w:color="auto"/>
        <w:right w:val="none" w:sz="0" w:space="0" w:color="auto"/>
      </w:divBdr>
    </w:div>
    <w:div w:id="1172645796">
      <w:bodyDiv w:val="1"/>
      <w:marLeft w:val="0"/>
      <w:marRight w:val="0"/>
      <w:marTop w:val="0"/>
      <w:marBottom w:val="0"/>
      <w:divBdr>
        <w:top w:val="none" w:sz="0" w:space="0" w:color="auto"/>
        <w:left w:val="none" w:sz="0" w:space="0" w:color="auto"/>
        <w:bottom w:val="none" w:sz="0" w:space="0" w:color="auto"/>
        <w:right w:val="none" w:sz="0" w:space="0" w:color="auto"/>
      </w:divBdr>
    </w:div>
    <w:div w:id="1180505032">
      <w:bodyDiv w:val="1"/>
      <w:marLeft w:val="0"/>
      <w:marRight w:val="0"/>
      <w:marTop w:val="0"/>
      <w:marBottom w:val="0"/>
      <w:divBdr>
        <w:top w:val="none" w:sz="0" w:space="0" w:color="auto"/>
        <w:left w:val="none" w:sz="0" w:space="0" w:color="auto"/>
        <w:bottom w:val="none" w:sz="0" w:space="0" w:color="auto"/>
        <w:right w:val="none" w:sz="0" w:space="0" w:color="auto"/>
      </w:divBdr>
    </w:div>
    <w:div w:id="1203178814">
      <w:bodyDiv w:val="1"/>
      <w:marLeft w:val="0"/>
      <w:marRight w:val="0"/>
      <w:marTop w:val="0"/>
      <w:marBottom w:val="0"/>
      <w:divBdr>
        <w:top w:val="none" w:sz="0" w:space="0" w:color="auto"/>
        <w:left w:val="none" w:sz="0" w:space="0" w:color="auto"/>
        <w:bottom w:val="none" w:sz="0" w:space="0" w:color="auto"/>
        <w:right w:val="none" w:sz="0" w:space="0" w:color="auto"/>
      </w:divBdr>
      <w:divsChild>
        <w:div w:id="110975993">
          <w:marLeft w:val="480"/>
          <w:marRight w:val="0"/>
          <w:marTop w:val="0"/>
          <w:marBottom w:val="0"/>
          <w:divBdr>
            <w:top w:val="none" w:sz="0" w:space="0" w:color="auto"/>
            <w:left w:val="none" w:sz="0" w:space="0" w:color="auto"/>
            <w:bottom w:val="none" w:sz="0" w:space="0" w:color="auto"/>
            <w:right w:val="none" w:sz="0" w:space="0" w:color="auto"/>
          </w:divBdr>
        </w:div>
        <w:div w:id="173228842">
          <w:marLeft w:val="480"/>
          <w:marRight w:val="0"/>
          <w:marTop w:val="0"/>
          <w:marBottom w:val="0"/>
          <w:divBdr>
            <w:top w:val="none" w:sz="0" w:space="0" w:color="auto"/>
            <w:left w:val="none" w:sz="0" w:space="0" w:color="auto"/>
            <w:bottom w:val="none" w:sz="0" w:space="0" w:color="auto"/>
            <w:right w:val="none" w:sz="0" w:space="0" w:color="auto"/>
          </w:divBdr>
        </w:div>
        <w:div w:id="250969386">
          <w:marLeft w:val="480"/>
          <w:marRight w:val="0"/>
          <w:marTop w:val="0"/>
          <w:marBottom w:val="0"/>
          <w:divBdr>
            <w:top w:val="none" w:sz="0" w:space="0" w:color="auto"/>
            <w:left w:val="none" w:sz="0" w:space="0" w:color="auto"/>
            <w:bottom w:val="none" w:sz="0" w:space="0" w:color="auto"/>
            <w:right w:val="none" w:sz="0" w:space="0" w:color="auto"/>
          </w:divBdr>
        </w:div>
        <w:div w:id="258803362">
          <w:marLeft w:val="480"/>
          <w:marRight w:val="0"/>
          <w:marTop w:val="0"/>
          <w:marBottom w:val="0"/>
          <w:divBdr>
            <w:top w:val="none" w:sz="0" w:space="0" w:color="auto"/>
            <w:left w:val="none" w:sz="0" w:space="0" w:color="auto"/>
            <w:bottom w:val="none" w:sz="0" w:space="0" w:color="auto"/>
            <w:right w:val="none" w:sz="0" w:space="0" w:color="auto"/>
          </w:divBdr>
        </w:div>
        <w:div w:id="348290521">
          <w:marLeft w:val="480"/>
          <w:marRight w:val="0"/>
          <w:marTop w:val="0"/>
          <w:marBottom w:val="0"/>
          <w:divBdr>
            <w:top w:val="none" w:sz="0" w:space="0" w:color="auto"/>
            <w:left w:val="none" w:sz="0" w:space="0" w:color="auto"/>
            <w:bottom w:val="none" w:sz="0" w:space="0" w:color="auto"/>
            <w:right w:val="none" w:sz="0" w:space="0" w:color="auto"/>
          </w:divBdr>
        </w:div>
        <w:div w:id="363795820">
          <w:marLeft w:val="480"/>
          <w:marRight w:val="0"/>
          <w:marTop w:val="0"/>
          <w:marBottom w:val="0"/>
          <w:divBdr>
            <w:top w:val="none" w:sz="0" w:space="0" w:color="auto"/>
            <w:left w:val="none" w:sz="0" w:space="0" w:color="auto"/>
            <w:bottom w:val="none" w:sz="0" w:space="0" w:color="auto"/>
            <w:right w:val="none" w:sz="0" w:space="0" w:color="auto"/>
          </w:divBdr>
        </w:div>
        <w:div w:id="438138139">
          <w:marLeft w:val="480"/>
          <w:marRight w:val="0"/>
          <w:marTop w:val="0"/>
          <w:marBottom w:val="0"/>
          <w:divBdr>
            <w:top w:val="none" w:sz="0" w:space="0" w:color="auto"/>
            <w:left w:val="none" w:sz="0" w:space="0" w:color="auto"/>
            <w:bottom w:val="none" w:sz="0" w:space="0" w:color="auto"/>
            <w:right w:val="none" w:sz="0" w:space="0" w:color="auto"/>
          </w:divBdr>
        </w:div>
        <w:div w:id="1073502088">
          <w:marLeft w:val="480"/>
          <w:marRight w:val="0"/>
          <w:marTop w:val="0"/>
          <w:marBottom w:val="0"/>
          <w:divBdr>
            <w:top w:val="none" w:sz="0" w:space="0" w:color="auto"/>
            <w:left w:val="none" w:sz="0" w:space="0" w:color="auto"/>
            <w:bottom w:val="none" w:sz="0" w:space="0" w:color="auto"/>
            <w:right w:val="none" w:sz="0" w:space="0" w:color="auto"/>
          </w:divBdr>
        </w:div>
        <w:div w:id="1143502646">
          <w:marLeft w:val="480"/>
          <w:marRight w:val="0"/>
          <w:marTop w:val="0"/>
          <w:marBottom w:val="0"/>
          <w:divBdr>
            <w:top w:val="none" w:sz="0" w:space="0" w:color="auto"/>
            <w:left w:val="none" w:sz="0" w:space="0" w:color="auto"/>
            <w:bottom w:val="none" w:sz="0" w:space="0" w:color="auto"/>
            <w:right w:val="none" w:sz="0" w:space="0" w:color="auto"/>
          </w:divBdr>
        </w:div>
        <w:div w:id="1544370904">
          <w:marLeft w:val="480"/>
          <w:marRight w:val="0"/>
          <w:marTop w:val="0"/>
          <w:marBottom w:val="0"/>
          <w:divBdr>
            <w:top w:val="none" w:sz="0" w:space="0" w:color="auto"/>
            <w:left w:val="none" w:sz="0" w:space="0" w:color="auto"/>
            <w:bottom w:val="none" w:sz="0" w:space="0" w:color="auto"/>
            <w:right w:val="none" w:sz="0" w:space="0" w:color="auto"/>
          </w:divBdr>
        </w:div>
        <w:div w:id="1566065191">
          <w:marLeft w:val="480"/>
          <w:marRight w:val="0"/>
          <w:marTop w:val="0"/>
          <w:marBottom w:val="0"/>
          <w:divBdr>
            <w:top w:val="none" w:sz="0" w:space="0" w:color="auto"/>
            <w:left w:val="none" w:sz="0" w:space="0" w:color="auto"/>
            <w:bottom w:val="none" w:sz="0" w:space="0" w:color="auto"/>
            <w:right w:val="none" w:sz="0" w:space="0" w:color="auto"/>
          </w:divBdr>
        </w:div>
        <w:div w:id="1747068057">
          <w:marLeft w:val="480"/>
          <w:marRight w:val="0"/>
          <w:marTop w:val="0"/>
          <w:marBottom w:val="0"/>
          <w:divBdr>
            <w:top w:val="none" w:sz="0" w:space="0" w:color="auto"/>
            <w:left w:val="none" w:sz="0" w:space="0" w:color="auto"/>
            <w:bottom w:val="none" w:sz="0" w:space="0" w:color="auto"/>
            <w:right w:val="none" w:sz="0" w:space="0" w:color="auto"/>
          </w:divBdr>
        </w:div>
        <w:div w:id="1936399849">
          <w:marLeft w:val="480"/>
          <w:marRight w:val="0"/>
          <w:marTop w:val="0"/>
          <w:marBottom w:val="0"/>
          <w:divBdr>
            <w:top w:val="none" w:sz="0" w:space="0" w:color="auto"/>
            <w:left w:val="none" w:sz="0" w:space="0" w:color="auto"/>
            <w:bottom w:val="none" w:sz="0" w:space="0" w:color="auto"/>
            <w:right w:val="none" w:sz="0" w:space="0" w:color="auto"/>
          </w:divBdr>
        </w:div>
        <w:div w:id="2003923738">
          <w:marLeft w:val="480"/>
          <w:marRight w:val="0"/>
          <w:marTop w:val="0"/>
          <w:marBottom w:val="0"/>
          <w:divBdr>
            <w:top w:val="none" w:sz="0" w:space="0" w:color="auto"/>
            <w:left w:val="none" w:sz="0" w:space="0" w:color="auto"/>
            <w:bottom w:val="none" w:sz="0" w:space="0" w:color="auto"/>
            <w:right w:val="none" w:sz="0" w:space="0" w:color="auto"/>
          </w:divBdr>
        </w:div>
        <w:div w:id="2142529522">
          <w:marLeft w:val="480"/>
          <w:marRight w:val="0"/>
          <w:marTop w:val="0"/>
          <w:marBottom w:val="0"/>
          <w:divBdr>
            <w:top w:val="none" w:sz="0" w:space="0" w:color="auto"/>
            <w:left w:val="none" w:sz="0" w:space="0" w:color="auto"/>
            <w:bottom w:val="none" w:sz="0" w:space="0" w:color="auto"/>
            <w:right w:val="none" w:sz="0" w:space="0" w:color="auto"/>
          </w:divBdr>
        </w:div>
      </w:divsChild>
    </w:div>
    <w:div w:id="1204948368">
      <w:bodyDiv w:val="1"/>
      <w:marLeft w:val="0"/>
      <w:marRight w:val="0"/>
      <w:marTop w:val="0"/>
      <w:marBottom w:val="0"/>
      <w:divBdr>
        <w:top w:val="none" w:sz="0" w:space="0" w:color="auto"/>
        <w:left w:val="none" w:sz="0" w:space="0" w:color="auto"/>
        <w:bottom w:val="none" w:sz="0" w:space="0" w:color="auto"/>
        <w:right w:val="none" w:sz="0" w:space="0" w:color="auto"/>
      </w:divBdr>
    </w:div>
    <w:div w:id="1208637530">
      <w:bodyDiv w:val="1"/>
      <w:marLeft w:val="0"/>
      <w:marRight w:val="0"/>
      <w:marTop w:val="0"/>
      <w:marBottom w:val="0"/>
      <w:divBdr>
        <w:top w:val="none" w:sz="0" w:space="0" w:color="auto"/>
        <w:left w:val="none" w:sz="0" w:space="0" w:color="auto"/>
        <w:bottom w:val="none" w:sz="0" w:space="0" w:color="auto"/>
        <w:right w:val="none" w:sz="0" w:space="0" w:color="auto"/>
      </w:divBdr>
    </w:div>
    <w:div w:id="1209996784">
      <w:bodyDiv w:val="1"/>
      <w:marLeft w:val="0"/>
      <w:marRight w:val="0"/>
      <w:marTop w:val="0"/>
      <w:marBottom w:val="0"/>
      <w:divBdr>
        <w:top w:val="none" w:sz="0" w:space="0" w:color="auto"/>
        <w:left w:val="none" w:sz="0" w:space="0" w:color="auto"/>
        <w:bottom w:val="none" w:sz="0" w:space="0" w:color="auto"/>
        <w:right w:val="none" w:sz="0" w:space="0" w:color="auto"/>
      </w:divBdr>
      <w:divsChild>
        <w:div w:id="26417542">
          <w:marLeft w:val="480"/>
          <w:marRight w:val="0"/>
          <w:marTop w:val="0"/>
          <w:marBottom w:val="0"/>
          <w:divBdr>
            <w:top w:val="none" w:sz="0" w:space="0" w:color="auto"/>
            <w:left w:val="none" w:sz="0" w:space="0" w:color="auto"/>
            <w:bottom w:val="none" w:sz="0" w:space="0" w:color="auto"/>
            <w:right w:val="none" w:sz="0" w:space="0" w:color="auto"/>
          </w:divBdr>
        </w:div>
        <w:div w:id="70279086">
          <w:marLeft w:val="480"/>
          <w:marRight w:val="0"/>
          <w:marTop w:val="0"/>
          <w:marBottom w:val="0"/>
          <w:divBdr>
            <w:top w:val="none" w:sz="0" w:space="0" w:color="auto"/>
            <w:left w:val="none" w:sz="0" w:space="0" w:color="auto"/>
            <w:bottom w:val="none" w:sz="0" w:space="0" w:color="auto"/>
            <w:right w:val="none" w:sz="0" w:space="0" w:color="auto"/>
          </w:divBdr>
        </w:div>
        <w:div w:id="140192573">
          <w:marLeft w:val="480"/>
          <w:marRight w:val="0"/>
          <w:marTop w:val="0"/>
          <w:marBottom w:val="0"/>
          <w:divBdr>
            <w:top w:val="none" w:sz="0" w:space="0" w:color="auto"/>
            <w:left w:val="none" w:sz="0" w:space="0" w:color="auto"/>
            <w:bottom w:val="none" w:sz="0" w:space="0" w:color="auto"/>
            <w:right w:val="none" w:sz="0" w:space="0" w:color="auto"/>
          </w:divBdr>
        </w:div>
        <w:div w:id="185869691">
          <w:marLeft w:val="480"/>
          <w:marRight w:val="0"/>
          <w:marTop w:val="0"/>
          <w:marBottom w:val="0"/>
          <w:divBdr>
            <w:top w:val="none" w:sz="0" w:space="0" w:color="auto"/>
            <w:left w:val="none" w:sz="0" w:space="0" w:color="auto"/>
            <w:bottom w:val="none" w:sz="0" w:space="0" w:color="auto"/>
            <w:right w:val="none" w:sz="0" w:space="0" w:color="auto"/>
          </w:divBdr>
        </w:div>
        <w:div w:id="245113208">
          <w:marLeft w:val="480"/>
          <w:marRight w:val="0"/>
          <w:marTop w:val="0"/>
          <w:marBottom w:val="0"/>
          <w:divBdr>
            <w:top w:val="none" w:sz="0" w:space="0" w:color="auto"/>
            <w:left w:val="none" w:sz="0" w:space="0" w:color="auto"/>
            <w:bottom w:val="none" w:sz="0" w:space="0" w:color="auto"/>
            <w:right w:val="none" w:sz="0" w:space="0" w:color="auto"/>
          </w:divBdr>
        </w:div>
        <w:div w:id="262498474">
          <w:marLeft w:val="480"/>
          <w:marRight w:val="0"/>
          <w:marTop w:val="0"/>
          <w:marBottom w:val="0"/>
          <w:divBdr>
            <w:top w:val="none" w:sz="0" w:space="0" w:color="auto"/>
            <w:left w:val="none" w:sz="0" w:space="0" w:color="auto"/>
            <w:bottom w:val="none" w:sz="0" w:space="0" w:color="auto"/>
            <w:right w:val="none" w:sz="0" w:space="0" w:color="auto"/>
          </w:divBdr>
        </w:div>
        <w:div w:id="288509249">
          <w:marLeft w:val="480"/>
          <w:marRight w:val="0"/>
          <w:marTop w:val="0"/>
          <w:marBottom w:val="0"/>
          <w:divBdr>
            <w:top w:val="none" w:sz="0" w:space="0" w:color="auto"/>
            <w:left w:val="none" w:sz="0" w:space="0" w:color="auto"/>
            <w:bottom w:val="none" w:sz="0" w:space="0" w:color="auto"/>
            <w:right w:val="none" w:sz="0" w:space="0" w:color="auto"/>
          </w:divBdr>
        </w:div>
        <w:div w:id="375813971">
          <w:marLeft w:val="480"/>
          <w:marRight w:val="0"/>
          <w:marTop w:val="0"/>
          <w:marBottom w:val="0"/>
          <w:divBdr>
            <w:top w:val="none" w:sz="0" w:space="0" w:color="auto"/>
            <w:left w:val="none" w:sz="0" w:space="0" w:color="auto"/>
            <w:bottom w:val="none" w:sz="0" w:space="0" w:color="auto"/>
            <w:right w:val="none" w:sz="0" w:space="0" w:color="auto"/>
          </w:divBdr>
        </w:div>
        <w:div w:id="491801393">
          <w:marLeft w:val="480"/>
          <w:marRight w:val="0"/>
          <w:marTop w:val="0"/>
          <w:marBottom w:val="0"/>
          <w:divBdr>
            <w:top w:val="none" w:sz="0" w:space="0" w:color="auto"/>
            <w:left w:val="none" w:sz="0" w:space="0" w:color="auto"/>
            <w:bottom w:val="none" w:sz="0" w:space="0" w:color="auto"/>
            <w:right w:val="none" w:sz="0" w:space="0" w:color="auto"/>
          </w:divBdr>
        </w:div>
        <w:div w:id="493225690">
          <w:marLeft w:val="480"/>
          <w:marRight w:val="0"/>
          <w:marTop w:val="0"/>
          <w:marBottom w:val="0"/>
          <w:divBdr>
            <w:top w:val="none" w:sz="0" w:space="0" w:color="auto"/>
            <w:left w:val="none" w:sz="0" w:space="0" w:color="auto"/>
            <w:bottom w:val="none" w:sz="0" w:space="0" w:color="auto"/>
            <w:right w:val="none" w:sz="0" w:space="0" w:color="auto"/>
          </w:divBdr>
        </w:div>
        <w:div w:id="632758883">
          <w:marLeft w:val="480"/>
          <w:marRight w:val="0"/>
          <w:marTop w:val="0"/>
          <w:marBottom w:val="0"/>
          <w:divBdr>
            <w:top w:val="none" w:sz="0" w:space="0" w:color="auto"/>
            <w:left w:val="none" w:sz="0" w:space="0" w:color="auto"/>
            <w:bottom w:val="none" w:sz="0" w:space="0" w:color="auto"/>
            <w:right w:val="none" w:sz="0" w:space="0" w:color="auto"/>
          </w:divBdr>
        </w:div>
        <w:div w:id="667751489">
          <w:marLeft w:val="480"/>
          <w:marRight w:val="0"/>
          <w:marTop w:val="0"/>
          <w:marBottom w:val="0"/>
          <w:divBdr>
            <w:top w:val="none" w:sz="0" w:space="0" w:color="auto"/>
            <w:left w:val="none" w:sz="0" w:space="0" w:color="auto"/>
            <w:bottom w:val="none" w:sz="0" w:space="0" w:color="auto"/>
            <w:right w:val="none" w:sz="0" w:space="0" w:color="auto"/>
          </w:divBdr>
        </w:div>
        <w:div w:id="682627500">
          <w:marLeft w:val="480"/>
          <w:marRight w:val="0"/>
          <w:marTop w:val="0"/>
          <w:marBottom w:val="0"/>
          <w:divBdr>
            <w:top w:val="none" w:sz="0" w:space="0" w:color="auto"/>
            <w:left w:val="none" w:sz="0" w:space="0" w:color="auto"/>
            <w:bottom w:val="none" w:sz="0" w:space="0" w:color="auto"/>
            <w:right w:val="none" w:sz="0" w:space="0" w:color="auto"/>
          </w:divBdr>
        </w:div>
        <w:div w:id="698317444">
          <w:marLeft w:val="480"/>
          <w:marRight w:val="0"/>
          <w:marTop w:val="0"/>
          <w:marBottom w:val="0"/>
          <w:divBdr>
            <w:top w:val="none" w:sz="0" w:space="0" w:color="auto"/>
            <w:left w:val="none" w:sz="0" w:space="0" w:color="auto"/>
            <w:bottom w:val="none" w:sz="0" w:space="0" w:color="auto"/>
            <w:right w:val="none" w:sz="0" w:space="0" w:color="auto"/>
          </w:divBdr>
        </w:div>
        <w:div w:id="778180283">
          <w:marLeft w:val="480"/>
          <w:marRight w:val="0"/>
          <w:marTop w:val="0"/>
          <w:marBottom w:val="0"/>
          <w:divBdr>
            <w:top w:val="none" w:sz="0" w:space="0" w:color="auto"/>
            <w:left w:val="none" w:sz="0" w:space="0" w:color="auto"/>
            <w:bottom w:val="none" w:sz="0" w:space="0" w:color="auto"/>
            <w:right w:val="none" w:sz="0" w:space="0" w:color="auto"/>
          </w:divBdr>
        </w:div>
        <w:div w:id="857281144">
          <w:marLeft w:val="480"/>
          <w:marRight w:val="0"/>
          <w:marTop w:val="0"/>
          <w:marBottom w:val="0"/>
          <w:divBdr>
            <w:top w:val="none" w:sz="0" w:space="0" w:color="auto"/>
            <w:left w:val="none" w:sz="0" w:space="0" w:color="auto"/>
            <w:bottom w:val="none" w:sz="0" w:space="0" w:color="auto"/>
            <w:right w:val="none" w:sz="0" w:space="0" w:color="auto"/>
          </w:divBdr>
        </w:div>
        <w:div w:id="878979048">
          <w:marLeft w:val="480"/>
          <w:marRight w:val="0"/>
          <w:marTop w:val="0"/>
          <w:marBottom w:val="0"/>
          <w:divBdr>
            <w:top w:val="none" w:sz="0" w:space="0" w:color="auto"/>
            <w:left w:val="none" w:sz="0" w:space="0" w:color="auto"/>
            <w:bottom w:val="none" w:sz="0" w:space="0" w:color="auto"/>
            <w:right w:val="none" w:sz="0" w:space="0" w:color="auto"/>
          </w:divBdr>
        </w:div>
        <w:div w:id="997613734">
          <w:marLeft w:val="480"/>
          <w:marRight w:val="0"/>
          <w:marTop w:val="0"/>
          <w:marBottom w:val="0"/>
          <w:divBdr>
            <w:top w:val="none" w:sz="0" w:space="0" w:color="auto"/>
            <w:left w:val="none" w:sz="0" w:space="0" w:color="auto"/>
            <w:bottom w:val="none" w:sz="0" w:space="0" w:color="auto"/>
            <w:right w:val="none" w:sz="0" w:space="0" w:color="auto"/>
          </w:divBdr>
        </w:div>
        <w:div w:id="1052196233">
          <w:marLeft w:val="480"/>
          <w:marRight w:val="0"/>
          <w:marTop w:val="0"/>
          <w:marBottom w:val="0"/>
          <w:divBdr>
            <w:top w:val="none" w:sz="0" w:space="0" w:color="auto"/>
            <w:left w:val="none" w:sz="0" w:space="0" w:color="auto"/>
            <w:bottom w:val="none" w:sz="0" w:space="0" w:color="auto"/>
            <w:right w:val="none" w:sz="0" w:space="0" w:color="auto"/>
          </w:divBdr>
        </w:div>
        <w:div w:id="1173032694">
          <w:marLeft w:val="480"/>
          <w:marRight w:val="0"/>
          <w:marTop w:val="0"/>
          <w:marBottom w:val="0"/>
          <w:divBdr>
            <w:top w:val="none" w:sz="0" w:space="0" w:color="auto"/>
            <w:left w:val="none" w:sz="0" w:space="0" w:color="auto"/>
            <w:bottom w:val="none" w:sz="0" w:space="0" w:color="auto"/>
            <w:right w:val="none" w:sz="0" w:space="0" w:color="auto"/>
          </w:divBdr>
        </w:div>
        <w:div w:id="1183472730">
          <w:marLeft w:val="480"/>
          <w:marRight w:val="0"/>
          <w:marTop w:val="0"/>
          <w:marBottom w:val="0"/>
          <w:divBdr>
            <w:top w:val="none" w:sz="0" w:space="0" w:color="auto"/>
            <w:left w:val="none" w:sz="0" w:space="0" w:color="auto"/>
            <w:bottom w:val="none" w:sz="0" w:space="0" w:color="auto"/>
            <w:right w:val="none" w:sz="0" w:space="0" w:color="auto"/>
          </w:divBdr>
        </w:div>
        <w:div w:id="1271857437">
          <w:marLeft w:val="480"/>
          <w:marRight w:val="0"/>
          <w:marTop w:val="0"/>
          <w:marBottom w:val="0"/>
          <w:divBdr>
            <w:top w:val="none" w:sz="0" w:space="0" w:color="auto"/>
            <w:left w:val="none" w:sz="0" w:space="0" w:color="auto"/>
            <w:bottom w:val="none" w:sz="0" w:space="0" w:color="auto"/>
            <w:right w:val="none" w:sz="0" w:space="0" w:color="auto"/>
          </w:divBdr>
        </w:div>
        <w:div w:id="1344746415">
          <w:marLeft w:val="480"/>
          <w:marRight w:val="0"/>
          <w:marTop w:val="0"/>
          <w:marBottom w:val="0"/>
          <w:divBdr>
            <w:top w:val="none" w:sz="0" w:space="0" w:color="auto"/>
            <w:left w:val="none" w:sz="0" w:space="0" w:color="auto"/>
            <w:bottom w:val="none" w:sz="0" w:space="0" w:color="auto"/>
            <w:right w:val="none" w:sz="0" w:space="0" w:color="auto"/>
          </w:divBdr>
        </w:div>
        <w:div w:id="1375234370">
          <w:marLeft w:val="480"/>
          <w:marRight w:val="0"/>
          <w:marTop w:val="0"/>
          <w:marBottom w:val="0"/>
          <w:divBdr>
            <w:top w:val="none" w:sz="0" w:space="0" w:color="auto"/>
            <w:left w:val="none" w:sz="0" w:space="0" w:color="auto"/>
            <w:bottom w:val="none" w:sz="0" w:space="0" w:color="auto"/>
            <w:right w:val="none" w:sz="0" w:space="0" w:color="auto"/>
          </w:divBdr>
        </w:div>
        <w:div w:id="1643072408">
          <w:marLeft w:val="480"/>
          <w:marRight w:val="0"/>
          <w:marTop w:val="0"/>
          <w:marBottom w:val="0"/>
          <w:divBdr>
            <w:top w:val="none" w:sz="0" w:space="0" w:color="auto"/>
            <w:left w:val="none" w:sz="0" w:space="0" w:color="auto"/>
            <w:bottom w:val="none" w:sz="0" w:space="0" w:color="auto"/>
            <w:right w:val="none" w:sz="0" w:space="0" w:color="auto"/>
          </w:divBdr>
        </w:div>
        <w:div w:id="1680112590">
          <w:marLeft w:val="480"/>
          <w:marRight w:val="0"/>
          <w:marTop w:val="0"/>
          <w:marBottom w:val="0"/>
          <w:divBdr>
            <w:top w:val="none" w:sz="0" w:space="0" w:color="auto"/>
            <w:left w:val="none" w:sz="0" w:space="0" w:color="auto"/>
            <w:bottom w:val="none" w:sz="0" w:space="0" w:color="auto"/>
            <w:right w:val="none" w:sz="0" w:space="0" w:color="auto"/>
          </w:divBdr>
        </w:div>
        <w:div w:id="1790006838">
          <w:marLeft w:val="480"/>
          <w:marRight w:val="0"/>
          <w:marTop w:val="0"/>
          <w:marBottom w:val="0"/>
          <w:divBdr>
            <w:top w:val="none" w:sz="0" w:space="0" w:color="auto"/>
            <w:left w:val="none" w:sz="0" w:space="0" w:color="auto"/>
            <w:bottom w:val="none" w:sz="0" w:space="0" w:color="auto"/>
            <w:right w:val="none" w:sz="0" w:space="0" w:color="auto"/>
          </w:divBdr>
        </w:div>
        <w:div w:id="1839691763">
          <w:marLeft w:val="480"/>
          <w:marRight w:val="0"/>
          <w:marTop w:val="0"/>
          <w:marBottom w:val="0"/>
          <w:divBdr>
            <w:top w:val="none" w:sz="0" w:space="0" w:color="auto"/>
            <w:left w:val="none" w:sz="0" w:space="0" w:color="auto"/>
            <w:bottom w:val="none" w:sz="0" w:space="0" w:color="auto"/>
            <w:right w:val="none" w:sz="0" w:space="0" w:color="auto"/>
          </w:divBdr>
        </w:div>
        <w:div w:id="1883398565">
          <w:marLeft w:val="480"/>
          <w:marRight w:val="0"/>
          <w:marTop w:val="0"/>
          <w:marBottom w:val="0"/>
          <w:divBdr>
            <w:top w:val="none" w:sz="0" w:space="0" w:color="auto"/>
            <w:left w:val="none" w:sz="0" w:space="0" w:color="auto"/>
            <w:bottom w:val="none" w:sz="0" w:space="0" w:color="auto"/>
            <w:right w:val="none" w:sz="0" w:space="0" w:color="auto"/>
          </w:divBdr>
        </w:div>
        <w:div w:id="1938248397">
          <w:marLeft w:val="480"/>
          <w:marRight w:val="0"/>
          <w:marTop w:val="0"/>
          <w:marBottom w:val="0"/>
          <w:divBdr>
            <w:top w:val="none" w:sz="0" w:space="0" w:color="auto"/>
            <w:left w:val="none" w:sz="0" w:space="0" w:color="auto"/>
            <w:bottom w:val="none" w:sz="0" w:space="0" w:color="auto"/>
            <w:right w:val="none" w:sz="0" w:space="0" w:color="auto"/>
          </w:divBdr>
        </w:div>
      </w:divsChild>
    </w:div>
    <w:div w:id="1219394249">
      <w:bodyDiv w:val="1"/>
      <w:marLeft w:val="0"/>
      <w:marRight w:val="0"/>
      <w:marTop w:val="0"/>
      <w:marBottom w:val="0"/>
      <w:divBdr>
        <w:top w:val="none" w:sz="0" w:space="0" w:color="auto"/>
        <w:left w:val="none" w:sz="0" w:space="0" w:color="auto"/>
        <w:bottom w:val="none" w:sz="0" w:space="0" w:color="auto"/>
        <w:right w:val="none" w:sz="0" w:space="0" w:color="auto"/>
      </w:divBdr>
    </w:div>
    <w:div w:id="1224558596">
      <w:bodyDiv w:val="1"/>
      <w:marLeft w:val="0"/>
      <w:marRight w:val="0"/>
      <w:marTop w:val="0"/>
      <w:marBottom w:val="0"/>
      <w:divBdr>
        <w:top w:val="none" w:sz="0" w:space="0" w:color="auto"/>
        <w:left w:val="none" w:sz="0" w:space="0" w:color="auto"/>
        <w:bottom w:val="none" w:sz="0" w:space="0" w:color="auto"/>
        <w:right w:val="none" w:sz="0" w:space="0" w:color="auto"/>
      </w:divBdr>
    </w:div>
    <w:div w:id="1248075217">
      <w:bodyDiv w:val="1"/>
      <w:marLeft w:val="0"/>
      <w:marRight w:val="0"/>
      <w:marTop w:val="0"/>
      <w:marBottom w:val="0"/>
      <w:divBdr>
        <w:top w:val="none" w:sz="0" w:space="0" w:color="auto"/>
        <w:left w:val="none" w:sz="0" w:space="0" w:color="auto"/>
        <w:bottom w:val="none" w:sz="0" w:space="0" w:color="auto"/>
        <w:right w:val="none" w:sz="0" w:space="0" w:color="auto"/>
      </w:divBdr>
      <w:divsChild>
        <w:div w:id="68961118">
          <w:marLeft w:val="0"/>
          <w:marRight w:val="0"/>
          <w:marTop w:val="0"/>
          <w:marBottom w:val="0"/>
          <w:divBdr>
            <w:top w:val="none" w:sz="0" w:space="0" w:color="auto"/>
            <w:left w:val="none" w:sz="0" w:space="0" w:color="auto"/>
            <w:bottom w:val="none" w:sz="0" w:space="0" w:color="auto"/>
            <w:right w:val="none" w:sz="0" w:space="0" w:color="auto"/>
          </w:divBdr>
        </w:div>
        <w:div w:id="277419590">
          <w:marLeft w:val="0"/>
          <w:marRight w:val="0"/>
          <w:marTop w:val="0"/>
          <w:marBottom w:val="0"/>
          <w:divBdr>
            <w:top w:val="none" w:sz="0" w:space="0" w:color="auto"/>
            <w:left w:val="none" w:sz="0" w:space="0" w:color="auto"/>
            <w:bottom w:val="none" w:sz="0" w:space="0" w:color="auto"/>
            <w:right w:val="none" w:sz="0" w:space="0" w:color="auto"/>
          </w:divBdr>
        </w:div>
        <w:div w:id="296692834">
          <w:marLeft w:val="0"/>
          <w:marRight w:val="0"/>
          <w:marTop w:val="0"/>
          <w:marBottom w:val="0"/>
          <w:divBdr>
            <w:top w:val="none" w:sz="0" w:space="0" w:color="auto"/>
            <w:left w:val="none" w:sz="0" w:space="0" w:color="auto"/>
            <w:bottom w:val="none" w:sz="0" w:space="0" w:color="auto"/>
            <w:right w:val="none" w:sz="0" w:space="0" w:color="auto"/>
          </w:divBdr>
        </w:div>
        <w:div w:id="828013747">
          <w:marLeft w:val="0"/>
          <w:marRight w:val="0"/>
          <w:marTop w:val="0"/>
          <w:marBottom w:val="0"/>
          <w:divBdr>
            <w:top w:val="none" w:sz="0" w:space="0" w:color="auto"/>
            <w:left w:val="none" w:sz="0" w:space="0" w:color="auto"/>
            <w:bottom w:val="none" w:sz="0" w:space="0" w:color="auto"/>
            <w:right w:val="none" w:sz="0" w:space="0" w:color="auto"/>
          </w:divBdr>
        </w:div>
      </w:divsChild>
    </w:div>
    <w:div w:id="1268274377">
      <w:bodyDiv w:val="1"/>
      <w:marLeft w:val="0"/>
      <w:marRight w:val="0"/>
      <w:marTop w:val="0"/>
      <w:marBottom w:val="0"/>
      <w:divBdr>
        <w:top w:val="none" w:sz="0" w:space="0" w:color="auto"/>
        <w:left w:val="none" w:sz="0" w:space="0" w:color="auto"/>
        <w:bottom w:val="none" w:sz="0" w:space="0" w:color="auto"/>
        <w:right w:val="none" w:sz="0" w:space="0" w:color="auto"/>
      </w:divBdr>
      <w:divsChild>
        <w:div w:id="77555412">
          <w:marLeft w:val="480"/>
          <w:marRight w:val="0"/>
          <w:marTop w:val="0"/>
          <w:marBottom w:val="0"/>
          <w:divBdr>
            <w:top w:val="none" w:sz="0" w:space="0" w:color="auto"/>
            <w:left w:val="none" w:sz="0" w:space="0" w:color="auto"/>
            <w:bottom w:val="none" w:sz="0" w:space="0" w:color="auto"/>
            <w:right w:val="none" w:sz="0" w:space="0" w:color="auto"/>
          </w:divBdr>
        </w:div>
        <w:div w:id="131141680">
          <w:marLeft w:val="480"/>
          <w:marRight w:val="0"/>
          <w:marTop w:val="0"/>
          <w:marBottom w:val="0"/>
          <w:divBdr>
            <w:top w:val="none" w:sz="0" w:space="0" w:color="auto"/>
            <w:left w:val="none" w:sz="0" w:space="0" w:color="auto"/>
            <w:bottom w:val="none" w:sz="0" w:space="0" w:color="auto"/>
            <w:right w:val="none" w:sz="0" w:space="0" w:color="auto"/>
          </w:divBdr>
        </w:div>
        <w:div w:id="386153525">
          <w:marLeft w:val="480"/>
          <w:marRight w:val="0"/>
          <w:marTop w:val="0"/>
          <w:marBottom w:val="0"/>
          <w:divBdr>
            <w:top w:val="none" w:sz="0" w:space="0" w:color="auto"/>
            <w:left w:val="none" w:sz="0" w:space="0" w:color="auto"/>
            <w:bottom w:val="none" w:sz="0" w:space="0" w:color="auto"/>
            <w:right w:val="none" w:sz="0" w:space="0" w:color="auto"/>
          </w:divBdr>
        </w:div>
        <w:div w:id="405567489">
          <w:marLeft w:val="480"/>
          <w:marRight w:val="0"/>
          <w:marTop w:val="0"/>
          <w:marBottom w:val="0"/>
          <w:divBdr>
            <w:top w:val="none" w:sz="0" w:space="0" w:color="auto"/>
            <w:left w:val="none" w:sz="0" w:space="0" w:color="auto"/>
            <w:bottom w:val="none" w:sz="0" w:space="0" w:color="auto"/>
            <w:right w:val="none" w:sz="0" w:space="0" w:color="auto"/>
          </w:divBdr>
        </w:div>
        <w:div w:id="491914247">
          <w:marLeft w:val="480"/>
          <w:marRight w:val="0"/>
          <w:marTop w:val="0"/>
          <w:marBottom w:val="0"/>
          <w:divBdr>
            <w:top w:val="none" w:sz="0" w:space="0" w:color="auto"/>
            <w:left w:val="none" w:sz="0" w:space="0" w:color="auto"/>
            <w:bottom w:val="none" w:sz="0" w:space="0" w:color="auto"/>
            <w:right w:val="none" w:sz="0" w:space="0" w:color="auto"/>
          </w:divBdr>
        </w:div>
        <w:div w:id="719519815">
          <w:marLeft w:val="480"/>
          <w:marRight w:val="0"/>
          <w:marTop w:val="0"/>
          <w:marBottom w:val="0"/>
          <w:divBdr>
            <w:top w:val="none" w:sz="0" w:space="0" w:color="auto"/>
            <w:left w:val="none" w:sz="0" w:space="0" w:color="auto"/>
            <w:bottom w:val="none" w:sz="0" w:space="0" w:color="auto"/>
            <w:right w:val="none" w:sz="0" w:space="0" w:color="auto"/>
          </w:divBdr>
        </w:div>
        <w:div w:id="833296718">
          <w:marLeft w:val="480"/>
          <w:marRight w:val="0"/>
          <w:marTop w:val="0"/>
          <w:marBottom w:val="0"/>
          <w:divBdr>
            <w:top w:val="none" w:sz="0" w:space="0" w:color="auto"/>
            <w:left w:val="none" w:sz="0" w:space="0" w:color="auto"/>
            <w:bottom w:val="none" w:sz="0" w:space="0" w:color="auto"/>
            <w:right w:val="none" w:sz="0" w:space="0" w:color="auto"/>
          </w:divBdr>
        </w:div>
        <w:div w:id="926382622">
          <w:marLeft w:val="480"/>
          <w:marRight w:val="0"/>
          <w:marTop w:val="0"/>
          <w:marBottom w:val="0"/>
          <w:divBdr>
            <w:top w:val="none" w:sz="0" w:space="0" w:color="auto"/>
            <w:left w:val="none" w:sz="0" w:space="0" w:color="auto"/>
            <w:bottom w:val="none" w:sz="0" w:space="0" w:color="auto"/>
            <w:right w:val="none" w:sz="0" w:space="0" w:color="auto"/>
          </w:divBdr>
        </w:div>
        <w:div w:id="1459837886">
          <w:marLeft w:val="480"/>
          <w:marRight w:val="0"/>
          <w:marTop w:val="0"/>
          <w:marBottom w:val="0"/>
          <w:divBdr>
            <w:top w:val="none" w:sz="0" w:space="0" w:color="auto"/>
            <w:left w:val="none" w:sz="0" w:space="0" w:color="auto"/>
            <w:bottom w:val="none" w:sz="0" w:space="0" w:color="auto"/>
            <w:right w:val="none" w:sz="0" w:space="0" w:color="auto"/>
          </w:divBdr>
        </w:div>
        <w:div w:id="1541430887">
          <w:marLeft w:val="480"/>
          <w:marRight w:val="0"/>
          <w:marTop w:val="0"/>
          <w:marBottom w:val="0"/>
          <w:divBdr>
            <w:top w:val="none" w:sz="0" w:space="0" w:color="auto"/>
            <w:left w:val="none" w:sz="0" w:space="0" w:color="auto"/>
            <w:bottom w:val="none" w:sz="0" w:space="0" w:color="auto"/>
            <w:right w:val="none" w:sz="0" w:space="0" w:color="auto"/>
          </w:divBdr>
        </w:div>
        <w:div w:id="1583218903">
          <w:marLeft w:val="480"/>
          <w:marRight w:val="0"/>
          <w:marTop w:val="0"/>
          <w:marBottom w:val="0"/>
          <w:divBdr>
            <w:top w:val="none" w:sz="0" w:space="0" w:color="auto"/>
            <w:left w:val="none" w:sz="0" w:space="0" w:color="auto"/>
            <w:bottom w:val="none" w:sz="0" w:space="0" w:color="auto"/>
            <w:right w:val="none" w:sz="0" w:space="0" w:color="auto"/>
          </w:divBdr>
        </w:div>
      </w:divsChild>
    </w:div>
    <w:div w:id="1275207916">
      <w:bodyDiv w:val="1"/>
      <w:marLeft w:val="0"/>
      <w:marRight w:val="0"/>
      <w:marTop w:val="0"/>
      <w:marBottom w:val="0"/>
      <w:divBdr>
        <w:top w:val="none" w:sz="0" w:space="0" w:color="auto"/>
        <w:left w:val="none" w:sz="0" w:space="0" w:color="auto"/>
        <w:bottom w:val="none" w:sz="0" w:space="0" w:color="auto"/>
        <w:right w:val="none" w:sz="0" w:space="0" w:color="auto"/>
      </w:divBdr>
    </w:div>
    <w:div w:id="1275407204">
      <w:bodyDiv w:val="1"/>
      <w:marLeft w:val="0"/>
      <w:marRight w:val="0"/>
      <w:marTop w:val="0"/>
      <w:marBottom w:val="0"/>
      <w:divBdr>
        <w:top w:val="none" w:sz="0" w:space="0" w:color="auto"/>
        <w:left w:val="none" w:sz="0" w:space="0" w:color="auto"/>
        <w:bottom w:val="none" w:sz="0" w:space="0" w:color="auto"/>
        <w:right w:val="none" w:sz="0" w:space="0" w:color="auto"/>
      </w:divBdr>
    </w:div>
    <w:div w:id="1276671647">
      <w:bodyDiv w:val="1"/>
      <w:marLeft w:val="0"/>
      <w:marRight w:val="0"/>
      <w:marTop w:val="0"/>
      <w:marBottom w:val="0"/>
      <w:divBdr>
        <w:top w:val="none" w:sz="0" w:space="0" w:color="auto"/>
        <w:left w:val="none" w:sz="0" w:space="0" w:color="auto"/>
        <w:bottom w:val="none" w:sz="0" w:space="0" w:color="auto"/>
        <w:right w:val="none" w:sz="0" w:space="0" w:color="auto"/>
      </w:divBdr>
    </w:div>
    <w:div w:id="1280141540">
      <w:bodyDiv w:val="1"/>
      <w:marLeft w:val="0"/>
      <w:marRight w:val="0"/>
      <w:marTop w:val="0"/>
      <w:marBottom w:val="0"/>
      <w:divBdr>
        <w:top w:val="none" w:sz="0" w:space="0" w:color="auto"/>
        <w:left w:val="none" w:sz="0" w:space="0" w:color="auto"/>
        <w:bottom w:val="none" w:sz="0" w:space="0" w:color="auto"/>
        <w:right w:val="none" w:sz="0" w:space="0" w:color="auto"/>
      </w:divBdr>
    </w:div>
    <w:div w:id="1295909333">
      <w:bodyDiv w:val="1"/>
      <w:marLeft w:val="0"/>
      <w:marRight w:val="0"/>
      <w:marTop w:val="0"/>
      <w:marBottom w:val="0"/>
      <w:divBdr>
        <w:top w:val="none" w:sz="0" w:space="0" w:color="auto"/>
        <w:left w:val="none" w:sz="0" w:space="0" w:color="auto"/>
        <w:bottom w:val="none" w:sz="0" w:space="0" w:color="auto"/>
        <w:right w:val="none" w:sz="0" w:space="0" w:color="auto"/>
      </w:divBdr>
    </w:div>
    <w:div w:id="1301576445">
      <w:bodyDiv w:val="1"/>
      <w:marLeft w:val="0"/>
      <w:marRight w:val="0"/>
      <w:marTop w:val="0"/>
      <w:marBottom w:val="0"/>
      <w:divBdr>
        <w:top w:val="none" w:sz="0" w:space="0" w:color="auto"/>
        <w:left w:val="none" w:sz="0" w:space="0" w:color="auto"/>
        <w:bottom w:val="none" w:sz="0" w:space="0" w:color="auto"/>
        <w:right w:val="none" w:sz="0" w:space="0" w:color="auto"/>
      </w:divBdr>
      <w:divsChild>
        <w:div w:id="21790520">
          <w:marLeft w:val="480"/>
          <w:marRight w:val="0"/>
          <w:marTop w:val="0"/>
          <w:marBottom w:val="0"/>
          <w:divBdr>
            <w:top w:val="none" w:sz="0" w:space="0" w:color="auto"/>
            <w:left w:val="none" w:sz="0" w:space="0" w:color="auto"/>
            <w:bottom w:val="none" w:sz="0" w:space="0" w:color="auto"/>
            <w:right w:val="none" w:sz="0" w:space="0" w:color="auto"/>
          </w:divBdr>
        </w:div>
        <w:div w:id="33581369">
          <w:marLeft w:val="480"/>
          <w:marRight w:val="0"/>
          <w:marTop w:val="0"/>
          <w:marBottom w:val="0"/>
          <w:divBdr>
            <w:top w:val="none" w:sz="0" w:space="0" w:color="auto"/>
            <w:left w:val="none" w:sz="0" w:space="0" w:color="auto"/>
            <w:bottom w:val="none" w:sz="0" w:space="0" w:color="auto"/>
            <w:right w:val="none" w:sz="0" w:space="0" w:color="auto"/>
          </w:divBdr>
        </w:div>
        <w:div w:id="69280183">
          <w:marLeft w:val="480"/>
          <w:marRight w:val="0"/>
          <w:marTop w:val="0"/>
          <w:marBottom w:val="0"/>
          <w:divBdr>
            <w:top w:val="none" w:sz="0" w:space="0" w:color="auto"/>
            <w:left w:val="none" w:sz="0" w:space="0" w:color="auto"/>
            <w:bottom w:val="none" w:sz="0" w:space="0" w:color="auto"/>
            <w:right w:val="none" w:sz="0" w:space="0" w:color="auto"/>
          </w:divBdr>
        </w:div>
        <w:div w:id="223100024">
          <w:marLeft w:val="480"/>
          <w:marRight w:val="0"/>
          <w:marTop w:val="0"/>
          <w:marBottom w:val="0"/>
          <w:divBdr>
            <w:top w:val="none" w:sz="0" w:space="0" w:color="auto"/>
            <w:left w:val="none" w:sz="0" w:space="0" w:color="auto"/>
            <w:bottom w:val="none" w:sz="0" w:space="0" w:color="auto"/>
            <w:right w:val="none" w:sz="0" w:space="0" w:color="auto"/>
          </w:divBdr>
        </w:div>
        <w:div w:id="233586643">
          <w:marLeft w:val="480"/>
          <w:marRight w:val="0"/>
          <w:marTop w:val="0"/>
          <w:marBottom w:val="0"/>
          <w:divBdr>
            <w:top w:val="none" w:sz="0" w:space="0" w:color="auto"/>
            <w:left w:val="none" w:sz="0" w:space="0" w:color="auto"/>
            <w:bottom w:val="none" w:sz="0" w:space="0" w:color="auto"/>
            <w:right w:val="none" w:sz="0" w:space="0" w:color="auto"/>
          </w:divBdr>
        </w:div>
        <w:div w:id="297878681">
          <w:marLeft w:val="480"/>
          <w:marRight w:val="0"/>
          <w:marTop w:val="0"/>
          <w:marBottom w:val="0"/>
          <w:divBdr>
            <w:top w:val="none" w:sz="0" w:space="0" w:color="auto"/>
            <w:left w:val="none" w:sz="0" w:space="0" w:color="auto"/>
            <w:bottom w:val="none" w:sz="0" w:space="0" w:color="auto"/>
            <w:right w:val="none" w:sz="0" w:space="0" w:color="auto"/>
          </w:divBdr>
        </w:div>
        <w:div w:id="460001498">
          <w:marLeft w:val="480"/>
          <w:marRight w:val="0"/>
          <w:marTop w:val="0"/>
          <w:marBottom w:val="0"/>
          <w:divBdr>
            <w:top w:val="none" w:sz="0" w:space="0" w:color="auto"/>
            <w:left w:val="none" w:sz="0" w:space="0" w:color="auto"/>
            <w:bottom w:val="none" w:sz="0" w:space="0" w:color="auto"/>
            <w:right w:val="none" w:sz="0" w:space="0" w:color="auto"/>
          </w:divBdr>
        </w:div>
        <w:div w:id="484127796">
          <w:marLeft w:val="480"/>
          <w:marRight w:val="0"/>
          <w:marTop w:val="0"/>
          <w:marBottom w:val="0"/>
          <w:divBdr>
            <w:top w:val="none" w:sz="0" w:space="0" w:color="auto"/>
            <w:left w:val="none" w:sz="0" w:space="0" w:color="auto"/>
            <w:bottom w:val="none" w:sz="0" w:space="0" w:color="auto"/>
            <w:right w:val="none" w:sz="0" w:space="0" w:color="auto"/>
          </w:divBdr>
        </w:div>
        <w:div w:id="554585549">
          <w:marLeft w:val="480"/>
          <w:marRight w:val="0"/>
          <w:marTop w:val="0"/>
          <w:marBottom w:val="0"/>
          <w:divBdr>
            <w:top w:val="none" w:sz="0" w:space="0" w:color="auto"/>
            <w:left w:val="none" w:sz="0" w:space="0" w:color="auto"/>
            <w:bottom w:val="none" w:sz="0" w:space="0" w:color="auto"/>
            <w:right w:val="none" w:sz="0" w:space="0" w:color="auto"/>
          </w:divBdr>
        </w:div>
        <w:div w:id="636493451">
          <w:marLeft w:val="480"/>
          <w:marRight w:val="0"/>
          <w:marTop w:val="0"/>
          <w:marBottom w:val="0"/>
          <w:divBdr>
            <w:top w:val="none" w:sz="0" w:space="0" w:color="auto"/>
            <w:left w:val="none" w:sz="0" w:space="0" w:color="auto"/>
            <w:bottom w:val="none" w:sz="0" w:space="0" w:color="auto"/>
            <w:right w:val="none" w:sz="0" w:space="0" w:color="auto"/>
          </w:divBdr>
        </w:div>
        <w:div w:id="679701045">
          <w:marLeft w:val="480"/>
          <w:marRight w:val="0"/>
          <w:marTop w:val="0"/>
          <w:marBottom w:val="0"/>
          <w:divBdr>
            <w:top w:val="none" w:sz="0" w:space="0" w:color="auto"/>
            <w:left w:val="none" w:sz="0" w:space="0" w:color="auto"/>
            <w:bottom w:val="none" w:sz="0" w:space="0" w:color="auto"/>
            <w:right w:val="none" w:sz="0" w:space="0" w:color="auto"/>
          </w:divBdr>
        </w:div>
        <w:div w:id="737241860">
          <w:marLeft w:val="480"/>
          <w:marRight w:val="0"/>
          <w:marTop w:val="0"/>
          <w:marBottom w:val="0"/>
          <w:divBdr>
            <w:top w:val="none" w:sz="0" w:space="0" w:color="auto"/>
            <w:left w:val="none" w:sz="0" w:space="0" w:color="auto"/>
            <w:bottom w:val="none" w:sz="0" w:space="0" w:color="auto"/>
            <w:right w:val="none" w:sz="0" w:space="0" w:color="auto"/>
          </w:divBdr>
        </w:div>
        <w:div w:id="761027977">
          <w:marLeft w:val="480"/>
          <w:marRight w:val="0"/>
          <w:marTop w:val="0"/>
          <w:marBottom w:val="0"/>
          <w:divBdr>
            <w:top w:val="none" w:sz="0" w:space="0" w:color="auto"/>
            <w:left w:val="none" w:sz="0" w:space="0" w:color="auto"/>
            <w:bottom w:val="none" w:sz="0" w:space="0" w:color="auto"/>
            <w:right w:val="none" w:sz="0" w:space="0" w:color="auto"/>
          </w:divBdr>
        </w:div>
        <w:div w:id="764034736">
          <w:marLeft w:val="480"/>
          <w:marRight w:val="0"/>
          <w:marTop w:val="0"/>
          <w:marBottom w:val="0"/>
          <w:divBdr>
            <w:top w:val="none" w:sz="0" w:space="0" w:color="auto"/>
            <w:left w:val="none" w:sz="0" w:space="0" w:color="auto"/>
            <w:bottom w:val="none" w:sz="0" w:space="0" w:color="auto"/>
            <w:right w:val="none" w:sz="0" w:space="0" w:color="auto"/>
          </w:divBdr>
        </w:div>
        <w:div w:id="777336065">
          <w:marLeft w:val="480"/>
          <w:marRight w:val="0"/>
          <w:marTop w:val="0"/>
          <w:marBottom w:val="0"/>
          <w:divBdr>
            <w:top w:val="none" w:sz="0" w:space="0" w:color="auto"/>
            <w:left w:val="none" w:sz="0" w:space="0" w:color="auto"/>
            <w:bottom w:val="none" w:sz="0" w:space="0" w:color="auto"/>
            <w:right w:val="none" w:sz="0" w:space="0" w:color="auto"/>
          </w:divBdr>
        </w:div>
        <w:div w:id="792359842">
          <w:marLeft w:val="480"/>
          <w:marRight w:val="0"/>
          <w:marTop w:val="0"/>
          <w:marBottom w:val="0"/>
          <w:divBdr>
            <w:top w:val="none" w:sz="0" w:space="0" w:color="auto"/>
            <w:left w:val="none" w:sz="0" w:space="0" w:color="auto"/>
            <w:bottom w:val="none" w:sz="0" w:space="0" w:color="auto"/>
            <w:right w:val="none" w:sz="0" w:space="0" w:color="auto"/>
          </w:divBdr>
        </w:div>
        <w:div w:id="798034022">
          <w:marLeft w:val="480"/>
          <w:marRight w:val="0"/>
          <w:marTop w:val="0"/>
          <w:marBottom w:val="0"/>
          <w:divBdr>
            <w:top w:val="none" w:sz="0" w:space="0" w:color="auto"/>
            <w:left w:val="none" w:sz="0" w:space="0" w:color="auto"/>
            <w:bottom w:val="none" w:sz="0" w:space="0" w:color="auto"/>
            <w:right w:val="none" w:sz="0" w:space="0" w:color="auto"/>
          </w:divBdr>
        </w:div>
        <w:div w:id="812411416">
          <w:marLeft w:val="480"/>
          <w:marRight w:val="0"/>
          <w:marTop w:val="0"/>
          <w:marBottom w:val="0"/>
          <w:divBdr>
            <w:top w:val="none" w:sz="0" w:space="0" w:color="auto"/>
            <w:left w:val="none" w:sz="0" w:space="0" w:color="auto"/>
            <w:bottom w:val="none" w:sz="0" w:space="0" w:color="auto"/>
            <w:right w:val="none" w:sz="0" w:space="0" w:color="auto"/>
          </w:divBdr>
        </w:div>
        <w:div w:id="955402920">
          <w:marLeft w:val="480"/>
          <w:marRight w:val="0"/>
          <w:marTop w:val="0"/>
          <w:marBottom w:val="0"/>
          <w:divBdr>
            <w:top w:val="none" w:sz="0" w:space="0" w:color="auto"/>
            <w:left w:val="none" w:sz="0" w:space="0" w:color="auto"/>
            <w:bottom w:val="none" w:sz="0" w:space="0" w:color="auto"/>
            <w:right w:val="none" w:sz="0" w:space="0" w:color="auto"/>
          </w:divBdr>
        </w:div>
        <w:div w:id="1218204466">
          <w:marLeft w:val="480"/>
          <w:marRight w:val="0"/>
          <w:marTop w:val="0"/>
          <w:marBottom w:val="0"/>
          <w:divBdr>
            <w:top w:val="none" w:sz="0" w:space="0" w:color="auto"/>
            <w:left w:val="none" w:sz="0" w:space="0" w:color="auto"/>
            <w:bottom w:val="none" w:sz="0" w:space="0" w:color="auto"/>
            <w:right w:val="none" w:sz="0" w:space="0" w:color="auto"/>
          </w:divBdr>
        </w:div>
        <w:div w:id="1277559808">
          <w:marLeft w:val="480"/>
          <w:marRight w:val="0"/>
          <w:marTop w:val="0"/>
          <w:marBottom w:val="0"/>
          <w:divBdr>
            <w:top w:val="none" w:sz="0" w:space="0" w:color="auto"/>
            <w:left w:val="none" w:sz="0" w:space="0" w:color="auto"/>
            <w:bottom w:val="none" w:sz="0" w:space="0" w:color="auto"/>
            <w:right w:val="none" w:sz="0" w:space="0" w:color="auto"/>
          </w:divBdr>
        </w:div>
        <w:div w:id="1304386069">
          <w:marLeft w:val="480"/>
          <w:marRight w:val="0"/>
          <w:marTop w:val="0"/>
          <w:marBottom w:val="0"/>
          <w:divBdr>
            <w:top w:val="none" w:sz="0" w:space="0" w:color="auto"/>
            <w:left w:val="none" w:sz="0" w:space="0" w:color="auto"/>
            <w:bottom w:val="none" w:sz="0" w:space="0" w:color="auto"/>
            <w:right w:val="none" w:sz="0" w:space="0" w:color="auto"/>
          </w:divBdr>
        </w:div>
        <w:div w:id="1360013712">
          <w:marLeft w:val="480"/>
          <w:marRight w:val="0"/>
          <w:marTop w:val="0"/>
          <w:marBottom w:val="0"/>
          <w:divBdr>
            <w:top w:val="none" w:sz="0" w:space="0" w:color="auto"/>
            <w:left w:val="none" w:sz="0" w:space="0" w:color="auto"/>
            <w:bottom w:val="none" w:sz="0" w:space="0" w:color="auto"/>
            <w:right w:val="none" w:sz="0" w:space="0" w:color="auto"/>
          </w:divBdr>
        </w:div>
        <w:div w:id="1406993819">
          <w:marLeft w:val="480"/>
          <w:marRight w:val="0"/>
          <w:marTop w:val="0"/>
          <w:marBottom w:val="0"/>
          <w:divBdr>
            <w:top w:val="none" w:sz="0" w:space="0" w:color="auto"/>
            <w:left w:val="none" w:sz="0" w:space="0" w:color="auto"/>
            <w:bottom w:val="none" w:sz="0" w:space="0" w:color="auto"/>
            <w:right w:val="none" w:sz="0" w:space="0" w:color="auto"/>
          </w:divBdr>
        </w:div>
        <w:div w:id="1407917933">
          <w:marLeft w:val="480"/>
          <w:marRight w:val="0"/>
          <w:marTop w:val="0"/>
          <w:marBottom w:val="0"/>
          <w:divBdr>
            <w:top w:val="none" w:sz="0" w:space="0" w:color="auto"/>
            <w:left w:val="none" w:sz="0" w:space="0" w:color="auto"/>
            <w:bottom w:val="none" w:sz="0" w:space="0" w:color="auto"/>
            <w:right w:val="none" w:sz="0" w:space="0" w:color="auto"/>
          </w:divBdr>
        </w:div>
        <w:div w:id="1478181705">
          <w:marLeft w:val="480"/>
          <w:marRight w:val="0"/>
          <w:marTop w:val="0"/>
          <w:marBottom w:val="0"/>
          <w:divBdr>
            <w:top w:val="none" w:sz="0" w:space="0" w:color="auto"/>
            <w:left w:val="none" w:sz="0" w:space="0" w:color="auto"/>
            <w:bottom w:val="none" w:sz="0" w:space="0" w:color="auto"/>
            <w:right w:val="none" w:sz="0" w:space="0" w:color="auto"/>
          </w:divBdr>
        </w:div>
        <w:div w:id="1529761730">
          <w:marLeft w:val="480"/>
          <w:marRight w:val="0"/>
          <w:marTop w:val="0"/>
          <w:marBottom w:val="0"/>
          <w:divBdr>
            <w:top w:val="none" w:sz="0" w:space="0" w:color="auto"/>
            <w:left w:val="none" w:sz="0" w:space="0" w:color="auto"/>
            <w:bottom w:val="none" w:sz="0" w:space="0" w:color="auto"/>
            <w:right w:val="none" w:sz="0" w:space="0" w:color="auto"/>
          </w:divBdr>
        </w:div>
        <w:div w:id="1570266057">
          <w:marLeft w:val="480"/>
          <w:marRight w:val="0"/>
          <w:marTop w:val="0"/>
          <w:marBottom w:val="0"/>
          <w:divBdr>
            <w:top w:val="none" w:sz="0" w:space="0" w:color="auto"/>
            <w:left w:val="none" w:sz="0" w:space="0" w:color="auto"/>
            <w:bottom w:val="none" w:sz="0" w:space="0" w:color="auto"/>
            <w:right w:val="none" w:sz="0" w:space="0" w:color="auto"/>
          </w:divBdr>
        </w:div>
        <w:div w:id="1592200121">
          <w:marLeft w:val="480"/>
          <w:marRight w:val="0"/>
          <w:marTop w:val="0"/>
          <w:marBottom w:val="0"/>
          <w:divBdr>
            <w:top w:val="none" w:sz="0" w:space="0" w:color="auto"/>
            <w:left w:val="none" w:sz="0" w:space="0" w:color="auto"/>
            <w:bottom w:val="none" w:sz="0" w:space="0" w:color="auto"/>
            <w:right w:val="none" w:sz="0" w:space="0" w:color="auto"/>
          </w:divBdr>
        </w:div>
        <w:div w:id="1635016281">
          <w:marLeft w:val="480"/>
          <w:marRight w:val="0"/>
          <w:marTop w:val="0"/>
          <w:marBottom w:val="0"/>
          <w:divBdr>
            <w:top w:val="none" w:sz="0" w:space="0" w:color="auto"/>
            <w:left w:val="none" w:sz="0" w:space="0" w:color="auto"/>
            <w:bottom w:val="none" w:sz="0" w:space="0" w:color="auto"/>
            <w:right w:val="none" w:sz="0" w:space="0" w:color="auto"/>
          </w:divBdr>
        </w:div>
        <w:div w:id="1824007836">
          <w:marLeft w:val="480"/>
          <w:marRight w:val="0"/>
          <w:marTop w:val="0"/>
          <w:marBottom w:val="0"/>
          <w:divBdr>
            <w:top w:val="none" w:sz="0" w:space="0" w:color="auto"/>
            <w:left w:val="none" w:sz="0" w:space="0" w:color="auto"/>
            <w:bottom w:val="none" w:sz="0" w:space="0" w:color="auto"/>
            <w:right w:val="none" w:sz="0" w:space="0" w:color="auto"/>
          </w:divBdr>
        </w:div>
        <w:div w:id="1838232260">
          <w:marLeft w:val="480"/>
          <w:marRight w:val="0"/>
          <w:marTop w:val="0"/>
          <w:marBottom w:val="0"/>
          <w:divBdr>
            <w:top w:val="none" w:sz="0" w:space="0" w:color="auto"/>
            <w:left w:val="none" w:sz="0" w:space="0" w:color="auto"/>
            <w:bottom w:val="none" w:sz="0" w:space="0" w:color="auto"/>
            <w:right w:val="none" w:sz="0" w:space="0" w:color="auto"/>
          </w:divBdr>
        </w:div>
        <w:div w:id="2087145756">
          <w:marLeft w:val="480"/>
          <w:marRight w:val="0"/>
          <w:marTop w:val="0"/>
          <w:marBottom w:val="0"/>
          <w:divBdr>
            <w:top w:val="none" w:sz="0" w:space="0" w:color="auto"/>
            <w:left w:val="none" w:sz="0" w:space="0" w:color="auto"/>
            <w:bottom w:val="none" w:sz="0" w:space="0" w:color="auto"/>
            <w:right w:val="none" w:sz="0" w:space="0" w:color="auto"/>
          </w:divBdr>
        </w:div>
      </w:divsChild>
    </w:div>
    <w:div w:id="1301769788">
      <w:bodyDiv w:val="1"/>
      <w:marLeft w:val="0"/>
      <w:marRight w:val="0"/>
      <w:marTop w:val="0"/>
      <w:marBottom w:val="0"/>
      <w:divBdr>
        <w:top w:val="none" w:sz="0" w:space="0" w:color="auto"/>
        <w:left w:val="none" w:sz="0" w:space="0" w:color="auto"/>
        <w:bottom w:val="none" w:sz="0" w:space="0" w:color="auto"/>
        <w:right w:val="none" w:sz="0" w:space="0" w:color="auto"/>
      </w:divBdr>
    </w:div>
    <w:div w:id="1307734922">
      <w:bodyDiv w:val="1"/>
      <w:marLeft w:val="0"/>
      <w:marRight w:val="0"/>
      <w:marTop w:val="0"/>
      <w:marBottom w:val="0"/>
      <w:divBdr>
        <w:top w:val="none" w:sz="0" w:space="0" w:color="auto"/>
        <w:left w:val="none" w:sz="0" w:space="0" w:color="auto"/>
        <w:bottom w:val="none" w:sz="0" w:space="0" w:color="auto"/>
        <w:right w:val="none" w:sz="0" w:space="0" w:color="auto"/>
      </w:divBdr>
    </w:div>
    <w:div w:id="1311248674">
      <w:bodyDiv w:val="1"/>
      <w:marLeft w:val="0"/>
      <w:marRight w:val="0"/>
      <w:marTop w:val="0"/>
      <w:marBottom w:val="0"/>
      <w:divBdr>
        <w:top w:val="none" w:sz="0" w:space="0" w:color="auto"/>
        <w:left w:val="none" w:sz="0" w:space="0" w:color="auto"/>
        <w:bottom w:val="none" w:sz="0" w:space="0" w:color="auto"/>
        <w:right w:val="none" w:sz="0" w:space="0" w:color="auto"/>
      </w:divBdr>
      <w:divsChild>
        <w:div w:id="17974690">
          <w:marLeft w:val="480"/>
          <w:marRight w:val="0"/>
          <w:marTop w:val="0"/>
          <w:marBottom w:val="0"/>
          <w:divBdr>
            <w:top w:val="none" w:sz="0" w:space="0" w:color="auto"/>
            <w:left w:val="none" w:sz="0" w:space="0" w:color="auto"/>
            <w:bottom w:val="none" w:sz="0" w:space="0" w:color="auto"/>
            <w:right w:val="none" w:sz="0" w:space="0" w:color="auto"/>
          </w:divBdr>
        </w:div>
        <w:div w:id="101339992">
          <w:marLeft w:val="480"/>
          <w:marRight w:val="0"/>
          <w:marTop w:val="0"/>
          <w:marBottom w:val="0"/>
          <w:divBdr>
            <w:top w:val="none" w:sz="0" w:space="0" w:color="auto"/>
            <w:left w:val="none" w:sz="0" w:space="0" w:color="auto"/>
            <w:bottom w:val="none" w:sz="0" w:space="0" w:color="auto"/>
            <w:right w:val="none" w:sz="0" w:space="0" w:color="auto"/>
          </w:divBdr>
        </w:div>
        <w:div w:id="153423665">
          <w:marLeft w:val="480"/>
          <w:marRight w:val="0"/>
          <w:marTop w:val="0"/>
          <w:marBottom w:val="0"/>
          <w:divBdr>
            <w:top w:val="none" w:sz="0" w:space="0" w:color="auto"/>
            <w:left w:val="none" w:sz="0" w:space="0" w:color="auto"/>
            <w:bottom w:val="none" w:sz="0" w:space="0" w:color="auto"/>
            <w:right w:val="none" w:sz="0" w:space="0" w:color="auto"/>
          </w:divBdr>
        </w:div>
        <w:div w:id="163983933">
          <w:marLeft w:val="480"/>
          <w:marRight w:val="0"/>
          <w:marTop w:val="0"/>
          <w:marBottom w:val="0"/>
          <w:divBdr>
            <w:top w:val="none" w:sz="0" w:space="0" w:color="auto"/>
            <w:left w:val="none" w:sz="0" w:space="0" w:color="auto"/>
            <w:bottom w:val="none" w:sz="0" w:space="0" w:color="auto"/>
            <w:right w:val="none" w:sz="0" w:space="0" w:color="auto"/>
          </w:divBdr>
        </w:div>
        <w:div w:id="278030039">
          <w:marLeft w:val="480"/>
          <w:marRight w:val="0"/>
          <w:marTop w:val="0"/>
          <w:marBottom w:val="0"/>
          <w:divBdr>
            <w:top w:val="none" w:sz="0" w:space="0" w:color="auto"/>
            <w:left w:val="none" w:sz="0" w:space="0" w:color="auto"/>
            <w:bottom w:val="none" w:sz="0" w:space="0" w:color="auto"/>
            <w:right w:val="none" w:sz="0" w:space="0" w:color="auto"/>
          </w:divBdr>
        </w:div>
        <w:div w:id="502744333">
          <w:marLeft w:val="480"/>
          <w:marRight w:val="0"/>
          <w:marTop w:val="0"/>
          <w:marBottom w:val="0"/>
          <w:divBdr>
            <w:top w:val="none" w:sz="0" w:space="0" w:color="auto"/>
            <w:left w:val="none" w:sz="0" w:space="0" w:color="auto"/>
            <w:bottom w:val="none" w:sz="0" w:space="0" w:color="auto"/>
            <w:right w:val="none" w:sz="0" w:space="0" w:color="auto"/>
          </w:divBdr>
        </w:div>
        <w:div w:id="526216045">
          <w:marLeft w:val="480"/>
          <w:marRight w:val="0"/>
          <w:marTop w:val="0"/>
          <w:marBottom w:val="0"/>
          <w:divBdr>
            <w:top w:val="none" w:sz="0" w:space="0" w:color="auto"/>
            <w:left w:val="none" w:sz="0" w:space="0" w:color="auto"/>
            <w:bottom w:val="none" w:sz="0" w:space="0" w:color="auto"/>
            <w:right w:val="none" w:sz="0" w:space="0" w:color="auto"/>
          </w:divBdr>
        </w:div>
        <w:div w:id="583342105">
          <w:marLeft w:val="480"/>
          <w:marRight w:val="0"/>
          <w:marTop w:val="0"/>
          <w:marBottom w:val="0"/>
          <w:divBdr>
            <w:top w:val="none" w:sz="0" w:space="0" w:color="auto"/>
            <w:left w:val="none" w:sz="0" w:space="0" w:color="auto"/>
            <w:bottom w:val="none" w:sz="0" w:space="0" w:color="auto"/>
            <w:right w:val="none" w:sz="0" w:space="0" w:color="auto"/>
          </w:divBdr>
        </w:div>
        <w:div w:id="707922781">
          <w:marLeft w:val="480"/>
          <w:marRight w:val="0"/>
          <w:marTop w:val="0"/>
          <w:marBottom w:val="0"/>
          <w:divBdr>
            <w:top w:val="none" w:sz="0" w:space="0" w:color="auto"/>
            <w:left w:val="none" w:sz="0" w:space="0" w:color="auto"/>
            <w:bottom w:val="none" w:sz="0" w:space="0" w:color="auto"/>
            <w:right w:val="none" w:sz="0" w:space="0" w:color="auto"/>
          </w:divBdr>
        </w:div>
        <w:div w:id="717630513">
          <w:marLeft w:val="480"/>
          <w:marRight w:val="0"/>
          <w:marTop w:val="0"/>
          <w:marBottom w:val="0"/>
          <w:divBdr>
            <w:top w:val="none" w:sz="0" w:space="0" w:color="auto"/>
            <w:left w:val="none" w:sz="0" w:space="0" w:color="auto"/>
            <w:bottom w:val="none" w:sz="0" w:space="0" w:color="auto"/>
            <w:right w:val="none" w:sz="0" w:space="0" w:color="auto"/>
          </w:divBdr>
        </w:div>
        <w:div w:id="742023940">
          <w:marLeft w:val="480"/>
          <w:marRight w:val="0"/>
          <w:marTop w:val="0"/>
          <w:marBottom w:val="0"/>
          <w:divBdr>
            <w:top w:val="none" w:sz="0" w:space="0" w:color="auto"/>
            <w:left w:val="none" w:sz="0" w:space="0" w:color="auto"/>
            <w:bottom w:val="none" w:sz="0" w:space="0" w:color="auto"/>
            <w:right w:val="none" w:sz="0" w:space="0" w:color="auto"/>
          </w:divBdr>
        </w:div>
        <w:div w:id="796030831">
          <w:marLeft w:val="480"/>
          <w:marRight w:val="0"/>
          <w:marTop w:val="0"/>
          <w:marBottom w:val="0"/>
          <w:divBdr>
            <w:top w:val="none" w:sz="0" w:space="0" w:color="auto"/>
            <w:left w:val="none" w:sz="0" w:space="0" w:color="auto"/>
            <w:bottom w:val="none" w:sz="0" w:space="0" w:color="auto"/>
            <w:right w:val="none" w:sz="0" w:space="0" w:color="auto"/>
          </w:divBdr>
        </w:div>
        <w:div w:id="819351103">
          <w:marLeft w:val="480"/>
          <w:marRight w:val="0"/>
          <w:marTop w:val="0"/>
          <w:marBottom w:val="0"/>
          <w:divBdr>
            <w:top w:val="none" w:sz="0" w:space="0" w:color="auto"/>
            <w:left w:val="none" w:sz="0" w:space="0" w:color="auto"/>
            <w:bottom w:val="none" w:sz="0" w:space="0" w:color="auto"/>
            <w:right w:val="none" w:sz="0" w:space="0" w:color="auto"/>
          </w:divBdr>
        </w:div>
        <w:div w:id="821122618">
          <w:marLeft w:val="480"/>
          <w:marRight w:val="0"/>
          <w:marTop w:val="0"/>
          <w:marBottom w:val="0"/>
          <w:divBdr>
            <w:top w:val="none" w:sz="0" w:space="0" w:color="auto"/>
            <w:left w:val="none" w:sz="0" w:space="0" w:color="auto"/>
            <w:bottom w:val="none" w:sz="0" w:space="0" w:color="auto"/>
            <w:right w:val="none" w:sz="0" w:space="0" w:color="auto"/>
          </w:divBdr>
        </w:div>
        <w:div w:id="968975960">
          <w:marLeft w:val="480"/>
          <w:marRight w:val="0"/>
          <w:marTop w:val="0"/>
          <w:marBottom w:val="0"/>
          <w:divBdr>
            <w:top w:val="none" w:sz="0" w:space="0" w:color="auto"/>
            <w:left w:val="none" w:sz="0" w:space="0" w:color="auto"/>
            <w:bottom w:val="none" w:sz="0" w:space="0" w:color="auto"/>
            <w:right w:val="none" w:sz="0" w:space="0" w:color="auto"/>
          </w:divBdr>
        </w:div>
        <w:div w:id="1042167731">
          <w:marLeft w:val="480"/>
          <w:marRight w:val="0"/>
          <w:marTop w:val="0"/>
          <w:marBottom w:val="0"/>
          <w:divBdr>
            <w:top w:val="none" w:sz="0" w:space="0" w:color="auto"/>
            <w:left w:val="none" w:sz="0" w:space="0" w:color="auto"/>
            <w:bottom w:val="none" w:sz="0" w:space="0" w:color="auto"/>
            <w:right w:val="none" w:sz="0" w:space="0" w:color="auto"/>
          </w:divBdr>
        </w:div>
        <w:div w:id="1159807747">
          <w:marLeft w:val="480"/>
          <w:marRight w:val="0"/>
          <w:marTop w:val="0"/>
          <w:marBottom w:val="0"/>
          <w:divBdr>
            <w:top w:val="none" w:sz="0" w:space="0" w:color="auto"/>
            <w:left w:val="none" w:sz="0" w:space="0" w:color="auto"/>
            <w:bottom w:val="none" w:sz="0" w:space="0" w:color="auto"/>
            <w:right w:val="none" w:sz="0" w:space="0" w:color="auto"/>
          </w:divBdr>
        </w:div>
        <w:div w:id="1311441774">
          <w:marLeft w:val="480"/>
          <w:marRight w:val="0"/>
          <w:marTop w:val="0"/>
          <w:marBottom w:val="0"/>
          <w:divBdr>
            <w:top w:val="none" w:sz="0" w:space="0" w:color="auto"/>
            <w:left w:val="none" w:sz="0" w:space="0" w:color="auto"/>
            <w:bottom w:val="none" w:sz="0" w:space="0" w:color="auto"/>
            <w:right w:val="none" w:sz="0" w:space="0" w:color="auto"/>
          </w:divBdr>
        </w:div>
        <w:div w:id="1344354836">
          <w:marLeft w:val="480"/>
          <w:marRight w:val="0"/>
          <w:marTop w:val="0"/>
          <w:marBottom w:val="0"/>
          <w:divBdr>
            <w:top w:val="none" w:sz="0" w:space="0" w:color="auto"/>
            <w:left w:val="none" w:sz="0" w:space="0" w:color="auto"/>
            <w:bottom w:val="none" w:sz="0" w:space="0" w:color="auto"/>
            <w:right w:val="none" w:sz="0" w:space="0" w:color="auto"/>
          </w:divBdr>
        </w:div>
        <w:div w:id="1409880888">
          <w:marLeft w:val="480"/>
          <w:marRight w:val="0"/>
          <w:marTop w:val="0"/>
          <w:marBottom w:val="0"/>
          <w:divBdr>
            <w:top w:val="none" w:sz="0" w:space="0" w:color="auto"/>
            <w:left w:val="none" w:sz="0" w:space="0" w:color="auto"/>
            <w:bottom w:val="none" w:sz="0" w:space="0" w:color="auto"/>
            <w:right w:val="none" w:sz="0" w:space="0" w:color="auto"/>
          </w:divBdr>
        </w:div>
        <w:div w:id="1489591744">
          <w:marLeft w:val="480"/>
          <w:marRight w:val="0"/>
          <w:marTop w:val="0"/>
          <w:marBottom w:val="0"/>
          <w:divBdr>
            <w:top w:val="none" w:sz="0" w:space="0" w:color="auto"/>
            <w:left w:val="none" w:sz="0" w:space="0" w:color="auto"/>
            <w:bottom w:val="none" w:sz="0" w:space="0" w:color="auto"/>
            <w:right w:val="none" w:sz="0" w:space="0" w:color="auto"/>
          </w:divBdr>
        </w:div>
        <w:div w:id="1551528282">
          <w:marLeft w:val="480"/>
          <w:marRight w:val="0"/>
          <w:marTop w:val="0"/>
          <w:marBottom w:val="0"/>
          <w:divBdr>
            <w:top w:val="none" w:sz="0" w:space="0" w:color="auto"/>
            <w:left w:val="none" w:sz="0" w:space="0" w:color="auto"/>
            <w:bottom w:val="none" w:sz="0" w:space="0" w:color="auto"/>
            <w:right w:val="none" w:sz="0" w:space="0" w:color="auto"/>
          </w:divBdr>
        </w:div>
        <w:div w:id="1614315302">
          <w:marLeft w:val="480"/>
          <w:marRight w:val="0"/>
          <w:marTop w:val="0"/>
          <w:marBottom w:val="0"/>
          <w:divBdr>
            <w:top w:val="none" w:sz="0" w:space="0" w:color="auto"/>
            <w:left w:val="none" w:sz="0" w:space="0" w:color="auto"/>
            <w:bottom w:val="none" w:sz="0" w:space="0" w:color="auto"/>
            <w:right w:val="none" w:sz="0" w:space="0" w:color="auto"/>
          </w:divBdr>
        </w:div>
        <w:div w:id="1642685903">
          <w:marLeft w:val="480"/>
          <w:marRight w:val="0"/>
          <w:marTop w:val="0"/>
          <w:marBottom w:val="0"/>
          <w:divBdr>
            <w:top w:val="none" w:sz="0" w:space="0" w:color="auto"/>
            <w:left w:val="none" w:sz="0" w:space="0" w:color="auto"/>
            <w:bottom w:val="none" w:sz="0" w:space="0" w:color="auto"/>
            <w:right w:val="none" w:sz="0" w:space="0" w:color="auto"/>
          </w:divBdr>
        </w:div>
        <w:div w:id="1658026714">
          <w:marLeft w:val="480"/>
          <w:marRight w:val="0"/>
          <w:marTop w:val="0"/>
          <w:marBottom w:val="0"/>
          <w:divBdr>
            <w:top w:val="none" w:sz="0" w:space="0" w:color="auto"/>
            <w:left w:val="none" w:sz="0" w:space="0" w:color="auto"/>
            <w:bottom w:val="none" w:sz="0" w:space="0" w:color="auto"/>
            <w:right w:val="none" w:sz="0" w:space="0" w:color="auto"/>
          </w:divBdr>
        </w:div>
        <w:div w:id="1688561142">
          <w:marLeft w:val="480"/>
          <w:marRight w:val="0"/>
          <w:marTop w:val="0"/>
          <w:marBottom w:val="0"/>
          <w:divBdr>
            <w:top w:val="none" w:sz="0" w:space="0" w:color="auto"/>
            <w:left w:val="none" w:sz="0" w:space="0" w:color="auto"/>
            <w:bottom w:val="none" w:sz="0" w:space="0" w:color="auto"/>
            <w:right w:val="none" w:sz="0" w:space="0" w:color="auto"/>
          </w:divBdr>
        </w:div>
        <w:div w:id="1761757514">
          <w:marLeft w:val="480"/>
          <w:marRight w:val="0"/>
          <w:marTop w:val="0"/>
          <w:marBottom w:val="0"/>
          <w:divBdr>
            <w:top w:val="none" w:sz="0" w:space="0" w:color="auto"/>
            <w:left w:val="none" w:sz="0" w:space="0" w:color="auto"/>
            <w:bottom w:val="none" w:sz="0" w:space="0" w:color="auto"/>
            <w:right w:val="none" w:sz="0" w:space="0" w:color="auto"/>
          </w:divBdr>
        </w:div>
        <w:div w:id="1850370696">
          <w:marLeft w:val="480"/>
          <w:marRight w:val="0"/>
          <w:marTop w:val="0"/>
          <w:marBottom w:val="0"/>
          <w:divBdr>
            <w:top w:val="none" w:sz="0" w:space="0" w:color="auto"/>
            <w:left w:val="none" w:sz="0" w:space="0" w:color="auto"/>
            <w:bottom w:val="none" w:sz="0" w:space="0" w:color="auto"/>
            <w:right w:val="none" w:sz="0" w:space="0" w:color="auto"/>
          </w:divBdr>
        </w:div>
        <w:div w:id="1883207427">
          <w:marLeft w:val="480"/>
          <w:marRight w:val="0"/>
          <w:marTop w:val="0"/>
          <w:marBottom w:val="0"/>
          <w:divBdr>
            <w:top w:val="none" w:sz="0" w:space="0" w:color="auto"/>
            <w:left w:val="none" w:sz="0" w:space="0" w:color="auto"/>
            <w:bottom w:val="none" w:sz="0" w:space="0" w:color="auto"/>
            <w:right w:val="none" w:sz="0" w:space="0" w:color="auto"/>
          </w:divBdr>
        </w:div>
        <w:div w:id="1884555006">
          <w:marLeft w:val="480"/>
          <w:marRight w:val="0"/>
          <w:marTop w:val="0"/>
          <w:marBottom w:val="0"/>
          <w:divBdr>
            <w:top w:val="none" w:sz="0" w:space="0" w:color="auto"/>
            <w:left w:val="none" w:sz="0" w:space="0" w:color="auto"/>
            <w:bottom w:val="none" w:sz="0" w:space="0" w:color="auto"/>
            <w:right w:val="none" w:sz="0" w:space="0" w:color="auto"/>
          </w:divBdr>
        </w:div>
        <w:div w:id="1897660934">
          <w:marLeft w:val="480"/>
          <w:marRight w:val="0"/>
          <w:marTop w:val="0"/>
          <w:marBottom w:val="0"/>
          <w:divBdr>
            <w:top w:val="none" w:sz="0" w:space="0" w:color="auto"/>
            <w:left w:val="none" w:sz="0" w:space="0" w:color="auto"/>
            <w:bottom w:val="none" w:sz="0" w:space="0" w:color="auto"/>
            <w:right w:val="none" w:sz="0" w:space="0" w:color="auto"/>
          </w:divBdr>
        </w:div>
        <w:div w:id="1897736207">
          <w:marLeft w:val="480"/>
          <w:marRight w:val="0"/>
          <w:marTop w:val="0"/>
          <w:marBottom w:val="0"/>
          <w:divBdr>
            <w:top w:val="none" w:sz="0" w:space="0" w:color="auto"/>
            <w:left w:val="none" w:sz="0" w:space="0" w:color="auto"/>
            <w:bottom w:val="none" w:sz="0" w:space="0" w:color="auto"/>
            <w:right w:val="none" w:sz="0" w:space="0" w:color="auto"/>
          </w:divBdr>
        </w:div>
        <w:div w:id="1935094427">
          <w:marLeft w:val="480"/>
          <w:marRight w:val="0"/>
          <w:marTop w:val="0"/>
          <w:marBottom w:val="0"/>
          <w:divBdr>
            <w:top w:val="none" w:sz="0" w:space="0" w:color="auto"/>
            <w:left w:val="none" w:sz="0" w:space="0" w:color="auto"/>
            <w:bottom w:val="none" w:sz="0" w:space="0" w:color="auto"/>
            <w:right w:val="none" w:sz="0" w:space="0" w:color="auto"/>
          </w:divBdr>
        </w:div>
        <w:div w:id="1965772581">
          <w:marLeft w:val="480"/>
          <w:marRight w:val="0"/>
          <w:marTop w:val="0"/>
          <w:marBottom w:val="0"/>
          <w:divBdr>
            <w:top w:val="none" w:sz="0" w:space="0" w:color="auto"/>
            <w:left w:val="none" w:sz="0" w:space="0" w:color="auto"/>
            <w:bottom w:val="none" w:sz="0" w:space="0" w:color="auto"/>
            <w:right w:val="none" w:sz="0" w:space="0" w:color="auto"/>
          </w:divBdr>
        </w:div>
      </w:divsChild>
    </w:div>
    <w:div w:id="1311910523">
      <w:bodyDiv w:val="1"/>
      <w:marLeft w:val="0"/>
      <w:marRight w:val="0"/>
      <w:marTop w:val="0"/>
      <w:marBottom w:val="0"/>
      <w:divBdr>
        <w:top w:val="none" w:sz="0" w:space="0" w:color="auto"/>
        <w:left w:val="none" w:sz="0" w:space="0" w:color="auto"/>
        <w:bottom w:val="none" w:sz="0" w:space="0" w:color="auto"/>
        <w:right w:val="none" w:sz="0" w:space="0" w:color="auto"/>
      </w:divBdr>
    </w:div>
    <w:div w:id="1326741519">
      <w:bodyDiv w:val="1"/>
      <w:marLeft w:val="0"/>
      <w:marRight w:val="0"/>
      <w:marTop w:val="0"/>
      <w:marBottom w:val="0"/>
      <w:divBdr>
        <w:top w:val="none" w:sz="0" w:space="0" w:color="auto"/>
        <w:left w:val="none" w:sz="0" w:space="0" w:color="auto"/>
        <w:bottom w:val="none" w:sz="0" w:space="0" w:color="auto"/>
        <w:right w:val="none" w:sz="0" w:space="0" w:color="auto"/>
      </w:divBdr>
    </w:div>
    <w:div w:id="1340306273">
      <w:bodyDiv w:val="1"/>
      <w:marLeft w:val="0"/>
      <w:marRight w:val="0"/>
      <w:marTop w:val="0"/>
      <w:marBottom w:val="0"/>
      <w:divBdr>
        <w:top w:val="none" w:sz="0" w:space="0" w:color="auto"/>
        <w:left w:val="none" w:sz="0" w:space="0" w:color="auto"/>
        <w:bottom w:val="none" w:sz="0" w:space="0" w:color="auto"/>
        <w:right w:val="none" w:sz="0" w:space="0" w:color="auto"/>
      </w:divBdr>
      <w:divsChild>
        <w:div w:id="16203211">
          <w:marLeft w:val="480"/>
          <w:marRight w:val="0"/>
          <w:marTop w:val="0"/>
          <w:marBottom w:val="0"/>
          <w:divBdr>
            <w:top w:val="none" w:sz="0" w:space="0" w:color="auto"/>
            <w:left w:val="none" w:sz="0" w:space="0" w:color="auto"/>
            <w:bottom w:val="none" w:sz="0" w:space="0" w:color="auto"/>
            <w:right w:val="none" w:sz="0" w:space="0" w:color="auto"/>
          </w:divBdr>
        </w:div>
        <w:div w:id="75715638">
          <w:marLeft w:val="480"/>
          <w:marRight w:val="0"/>
          <w:marTop w:val="0"/>
          <w:marBottom w:val="0"/>
          <w:divBdr>
            <w:top w:val="none" w:sz="0" w:space="0" w:color="auto"/>
            <w:left w:val="none" w:sz="0" w:space="0" w:color="auto"/>
            <w:bottom w:val="none" w:sz="0" w:space="0" w:color="auto"/>
            <w:right w:val="none" w:sz="0" w:space="0" w:color="auto"/>
          </w:divBdr>
        </w:div>
        <w:div w:id="351878984">
          <w:marLeft w:val="480"/>
          <w:marRight w:val="0"/>
          <w:marTop w:val="0"/>
          <w:marBottom w:val="0"/>
          <w:divBdr>
            <w:top w:val="none" w:sz="0" w:space="0" w:color="auto"/>
            <w:left w:val="none" w:sz="0" w:space="0" w:color="auto"/>
            <w:bottom w:val="none" w:sz="0" w:space="0" w:color="auto"/>
            <w:right w:val="none" w:sz="0" w:space="0" w:color="auto"/>
          </w:divBdr>
        </w:div>
        <w:div w:id="463668588">
          <w:marLeft w:val="480"/>
          <w:marRight w:val="0"/>
          <w:marTop w:val="0"/>
          <w:marBottom w:val="0"/>
          <w:divBdr>
            <w:top w:val="none" w:sz="0" w:space="0" w:color="auto"/>
            <w:left w:val="none" w:sz="0" w:space="0" w:color="auto"/>
            <w:bottom w:val="none" w:sz="0" w:space="0" w:color="auto"/>
            <w:right w:val="none" w:sz="0" w:space="0" w:color="auto"/>
          </w:divBdr>
        </w:div>
        <w:div w:id="550270917">
          <w:marLeft w:val="480"/>
          <w:marRight w:val="0"/>
          <w:marTop w:val="0"/>
          <w:marBottom w:val="0"/>
          <w:divBdr>
            <w:top w:val="none" w:sz="0" w:space="0" w:color="auto"/>
            <w:left w:val="none" w:sz="0" w:space="0" w:color="auto"/>
            <w:bottom w:val="none" w:sz="0" w:space="0" w:color="auto"/>
            <w:right w:val="none" w:sz="0" w:space="0" w:color="auto"/>
          </w:divBdr>
        </w:div>
        <w:div w:id="647442473">
          <w:marLeft w:val="480"/>
          <w:marRight w:val="0"/>
          <w:marTop w:val="0"/>
          <w:marBottom w:val="0"/>
          <w:divBdr>
            <w:top w:val="none" w:sz="0" w:space="0" w:color="auto"/>
            <w:left w:val="none" w:sz="0" w:space="0" w:color="auto"/>
            <w:bottom w:val="none" w:sz="0" w:space="0" w:color="auto"/>
            <w:right w:val="none" w:sz="0" w:space="0" w:color="auto"/>
          </w:divBdr>
        </w:div>
        <w:div w:id="656956177">
          <w:marLeft w:val="480"/>
          <w:marRight w:val="0"/>
          <w:marTop w:val="0"/>
          <w:marBottom w:val="0"/>
          <w:divBdr>
            <w:top w:val="none" w:sz="0" w:space="0" w:color="auto"/>
            <w:left w:val="none" w:sz="0" w:space="0" w:color="auto"/>
            <w:bottom w:val="none" w:sz="0" w:space="0" w:color="auto"/>
            <w:right w:val="none" w:sz="0" w:space="0" w:color="auto"/>
          </w:divBdr>
        </w:div>
        <w:div w:id="730426130">
          <w:marLeft w:val="480"/>
          <w:marRight w:val="0"/>
          <w:marTop w:val="0"/>
          <w:marBottom w:val="0"/>
          <w:divBdr>
            <w:top w:val="none" w:sz="0" w:space="0" w:color="auto"/>
            <w:left w:val="none" w:sz="0" w:space="0" w:color="auto"/>
            <w:bottom w:val="none" w:sz="0" w:space="0" w:color="auto"/>
            <w:right w:val="none" w:sz="0" w:space="0" w:color="auto"/>
          </w:divBdr>
        </w:div>
        <w:div w:id="744764481">
          <w:marLeft w:val="480"/>
          <w:marRight w:val="0"/>
          <w:marTop w:val="0"/>
          <w:marBottom w:val="0"/>
          <w:divBdr>
            <w:top w:val="none" w:sz="0" w:space="0" w:color="auto"/>
            <w:left w:val="none" w:sz="0" w:space="0" w:color="auto"/>
            <w:bottom w:val="none" w:sz="0" w:space="0" w:color="auto"/>
            <w:right w:val="none" w:sz="0" w:space="0" w:color="auto"/>
          </w:divBdr>
        </w:div>
        <w:div w:id="760221103">
          <w:marLeft w:val="480"/>
          <w:marRight w:val="0"/>
          <w:marTop w:val="0"/>
          <w:marBottom w:val="0"/>
          <w:divBdr>
            <w:top w:val="none" w:sz="0" w:space="0" w:color="auto"/>
            <w:left w:val="none" w:sz="0" w:space="0" w:color="auto"/>
            <w:bottom w:val="none" w:sz="0" w:space="0" w:color="auto"/>
            <w:right w:val="none" w:sz="0" w:space="0" w:color="auto"/>
          </w:divBdr>
        </w:div>
        <w:div w:id="887687689">
          <w:marLeft w:val="480"/>
          <w:marRight w:val="0"/>
          <w:marTop w:val="0"/>
          <w:marBottom w:val="0"/>
          <w:divBdr>
            <w:top w:val="none" w:sz="0" w:space="0" w:color="auto"/>
            <w:left w:val="none" w:sz="0" w:space="0" w:color="auto"/>
            <w:bottom w:val="none" w:sz="0" w:space="0" w:color="auto"/>
            <w:right w:val="none" w:sz="0" w:space="0" w:color="auto"/>
          </w:divBdr>
        </w:div>
        <w:div w:id="965966332">
          <w:marLeft w:val="480"/>
          <w:marRight w:val="0"/>
          <w:marTop w:val="0"/>
          <w:marBottom w:val="0"/>
          <w:divBdr>
            <w:top w:val="none" w:sz="0" w:space="0" w:color="auto"/>
            <w:left w:val="none" w:sz="0" w:space="0" w:color="auto"/>
            <w:bottom w:val="none" w:sz="0" w:space="0" w:color="auto"/>
            <w:right w:val="none" w:sz="0" w:space="0" w:color="auto"/>
          </w:divBdr>
        </w:div>
        <w:div w:id="1283196090">
          <w:marLeft w:val="480"/>
          <w:marRight w:val="0"/>
          <w:marTop w:val="0"/>
          <w:marBottom w:val="0"/>
          <w:divBdr>
            <w:top w:val="none" w:sz="0" w:space="0" w:color="auto"/>
            <w:left w:val="none" w:sz="0" w:space="0" w:color="auto"/>
            <w:bottom w:val="none" w:sz="0" w:space="0" w:color="auto"/>
            <w:right w:val="none" w:sz="0" w:space="0" w:color="auto"/>
          </w:divBdr>
        </w:div>
        <w:div w:id="1456487021">
          <w:marLeft w:val="480"/>
          <w:marRight w:val="0"/>
          <w:marTop w:val="0"/>
          <w:marBottom w:val="0"/>
          <w:divBdr>
            <w:top w:val="none" w:sz="0" w:space="0" w:color="auto"/>
            <w:left w:val="none" w:sz="0" w:space="0" w:color="auto"/>
            <w:bottom w:val="none" w:sz="0" w:space="0" w:color="auto"/>
            <w:right w:val="none" w:sz="0" w:space="0" w:color="auto"/>
          </w:divBdr>
        </w:div>
        <w:div w:id="1632592718">
          <w:marLeft w:val="480"/>
          <w:marRight w:val="0"/>
          <w:marTop w:val="0"/>
          <w:marBottom w:val="0"/>
          <w:divBdr>
            <w:top w:val="none" w:sz="0" w:space="0" w:color="auto"/>
            <w:left w:val="none" w:sz="0" w:space="0" w:color="auto"/>
            <w:bottom w:val="none" w:sz="0" w:space="0" w:color="auto"/>
            <w:right w:val="none" w:sz="0" w:space="0" w:color="auto"/>
          </w:divBdr>
        </w:div>
        <w:div w:id="1759446864">
          <w:marLeft w:val="480"/>
          <w:marRight w:val="0"/>
          <w:marTop w:val="0"/>
          <w:marBottom w:val="0"/>
          <w:divBdr>
            <w:top w:val="none" w:sz="0" w:space="0" w:color="auto"/>
            <w:left w:val="none" w:sz="0" w:space="0" w:color="auto"/>
            <w:bottom w:val="none" w:sz="0" w:space="0" w:color="auto"/>
            <w:right w:val="none" w:sz="0" w:space="0" w:color="auto"/>
          </w:divBdr>
        </w:div>
        <w:div w:id="1770277205">
          <w:marLeft w:val="480"/>
          <w:marRight w:val="0"/>
          <w:marTop w:val="0"/>
          <w:marBottom w:val="0"/>
          <w:divBdr>
            <w:top w:val="none" w:sz="0" w:space="0" w:color="auto"/>
            <w:left w:val="none" w:sz="0" w:space="0" w:color="auto"/>
            <w:bottom w:val="none" w:sz="0" w:space="0" w:color="auto"/>
            <w:right w:val="none" w:sz="0" w:space="0" w:color="auto"/>
          </w:divBdr>
        </w:div>
        <w:div w:id="1824352637">
          <w:marLeft w:val="480"/>
          <w:marRight w:val="0"/>
          <w:marTop w:val="0"/>
          <w:marBottom w:val="0"/>
          <w:divBdr>
            <w:top w:val="none" w:sz="0" w:space="0" w:color="auto"/>
            <w:left w:val="none" w:sz="0" w:space="0" w:color="auto"/>
            <w:bottom w:val="none" w:sz="0" w:space="0" w:color="auto"/>
            <w:right w:val="none" w:sz="0" w:space="0" w:color="auto"/>
          </w:divBdr>
        </w:div>
        <w:div w:id="1844542467">
          <w:marLeft w:val="480"/>
          <w:marRight w:val="0"/>
          <w:marTop w:val="0"/>
          <w:marBottom w:val="0"/>
          <w:divBdr>
            <w:top w:val="none" w:sz="0" w:space="0" w:color="auto"/>
            <w:left w:val="none" w:sz="0" w:space="0" w:color="auto"/>
            <w:bottom w:val="none" w:sz="0" w:space="0" w:color="auto"/>
            <w:right w:val="none" w:sz="0" w:space="0" w:color="auto"/>
          </w:divBdr>
        </w:div>
        <w:div w:id="1979530099">
          <w:marLeft w:val="480"/>
          <w:marRight w:val="0"/>
          <w:marTop w:val="0"/>
          <w:marBottom w:val="0"/>
          <w:divBdr>
            <w:top w:val="none" w:sz="0" w:space="0" w:color="auto"/>
            <w:left w:val="none" w:sz="0" w:space="0" w:color="auto"/>
            <w:bottom w:val="none" w:sz="0" w:space="0" w:color="auto"/>
            <w:right w:val="none" w:sz="0" w:space="0" w:color="auto"/>
          </w:divBdr>
        </w:div>
        <w:div w:id="2086103582">
          <w:marLeft w:val="480"/>
          <w:marRight w:val="0"/>
          <w:marTop w:val="0"/>
          <w:marBottom w:val="0"/>
          <w:divBdr>
            <w:top w:val="none" w:sz="0" w:space="0" w:color="auto"/>
            <w:left w:val="none" w:sz="0" w:space="0" w:color="auto"/>
            <w:bottom w:val="none" w:sz="0" w:space="0" w:color="auto"/>
            <w:right w:val="none" w:sz="0" w:space="0" w:color="auto"/>
          </w:divBdr>
        </w:div>
        <w:div w:id="2087146282">
          <w:marLeft w:val="480"/>
          <w:marRight w:val="0"/>
          <w:marTop w:val="0"/>
          <w:marBottom w:val="0"/>
          <w:divBdr>
            <w:top w:val="none" w:sz="0" w:space="0" w:color="auto"/>
            <w:left w:val="none" w:sz="0" w:space="0" w:color="auto"/>
            <w:bottom w:val="none" w:sz="0" w:space="0" w:color="auto"/>
            <w:right w:val="none" w:sz="0" w:space="0" w:color="auto"/>
          </w:divBdr>
        </w:div>
      </w:divsChild>
    </w:div>
    <w:div w:id="1341352720">
      <w:bodyDiv w:val="1"/>
      <w:marLeft w:val="0"/>
      <w:marRight w:val="0"/>
      <w:marTop w:val="0"/>
      <w:marBottom w:val="0"/>
      <w:divBdr>
        <w:top w:val="none" w:sz="0" w:space="0" w:color="auto"/>
        <w:left w:val="none" w:sz="0" w:space="0" w:color="auto"/>
        <w:bottom w:val="none" w:sz="0" w:space="0" w:color="auto"/>
        <w:right w:val="none" w:sz="0" w:space="0" w:color="auto"/>
      </w:divBdr>
      <w:divsChild>
        <w:div w:id="55859936">
          <w:marLeft w:val="480"/>
          <w:marRight w:val="0"/>
          <w:marTop w:val="0"/>
          <w:marBottom w:val="0"/>
          <w:divBdr>
            <w:top w:val="none" w:sz="0" w:space="0" w:color="auto"/>
            <w:left w:val="none" w:sz="0" w:space="0" w:color="auto"/>
            <w:bottom w:val="none" w:sz="0" w:space="0" w:color="auto"/>
            <w:right w:val="none" w:sz="0" w:space="0" w:color="auto"/>
          </w:divBdr>
        </w:div>
        <w:div w:id="101463939">
          <w:marLeft w:val="480"/>
          <w:marRight w:val="0"/>
          <w:marTop w:val="0"/>
          <w:marBottom w:val="0"/>
          <w:divBdr>
            <w:top w:val="none" w:sz="0" w:space="0" w:color="auto"/>
            <w:left w:val="none" w:sz="0" w:space="0" w:color="auto"/>
            <w:bottom w:val="none" w:sz="0" w:space="0" w:color="auto"/>
            <w:right w:val="none" w:sz="0" w:space="0" w:color="auto"/>
          </w:divBdr>
        </w:div>
        <w:div w:id="111751314">
          <w:marLeft w:val="480"/>
          <w:marRight w:val="0"/>
          <w:marTop w:val="0"/>
          <w:marBottom w:val="0"/>
          <w:divBdr>
            <w:top w:val="none" w:sz="0" w:space="0" w:color="auto"/>
            <w:left w:val="none" w:sz="0" w:space="0" w:color="auto"/>
            <w:bottom w:val="none" w:sz="0" w:space="0" w:color="auto"/>
            <w:right w:val="none" w:sz="0" w:space="0" w:color="auto"/>
          </w:divBdr>
        </w:div>
        <w:div w:id="131793563">
          <w:marLeft w:val="480"/>
          <w:marRight w:val="0"/>
          <w:marTop w:val="0"/>
          <w:marBottom w:val="0"/>
          <w:divBdr>
            <w:top w:val="none" w:sz="0" w:space="0" w:color="auto"/>
            <w:left w:val="none" w:sz="0" w:space="0" w:color="auto"/>
            <w:bottom w:val="none" w:sz="0" w:space="0" w:color="auto"/>
            <w:right w:val="none" w:sz="0" w:space="0" w:color="auto"/>
          </w:divBdr>
        </w:div>
        <w:div w:id="140392842">
          <w:marLeft w:val="480"/>
          <w:marRight w:val="0"/>
          <w:marTop w:val="0"/>
          <w:marBottom w:val="0"/>
          <w:divBdr>
            <w:top w:val="none" w:sz="0" w:space="0" w:color="auto"/>
            <w:left w:val="none" w:sz="0" w:space="0" w:color="auto"/>
            <w:bottom w:val="none" w:sz="0" w:space="0" w:color="auto"/>
            <w:right w:val="none" w:sz="0" w:space="0" w:color="auto"/>
          </w:divBdr>
        </w:div>
        <w:div w:id="171141422">
          <w:marLeft w:val="480"/>
          <w:marRight w:val="0"/>
          <w:marTop w:val="0"/>
          <w:marBottom w:val="0"/>
          <w:divBdr>
            <w:top w:val="none" w:sz="0" w:space="0" w:color="auto"/>
            <w:left w:val="none" w:sz="0" w:space="0" w:color="auto"/>
            <w:bottom w:val="none" w:sz="0" w:space="0" w:color="auto"/>
            <w:right w:val="none" w:sz="0" w:space="0" w:color="auto"/>
          </w:divBdr>
        </w:div>
        <w:div w:id="246153647">
          <w:marLeft w:val="480"/>
          <w:marRight w:val="0"/>
          <w:marTop w:val="0"/>
          <w:marBottom w:val="0"/>
          <w:divBdr>
            <w:top w:val="none" w:sz="0" w:space="0" w:color="auto"/>
            <w:left w:val="none" w:sz="0" w:space="0" w:color="auto"/>
            <w:bottom w:val="none" w:sz="0" w:space="0" w:color="auto"/>
            <w:right w:val="none" w:sz="0" w:space="0" w:color="auto"/>
          </w:divBdr>
        </w:div>
        <w:div w:id="264654042">
          <w:marLeft w:val="480"/>
          <w:marRight w:val="0"/>
          <w:marTop w:val="0"/>
          <w:marBottom w:val="0"/>
          <w:divBdr>
            <w:top w:val="none" w:sz="0" w:space="0" w:color="auto"/>
            <w:left w:val="none" w:sz="0" w:space="0" w:color="auto"/>
            <w:bottom w:val="none" w:sz="0" w:space="0" w:color="auto"/>
            <w:right w:val="none" w:sz="0" w:space="0" w:color="auto"/>
          </w:divBdr>
        </w:div>
        <w:div w:id="427196188">
          <w:marLeft w:val="480"/>
          <w:marRight w:val="0"/>
          <w:marTop w:val="0"/>
          <w:marBottom w:val="0"/>
          <w:divBdr>
            <w:top w:val="none" w:sz="0" w:space="0" w:color="auto"/>
            <w:left w:val="none" w:sz="0" w:space="0" w:color="auto"/>
            <w:bottom w:val="none" w:sz="0" w:space="0" w:color="auto"/>
            <w:right w:val="none" w:sz="0" w:space="0" w:color="auto"/>
          </w:divBdr>
        </w:div>
        <w:div w:id="429354798">
          <w:marLeft w:val="480"/>
          <w:marRight w:val="0"/>
          <w:marTop w:val="0"/>
          <w:marBottom w:val="0"/>
          <w:divBdr>
            <w:top w:val="none" w:sz="0" w:space="0" w:color="auto"/>
            <w:left w:val="none" w:sz="0" w:space="0" w:color="auto"/>
            <w:bottom w:val="none" w:sz="0" w:space="0" w:color="auto"/>
            <w:right w:val="none" w:sz="0" w:space="0" w:color="auto"/>
          </w:divBdr>
        </w:div>
        <w:div w:id="529807563">
          <w:marLeft w:val="480"/>
          <w:marRight w:val="0"/>
          <w:marTop w:val="0"/>
          <w:marBottom w:val="0"/>
          <w:divBdr>
            <w:top w:val="none" w:sz="0" w:space="0" w:color="auto"/>
            <w:left w:val="none" w:sz="0" w:space="0" w:color="auto"/>
            <w:bottom w:val="none" w:sz="0" w:space="0" w:color="auto"/>
            <w:right w:val="none" w:sz="0" w:space="0" w:color="auto"/>
          </w:divBdr>
        </w:div>
        <w:div w:id="583998798">
          <w:marLeft w:val="480"/>
          <w:marRight w:val="0"/>
          <w:marTop w:val="0"/>
          <w:marBottom w:val="0"/>
          <w:divBdr>
            <w:top w:val="none" w:sz="0" w:space="0" w:color="auto"/>
            <w:left w:val="none" w:sz="0" w:space="0" w:color="auto"/>
            <w:bottom w:val="none" w:sz="0" w:space="0" w:color="auto"/>
            <w:right w:val="none" w:sz="0" w:space="0" w:color="auto"/>
          </w:divBdr>
        </w:div>
        <w:div w:id="591160037">
          <w:marLeft w:val="480"/>
          <w:marRight w:val="0"/>
          <w:marTop w:val="0"/>
          <w:marBottom w:val="0"/>
          <w:divBdr>
            <w:top w:val="none" w:sz="0" w:space="0" w:color="auto"/>
            <w:left w:val="none" w:sz="0" w:space="0" w:color="auto"/>
            <w:bottom w:val="none" w:sz="0" w:space="0" w:color="auto"/>
            <w:right w:val="none" w:sz="0" w:space="0" w:color="auto"/>
          </w:divBdr>
        </w:div>
        <w:div w:id="639458758">
          <w:marLeft w:val="480"/>
          <w:marRight w:val="0"/>
          <w:marTop w:val="0"/>
          <w:marBottom w:val="0"/>
          <w:divBdr>
            <w:top w:val="none" w:sz="0" w:space="0" w:color="auto"/>
            <w:left w:val="none" w:sz="0" w:space="0" w:color="auto"/>
            <w:bottom w:val="none" w:sz="0" w:space="0" w:color="auto"/>
            <w:right w:val="none" w:sz="0" w:space="0" w:color="auto"/>
          </w:divBdr>
        </w:div>
        <w:div w:id="672218166">
          <w:marLeft w:val="480"/>
          <w:marRight w:val="0"/>
          <w:marTop w:val="0"/>
          <w:marBottom w:val="0"/>
          <w:divBdr>
            <w:top w:val="none" w:sz="0" w:space="0" w:color="auto"/>
            <w:left w:val="none" w:sz="0" w:space="0" w:color="auto"/>
            <w:bottom w:val="none" w:sz="0" w:space="0" w:color="auto"/>
            <w:right w:val="none" w:sz="0" w:space="0" w:color="auto"/>
          </w:divBdr>
        </w:div>
        <w:div w:id="745494893">
          <w:marLeft w:val="480"/>
          <w:marRight w:val="0"/>
          <w:marTop w:val="0"/>
          <w:marBottom w:val="0"/>
          <w:divBdr>
            <w:top w:val="none" w:sz="0" w:space="0" w:color="auto"/>
            <w:left w:val="none" w:sz="0" w:space="0" w:color="auto"/>
            <w:bottom w:val="none" w:sz="0" w:space="0" w:color="auto"/>
            <w:right w:val="none" w:sz="0" w:space="0" w:color="auto"/>
          </w:divBdr>
        </w:div>
        <w:div w:id="765539845">
          <w:marLeft w:val="480"/>
          <w:marRight w:val="0"/>
          <w:marTop w:val="0"/>
          <w:marBottom w:val="0"/>
          <w:divBdr>
            <w:top w:val="none" w:sz="0" w:space="0" w:color="auto"/>
            <w:left w:val="none" w:sz="0" w:space="0" w:color="auto"/>
            <w:bottom w:val="none" w:sz="0" w:space="0" w:color="auto"/>
            <w:right w:val="none" w:sz="0" w:space="0" w:color="auto"/>
          </w:divBdr>
        </w:div>
        <w:div w:id="875001741">
          <w:marLeft w:val="480"/>
          <w:marRight w:val="0"/>
          <w:marTop w:val="0"/>
          <w:marBottom w:val="0"/>
          <w:divBdr>
            <w:top w:val="none" w:sz="0" w:space="0" w:color="auto"/>
            <w:left w:val="none" w:sz="0" w:space="0" w:color="auto"/>
            <w:bottom w:val="none" w:sz="0" w:space="0" w:color="auto"/>
            <w:right w:val="none" w:sz="0" w:space="0" w:color="auto"/>
          </w:divBdr>
        </w:div>
        <w:div w:id="891963802">
          <w:marLeft w:val="480"/>
          <w:marRight w:val="0"/>
          <w:marTop w:val="0"/>
          <w:marBottom w:val="0"/>
          <w:divBdr>
            <w:top w:val="none" w:sz="0" w:space="0" w:color="auto"/>
            <w:left w:val="none" w:sz="0" w:space="0" w:color="auto"/>
            <w:bottom w:val="none" w:sz="0" w:space="0" w:color="auto"/>
            <w:right w:val="none" w:sz="0" w:space="0" w:color="auto"/>
          </w:divBdr>
        </w:div>
        <w:div w:id="978800803">
          <w:marLeft w:val="480"/>
          <w:marRight w:val="0"/>
          <w:marTop w:val="0"/>
          <w:marBottom w:val="0"/>
          <w:divBdr>
            <w:top w:val="none" w:sz="0" w:space="0" w:color="auto"/>
            <w:left w:val="none" w:sz="0" w:space="0" w:color="auto"/>
            <w:bottom w:val="none" w:sz="0" w:space="0" w:color="auto"/>
            <w:right w:val="none" w:sz="0" w:space="0" w:color="auto"/>
          </w:divBdr>
        </w:div>
        <w:div w:id="1055003666">
          <w:marLeft w:val="480"/>
          <w:marRight w:val="0"/>
          <w:marTop w:val="0"/>
          <w:marBottom w:val="0"/>
          <w:divBdr>
            <w:top w:val="none" w:sz="0" w:space="0" w:color="auto"/>
            <w:left w:val="none" w:sz="0" w:space="0" w:color="auto"/>
            <w:bottom w:val="none" w:sz="0" w:space="0" w:color="auto"/>
            <w:right w:val="none" w:sz="0" w:space="0" w:color="auto"/>
          </w:divBdr>
        </w:div>
        <w:div w:id="1083382764">
          <w:marLeft w:val="480"/>
          <w:marRight w:val="0"/>
          <w:marTop w:val="0"/>
          <w:marBottom w:val="0"/>
          <w:divBdr>
            <w:top w:val="none" w:sz="0" w:space="0" w:color="auto"/>
            <w:left w:val="none" w:sz="0" w:space="0" w:color="auto"/>
            <w:bottom w:val="none" w:sz="0" w:space="0" w:color="auto"/>
            <w:right w:val="none" w:sz="0" w:space="0" w:color="auto"/>
          </w:divBdr>
        </w:div>
        <w:div w:id="1150370615">
          <w:marLeft w:val="480"/>
          <w:marRight w:val="0"/>
          <w:marTop w:val="0"/>
          <w:marBottom w:val="0"/>
          <w:divBdr>
            <w:top w:val="none" w:sz="0" w:space="0" w:color="auto"/>
            <w:left w:val="none" w:sz="0" w:space="0" w:color="auto"/>
            <w:bottom w:val="none" w:sz="0" w:space="0" w:color="auto"/>
            <w:right w:val="none" w:sz="0" w:space="0" w:color="auto"/>
          </w:divBdr>
        </w:div>
        <w:div w:id="1195921817">
          <w:marLeft w:val="480"/>
          <w:marRight w:val="0"/>
          <w:marTop w:val="0"/>
          <w:marBottom w:val="0"/>
          <w:divBdr>
            <w:top w:val="none" w:sz="0" w:space="0" w:color="auto"/>
            <w:left w:val="none" w:sz="0" w:space="0" w:color="auto"/>
            <w:bottom w:val="none" w:sz="0" w:space="0" w:color="auto"/>
            <w:right w:val="none" w:sz="0" w:space="0" w:color="auto"/>
          </w:divBdr>
        </w:div>
        <w:div w:id="1402019284">
          <w:marLeft w:val="480"/>
          <w:marRight w:val="0"/>
          <w:marTop w:val="0"/>
          <w:marBottom w:val="0"/>
          <w:divBdr>
            <w:top w:val="none" w:sz="0" w:space="0" w:color="auto"/>
            <w:left w:val="none" w:sz="0" w:space="0" w:color="auto"/>
            <w:bottom w:val="none" w:sz="0" w:space="0" w:color="auto"/>
            <w:right w:val="none" w:sz="0" w:space="0" w:color="auto"/>
          </w:divBdr>
        </w:div>
        <w:div w:id="1455828859">
          <w:marLeft w:val="480"/>
          <w:marRight w:val="0"/>
          <w:marTop w:val="0"/>
          <w:marBottom w:val="0"/>
          <w:divBdr>
            <w:top w:val="none" w:sz="0" w:space="0" w:color="auto"/>
            <w:left w:val="none" w:sz="0" w:space="0" w:color="auto"/>
            <w:bottom w:val="none" w:sz="0" w:space="0" w:color="auto"/>
            <w:right w:val="none" w:sz="0" w:space="0" w:color="auto"/>
          </w:divBdr>
        </w:div>
        <w:div w:id="1510558570">
          <w:marLeft w:val="480"/>
          <w:marRight w:val="0"/>
          <w:marTop w:val="0"/>
          <w:marBottom w:val="0"/>
          <w:divBdr>
            <w:top w:val="none" w:sz="0" w:space="0" w:color="auto"/>
            <w:left w:val="none" w:sz="0" w:space="0" w:color="auto"/>
            <w:bottom w:val="none" w:sz="0" w:space="0" w:color="auto"/>
            <w:right w:val="none" w:sz="0" w:space="0" w:color="auto"/>
          </w:divBdr>
        </w:div>
        <w:div w:id="1562211237">
          <w:marLeft w:val="480"/>
          <w:marRight w:val="0"/>
          <w:marTop w:val="0"/>
          <w:marBottom w:val="0"/>
          <w:divBdr>
            <w:top w:val="none" w:sz="0" w:space="0" w:color="auto"/>
            <w:left w:val="none" w:sz="0" w:space="0" w:color="auto"/>
            <w:bottom w:val="none" w:sz="0" w:space="0" w:color="auto"/>
            <w:right w:val="none" w:sz="0" w:space="0" w:color="auto"/>
          </w:divBdr>
        </w:div>
        <w:div w:id="1710372502">
          <w:marLeft w:val="480"/>
          <w:marRight w:val="0"/>
          <w:marTop w:val="0"/>
          <w:marBottom w:val="0"/>
          <w:divBdr>
            <w:top w:val="none" w:sz="0" w:space="0" w:color="auto"/>
            <w:left w:val="none" w:sz="0" w:space="0" w:color="auto"/>
            <w:bottom w:val="none" w:sz="0" w:space="0" w:color="auto"/>
            <w:right w:val="none" w:sz="0" w:space="0" w:color="auto"/>
          </w:divBdr>
        </w:div>
        <w:div w:id="1726368717">
          <w:marLeft w:val="480"/>
          <w:marRight w:val="0"/>
          <w:marTop w:val="0"/>
          <w:marBottom w:val="0"/>
          <w:divBdr>
            <w:top w:val="none" w:sz="0" w:space="0" w:color="auto"/>
            <w:left w:val="none" w:sz="0" w:space="0" w:color="auto"/>
            <w:bottom w:val="none" w:sz="0" w:space="0" w:color="auto"/>
            <w:right w:val="none" w:sz="0" w:space="0" w:color="auto"/>
          </w:divBdr>
        </w:div>
        <w:div w:id="1802577194">
          <w:marLeft w:val="480"/>
          <w:marRight w:val="0"/>
          <w:marTop w:val="0"/>
          <w:marBottom w:val="0"/>
          <w:divBdr>
            <w:top w:val="none" w:sz="0" w:space="0" w:color="auto"/>
            <w:left w:val="none" w:sz="0" w:space="0" w:color="auto"/>
            <w:bottom w:val="none" w:sz="0" w:space="0" w:color="auto"/>
            <w:right w:val="none" w:sz="0" w:space="0" w:color="auto"/>
          </w:divBdr>
        </w:div>
        <w:div w:id="1889144988">
          <w:marLeft w:val="480"/>
          <w:marRight w:val="0"/>
          <w:marTop w:val="0"/>
          <w:marBottom w:val="0"/>
          <w:divBdr>
            <w:top w:val="none" w:sz="0" w:space="0" w:color="auto"/>
            <w:left w:val="none" w:sz="0" w:space="0" w:color="auto"/>
            <w:bottom w:val="none" w:sz="0" w:space="0" w:color="auto"/>
            <w:right w:val="none" w:sz="0" w:space="0" w:color="auto"/>
          </w:divBdr>
        </w:div>
        <w:div w:id="1892879270">
          <w:marLeft w:val="480"/>
          <w:marRight w:val="0"/>
          <w:marTop w:val="0"/>
          <w:marBottom w:val="0"/>
          <w:divBdr>
            <w:top w:val="none" w:sz="0" w:space="0" w:color="auto"/>
            <w:left w:val="none" w:sz="0" w:space="0" w:color="auto"/>
            <w:bottom w:val="none" w:sz="0" w:space="0" w:color="auto"/>
            <w:right w:val="none" w:sz="0" w:space="0" w:color="auto"/>
          </w:divBdr>
        </w:div>
        <w:div w:id="2001500459">
          <w:marLeft w:val="480"/>
          <w:marRight w:val="0"/>
          <w:marTop w:val="0"/>
          <w:marBottom w:val="0"/>
          <w:divBdr>
            <w:top w:val="none" w:sz="0" w:space="0" w:color="auto"/>
            <w:left w:val="none" w:sz="0" w:space="0" w:color="auto"/>
            <w:bottom w:val="none" w:sz="0" w:space="0" w:color="auto"/>
            <w:right w:val="none" w:sz="0" w:space="0" w:color="auto"/>
          </w:divBdr>
        </w:div>
        <w:div w:id="2102070397">
          <w:marLeft w:val="480"/>
          <w:marRight w:val="0"/>
          <w:marTop w:val="0"/>
          <w:marBottom w:val="0"/>
          <w:divBdr>
            <w:top w:val="none" w:sz="0" w:space="0" w:color="auto"/>
            <w:left w:val="none" w:sz="0" w:space="0" w:color="auto"/>
            <w:bottom w:val="none" w:sz="0" w:space="0" w:color="auto"/>
            <w:right w:val="none" w:sz="0" w:space="0" w:color="auto"/>
          </w:divBdr>
        </w:div>
      </w:divsChild>
    </w:div>
    <w:div w:id="1356496093">
      <w:bodyDiv w:val="1"/>
      <w:marLeft w:val="0"/>
      <w:marRight w:val="0"/>
      <w:marTop w:val="0"/>
      <w:marBottom w:val="0"/>
      <w:divBdr>
        <w:top w:val="none" w:sz="0" w:space="0" w:color="auto"/>
        <w:left w:val="none" w:sz="0" w:space="0" w:color="auto"/>
        <w:bottom w:val="none" w:sz="0" w:space="0" w:color="auto"/>
        <w:right w:val="none" w:sz="0" w:space="0" w:color="auto"/>
      </w:divBdr>
      <w:divsChild>
        <w:div w:id="11535227">
          <w:marLeft w:val="480"/>
          <w:marRight w:val="0"/>
          <w:marTop w:val="0"/>
          <w:marBottom w:val="0"/>
          <w:divBdr>
            <w:top w:val="none" w:sz="0" w:space="0" w:color="auto"/>
            <w:left w:val="none" w:sz="0" w:space="0" w:color="auto"/>
            <w:bottom w:val="none" w:sz="0" w:space="0" w:color="auto"/>
            <w:right w:val="none" w:sz="0" w:space="0" w:color="auto"/>
          </w:divBdr>
        </w:div>
        <w:div w:id="384913616">
          <w:marLeft w:val="480"/>
          <w:marRight w:val="0"/>
          <w:marTop w:val="0"/>
          <w:marBottom w:val="0"/>
          <w:divBdr>
            <w:top w:val="none" w:sz="0" w:space="0" w:color="auto"/>
            <w:left w:val="none" w:sz="0" w:space="0" w:color="auto"/>
            <w:bottom w:val="none" w:sz="0" w:space="0" w:color="auto"/>
            <w:right w:val="none" w:sz="0" w:space="0" w:color="auto"/>
          </w:divBdr>
        </w:div>
        <w:div w:id="416828060">
          <w:marLeft w:val="480"/>
          <w:marRight w:val="0"/>
          <w:marTop w:val="0"/>
          <w:marBottom w:val="0"/>
          <w:divBdr>
            <w:top w:val="none" w:sz="0" w:space="0" w:color="auto"/>
            <w:left w:val="none" w:sz="0" w:space="0" w:color="auto"/>
            <w:bottom w:val="none" w:sz="0" w:space="0" w:color="auto"/>
            <w:right w:val="none" w:sz="0" w:space="0" w:color="auto"/>
          </w:divBdr>
        </w:div>
        <w:div w:id="1496802043">
          <w:marLeft w:val="480"/>
          <w:marRight w:val="0"/>
          <w:marTop w:val="0"/>
          <w:marBottom w:val="0"/>
          <w:divBdr>
            <w:top w:val="none" w:sz="0" w:space="0" w:color="auto"/>
            <w:left w:val="none" w:sz="0" w:space="0" w:color="auto"/>
            <w:bottom w:val="none" w:sz="0" w:space="0" w:color="auto"/>
            <w:right w:val="none" w:sz="0" w:space="0" w:color="auto"/>
          </w:divBdr>
        </w:div>
        <w:div w:id="1529636760">
          <w:marLeft w:val="480"/>
          <w:marRight w:val="0"/>
          <w:marTop w:val="0"/>
          <w:marBottom w:val="0"/>
          <w:divBdr>
            <w:top w:val="none" w:sz="0" w:space="0" w:color="auto"/>
            <w:left w:val="none" w:sz="0" w:space="0" w:color="auto"/>
            <w:bottom w:val="none" w:sz="0" w:space="0" w:color="auto"/>
            <w:right w:val="none" w:sz="0" w:space="0" w:color="auto"/>
          </w:divBdr>
        </w:div>
        <w:div w:id="1709065467">
          <w:marLeft w:val="480"/>
          <w:marRight w:val="0"/>
          <w:marTop w:val="0"/>
          <w:marBottom w:val="0"/>
          <w:divBdr>
            <w:top w:val="none" w:sz="0" w:space="0" w:color="auto"/>
            <w:left w:val="none" w:sz="0" w:space="0" w:color="auto"/>
            <w:bottom w:val="none" w:sz="0" w:space="0" w:color="auto"/>
            <w:right w:val="none" w:sz="0" w:space="0" w:color="auto"/>
          </w:divBdr>
        </w:div>
      </w:divsChild>
    </w:div>
    <w:div w:id="1363289940">
      <w:bodyDiv w:val="1"/>
      <w:marLeft w:val="0"/>
      <w:marRight w:val="0"/>
      <w:marTop w:val="0"/>
      <w:marBottom w:val="0"/>
      <w:divBdr>
        <w:top w:val="none" w:sz="0" w:space="0" w:color="auto"/>
        <w:left w:val="none" w:sz="0" w:space="0" w:color="auto"/>
        <w:bottom w:val="none" w:sz="0" w:space="0" w:color="auto"/>
        <w:right w:val="none" w:sz="0" w:space="0" w:color="auto"/>
      </w:divBdr>
    </w:div>
    <w:div w:id="1371028121">
      <w:bodyDiv w:val="1"/>
      <w:marLeft w:val="0"/>
      <w:marRight w:val="0"/>
      <w:marTop w:val="0"/>
      <w:marBottom w:val="0"/>
      <w:divBdr>
        <w:top w:val="none" w:sz="0" w:space="0" w:color="auto"/>
        <w:left w:val="none" w:sz="0" w:space="0" w:color="auto"/>
        <w:bottom w:val="none" w:sz="0" w:space="0" w:color="auto"/>
        <w:right w:val="none" w:sz="0" w:space="0" w:color="auto"/>
      </w:divBdr>
      <w:divsChild>
        <w:div w:id="198250338">
          <w:marLeft w:val="480"/>
          <w:marRight w:val="0"/>
          <w:marTop w:val="0"/>
          <w:marBottom w:val="0"/>
          <w:divBdr>
            <w:top w:val="none" w:sz="0" w:space="0" w:color="auto"/>
            <w:left w:val="none" w:sz="0" w:space="0" w:color="auto"/>
            <w:bottom w:val="none" w:sz="0" w:space="0" w:color="auto"/>
            <w:right w:val="none" w:sz="0" w:space="0" w:color="auto"/>
          </w:divBdr>
        </w:div>
        <w:div w:id="413473774">
          <w:marLeft w:val="480"/>
          <w:marRight w:val="0"/>
          <w:marTop w:val="0"/>
          <w:marBottom w:val="0"/>
          <w:divBdr>
            <w:top w:val="none" w:sz="0" w:space="0" w:color="auto"/>
            <w:left w:val="none" w:sz="0" w:space="0" w:color="auto"/>
            <w:bottom w:val="none" w:sz="0" w:space="0" w:color="auto"/>
            <w:right w:val="none" w:sz="0" w:space="0" w:color="auto"/>
          </w:divBdr>
        </w:div>
        <w:div w:id="606667388">
          <w:marLeft w:val="480"/>
          <w:marRight w:val="0"/>
          <w:marTop w:val="0"/>
          <w:marBottom w:val="0"/>
          <w:divBdr>
            <w:top w:val="none" w:sz="0" w:space="0" w:color="auto"/>
            <w:left w:val="none" w:sz="0" w:space="0" w:color="auto"/>
            <w:bottom w:val="none" w:sz="0" w:space="0" w:color="auto"/>
            <w:right w:val="none" w:sz="0" w:space="0" w:color="auto"/>
          </w:divBdr>
        </w:div>
        <w:div w:id="771125282">
          <w:marLeft w:val="480"/>
          <w:marRight w:val="0"/>
          <w:marTop w:val="0"/>
          <w:marBottom w:val="0"/>
          <w:divBdr>
            <w:top w:val="none" w:sz="0" w:space="0" w:color="auto"/>
            <w:left w:val="none" w:sz="0" w:space="0" w:color="auto"/>
            <w:bottom w:val="none" w:sz="0" w:space="0" w:color="auto"/>
            <w:right w:val="none" w:sz="0" w:space="0" w:color="auto"/>
          </w:divBdr>
        </w:div>
        <w:div w:id="777337014">
          <w:marLeft w:val="480"/>
          <w:marRight w:val="0"/>
          <w:marTop w:val="0"/>
          <w:marBottom w:val="0"/>
          <w:divBdr>
            <w:top w:val="none" w:sz="0" w:space="0" w:color="auto"/>
            <w:left w:val="none" w:sz="0" w:space="0" w:color="auto"/>
            <w:bottom w:val="none" w:sz="0" w:space="0" w:color="auto"/>
            <w:right w:val="none" w:sz="0" w:space="0" w:color="auto"/>
          </w:divBdr>
        </w:div>
        <w:div w:id="795485393">
          <w:marLeft w:val="480"/>
          <w:marRight w:val="0"/>
          <w:marTop w:val="0"/>
          <w:marBottom w:val="0"/>
          <w:divBdr>
            <w:top w:val="none" w:sz="0" w:space="0" w:color="auto"/>
            <w:left w:val="none" w:sz="0" w:space="0" w:color="auto"/>
            <w:bottom w:val="none" w:sz="0" w:space="0" w:color="auto"/>
            <w:right w:val="none" w:sz="0" w:space="0" w:color="auto"/>
          </w:divBdr>
        </w:div>
        <w:div w:id="1073897361">
          <w:marLeft w:val="480"/>
          <w:marRight w:val="0"/>
          <w:marTop w:val="0"/>
          <w:marBottom w:val="0"/>
          <w:divBdr>
            <w:top w:val="none" w:sz="0" w:space="0" w:color="auto"/>
            <w:left w:val="none" w:sz="0" w:space="0" w:color="auto"/>
            <w:bottom w:val="none" w:sz="0" w:space="0" w:color="auto"/>
            <w:right w:val="none" w:sz="0" w:space="0" w:color="auto"/>
          </w:divBdr>
        </w:div>
        <w:div w:id="1294945637">
          <w:marLeft w:val="480"/>
          <w:marRight w:val="0"/>
          <w:marTop w:val="0"/>
          <w:marBottom w:val="0"/>
          <w:divBdr>
            <w:top w:val="none" w:sz="0" w:space="0" w:color="auto"/>
            <w:left w:val="none" w:sz="0" w:space="0" w:color="auto"/>
            <w:bottom w:val="none" w:sz="0" w:space="0" w:color="auto"/>
            <w:right w:val="none" w:sz="0" w:space="0" w:color="auto"/>
          </w:divBdr>
        </w:div>
        <w:div w:id="1334145180">
          <w:marLeft w:val="480"/>
          <w:marRight w:val="0"/>
          <w:marTop w:val="0"/>
          <w:marBottom w:val="0"/>
          <w:divBdr>
            <w:top w:val="none" w:sz="0" w:space="0" w:color="auto"/>
            <w:left w:val="none" w:sz="0" w:space="0" w:color="auto"/>
            <w:bottom w:val="none" w:sz="0" w:space="0" w:color="auto"/>
            <w:right w:val="none" w:sz="0" w:space="0" w:color="auto"/>
          </w:divBdr>
        </w:div>
        <w:div w:id="1709260806">
          <w:marLeft w:val="480"/>
          <w:marRight w:val="0"/>
          <w:marTop w:val="0"/>
          <w:marBottom w:val="0"/>
          <w:divBdr>
            <w:top w:val="none" w:sz="0" w:space="0" w:color="auto"/>
            <w:left w:val="none" w:sz="0" w:space="0" w:color="auto"/>
            <w:bottom w:val="none" w:sz="0" w:space="0" w:color="auto"/>
            <w:right w:val="none" w:sz="0" w:space="0" w:color="auto"/>
          </w:divBdr>
        </w:div>
        <w:div w:id="2060591387">
          <w:marLeft w:val="480"/>
          <w:marRight w:val="0"/>
          <w:marTop w:val="0"/>
          <w:marBottom w:val="0"/>
          <w:divBdr>
            <w:top w:val="none" w:sz="0" w:space="0" w:color="auto"/>
            <w:left w:val="none" w:sz="0" w:space="0" w:color="auto"/>
            <w:bottom w:val="none" w:sz="0" w:space="0" w:color="auto"/>
            <w:right w:val="none" w:sz="0" w:space="0" w:color="auto"/>
          </w:divBdr>
        </w:div>
      </w:divsChild>
    </w:div>
    <w:div w:id="1381979966">
      <w:bodyDiv w:val="1"/>
      <w:marLeft w:val="0"/>
      <w:marRight w:val="0"/>
      <w:marTop w:val="0"/>
      <w:marBottom w:val="0"/>
      <w:divBdr>
        <w:top w:val="none" w:sz="0" w:space="0" w:color="auto"/>
        <w:left w:val="none" w:sz="0" w:space="0" w:color="auto"/>
        <w:bottom w:val="none" w:sz="0" w:space="0" w:color="auto"/>
        <w:right w:val="none" w:sz="0" w:space="0" w:color="auto"/>
      </w:divBdr>
    </w:div>
    <w:div w:id="1385105858">
      <w:bodyDiv w:val="1"/>
      <w:marLeft w:val="0"/>
      <w:marRight w:val="0"/>
      <w:marTop w:val="0"/>
      <w:marBottom w:val="0"/>
      <w:divBdr>
        <w:top w:val="none" w:sz="0" w:space="0" w:color="auto"/>
        <w:left w:val="none" w:sz="0" w:space="0" w:color="auto"/>
        <w:bottom w:val="none" w:sz="0" w:space="0" w:color="auto"/>
        <w:right w:val="none" w:sz="0" w:space="0" w:color="auto"/>
      </w:divBdr>
      <w:divsChild>
        <w:div w:id="229998347">
          <w:marLeft w:val="480"/>
          <w:marRight w:val="0"/>
          <w:marTop w:val="0"/>
          <w:marBottom w:val="0"/>
          <w:divBdr>
            <w:top w:val="none" w:sz="0" w:space="0" w:color="auto"/>
            <w:left w:val="none" w:sz="0" w:space="0" w:color="auto"/>
            <w:bottom w:val="none" w:sz="0" w:space="0" w:color="auto"/>
            <w:right w:val="none" w:sz="0" w:space="0" w:color="auto"/>
          </w:divBdr>
        </w:div>
        <w:div w:id="461383675">
          <w:marLeft w:val="480"/>
          <w:marRight w:val="0"/>
          <w:marTop w:val="0"/>
          <w:marBottom w:val="0"/>
          <w:divBdr>
            <w:top w:val="none" w:sz="0" w:space="0" w:color="auto"/>
            <w:left w:val="none" w:sz="0" w:space="0" w:color="auto"/>
            <w:bottom w:val="none" w:sz="0" w:space="0" w:color="auto"/>
            <w:right w:val="none" w:sz="0" w:space="0" w:color="auto"/>
          </w:divBdr>
        </w:div>
        <w:div w:id="664632712">
          <w:marLeft w:val="480"/>
          <w:marRight w:val="0"/>
          <w:marTop w:val="0"/>
          <w:marBottom w:val="0"/>
          <w:divBdr>
            <w:top w:val="none" w:sz="0" w:space="0" w:color="auto"/>
            <w:left w:val="none" w:sz="0" w:space="0" w:color="auto"/>
            <w:bottom w:val="none" w:sz="0" w:space="0" w:color="auto"/>
            <w:right w:val="none" w:sz="0" w:space="0" w:color="auto"/>
          </w:divBdr>
        </w:div>
        <w:div w:id="717169685">
          <w:marLeft w:val="480"/>
          <w:marRight w:val="0"/>
          <w:marTop w:val="0"/>
          <w:marBottom w:val="0"/>
          <w:divBdr>
            <w:top w:val="none" w:sz="0" w:space="0" w:color="auto"/>
            <w:left w:val="none" w:sz="0" w:space="0" w:color="auto"/>
            <w:bottom w:val="none" w:sz="0" w:space="0" w:color="auto"/>
            <w:right w:val="none" w:sz="0" w:space="0" w:color="auto"/>
          </w:divBdr>
        </w:div>
        <w:div w:id="796872291">
          <w:marLeft w:val="480"/>
          <w:marRight w:val="0"/>
          <w:marTop w:val="0"/>
          <w:marBottom w:val="0"/>
          <w:divBdr>
            <w:top w:val="none" w:sz="0" w:space="0" w:color="auto"/>
            <w:left w:val="none" w:sz="0" w:space="0" w:color="auto"/>
            <w:bottom w:val="none" w:sz="0" w:space="0" w:color="auto"/>
            <w:right w:val="none" w:sz="0" w:space="0" w:color="auto"/>
          </w:divBdr>
        </w:div>
        <w:div w:id="810710999">
          <w:marLeft w:val="480"/>
          <w:marRight w:val="0"/>
          <w:marTop w:val="0"/>
          <w:marBottom w:val="0"/>
          <w:divBdr>
            <w:top w:val="none" w:sz="0" w:space="0" w:color="auto"/>
            <w:left w:val="none" w:sz="0" w:space="0" w:color="auto"/>
            <w:bottom w:val="none" w:sz="0" w:space="0" w:color="auto"/>
            <w:right w:val="none" w:sz="0" w:space="0" w:color="auto"/>
          </w:divBdr>
        </w:div>
        <w:div w:id="1230651281">
          <w:marLeft w:val="480"/>
          <w:marRight w:val="0"/>
          <w:marTop w:val="0"/>
          <w:marBottom w:val="0"/>
          <w:divBdr>
            <w:top w:val="none" w:sz="0" w:space="0" w:color="auto"/>
            <w:left w:val="none" w:sz="0" w:space="0" w:color="auto"/>
            <w:bottom w:val="none" w:sz="0" w:space="0" w:color="auto"/>
            <w:right w:val="none" w:sz="0" w:space="0" w:color="auto"/>
          </w:divBdr>
        </w:div>
        <w:div w:id="1378167814">
          <w:marLeft w:val="480"/>
          <w:marRight w:val="0"/>
          <w:marTop w:val="0"/>
          <w:marBottom w:val="0"/>
          <w:divBdr>
            <w:top w:val="none" w:sz="0" w:space="0" w:color="auto"/>
            <w:left w:val="none" w:sz="0" w:space="0" w:color="auto"/>
            <w:bottom w:val="none" w:sz="0" w:space="0" w:color="auto"/>
            <w:right w:val="none" w:sz="0" w:space="0" w:color="auto"/>
          </w:divBdr>
        </w:div>
        <w:div w:id="1433427885">
          <w:marLeft w:val="480"/>
          <w:marRight w:val="0"/>
          <w:marTop w:val="0"/>
          <w:marBottom w:val="0"/>
          <w:divBdr>
            <w:top w:val="none" w:sz="0" w:space="0" w:color="auto"/>
            <w:left w:val="none" w:sz="0" w:space="0" w:color="auto"/>
            <w:bottom w:val="none" w:sz="0" w:space="0" w:color="auto"/>
            <w:right w:val="none" w:sz="0" w:space="0" w:color="auto"/>
          </w:divBdr>
        </w:div>
        <w:div w:id="1434321531">
          <w:marLeft w:val="480"/>
          <w:marRight w:val="0"/>
          <w:marTop w:val="0"/>
          <w:marBottom w:val="0"/>
          <w:divBdr>
            <w:top w:val="none" w:sz="0" w:space="0" w:color="auto"/>
            <w:left w:val="none" w:sz="0" w:space="0" w:color="auto"/>
            <w:bottom w:val="none" w:sz="0" w:space="0" w:color="auto"/>
            <w:right w:val="none" w:sz="0" w:space="0" w:color="auto"/>
          </w:divBdr>
        </w:div>
        <w:div w:id="1700008962">
          <w:marLeft w:val="480"/>
          <w:marRight w:val="0"/>
          <w:marTop w:val="0"/>
          <w:marBottom w:val="0"/>
          <w:divBdr>
            <w:top w:val="none" w:sz="0" w:space="0" w:color="auto"/>
            <w:left w:val="none" w:sz="0" w:space="0" w:color="auto"/>
            <w:bottom w:val="none" w:sz="0" w:space="0" w:color="auto"/>
            <w:right w:val="none" w:sz="0" w:space="0" w:color="auto"/>
          </w:divBdr>
        </w:div>
        <w:div w:id="1705715831">
          <w:marLeft w:val="480"/>
          <w:marRight w:val="0"/>
          <w:marTop w:val="0"/>
          <w:marBottom w:val="0"/>
          <w:divBdr>
            <w:top w:val="none" w:sz="0" w:space="0" w:color="auto"/>
            <w:left w:val="none" w:sz="0" w:space="0" w:color="auto"/>
            <w:bottom w:val="none" w:sz="0" w:space="0" w:color="auto"/>
            <w:right w:val="none" w:sz="0" w:space="0" w:color="auto"/>
          </w:divBdr>
        </w:div>
        <w:div w:id="1755202383">
          <w:marLeft w:val="480"/>
          <w:marRight w:val="0"/>
          <w:marTop w:val="0"/>
          <w:marBottom w:val="0"/>
          <w:divBdr>
            <w:top w:val="none" w:sz="0" w:space="0" w:color="auto"/>
            <w:left w:val="none" w:sz="0" w:space="0" w:color="auto"/>
            <w:bottom w:val="none" w:sz="0" w:space="0" w:color="auto"/>
            <w:right w:val="none" w:sz="0" w:space="0" w:color="auto"/>
          </w:divBdr>
        </w:div>
        <w:div w:id="1781608731">
          <w:marLeft w:val="480"/>
          <w:marRight w:val="0"/>
          <w:marTop w:val="0"/>
          <w:marBottom w:val="0"/>
          <w:divBdr>
            <w:top w:val="none" w:sz="0" w:space="0" w:color="auto"/>
            <w:left w:val="none" w:sz="0" w:space="0" w:color="auto"/>
            <w:bottom w:val="none" w:sz="0" w:space="0" w:color="auto"/>
            <w:right w:val="none" w:sz="0" w:space="0" w:color="auto"/>
          </w:divBdr>
        </w:div>
        <w:div w:id="2005160978">
          <w:marLeft w:val="480"/>
          <w:marRight w:val="0"/>
          <w:marTop w:val="0"/>
          <w:marBottom w:val="0"/>
          <w:divBdr>
            <w:top w:val="none" w:sz="0" w:space="0" w:color="auto"/>
            <w:left w:val="none" w:sz="0" w:space="0" w:color="auto"/>
            <w:bottom w:val="none" w:sz="0" w:space="0" w:color="auto"/>
            <w:right w:val="none" w:sz="0" w:space="0" w:color="auto"/>
          </w:divBdr>
        </w:div>
        <w:div w:id="2110075315">
          <w:marLeft w:val="480"/>
          <w:marRight w:val="0"/>
          <w:marTop w:val="0"/>
          <w:marBottom w:val="0"/>
          <w:divBdr>
            <w:top w:val="none" w:sz="0" w:space="0" w:color="auto"/>
            <w:left w:val="none" w:sz="0" w:space="0" w:color="auto"/>
            <w:bottom w:val="none" w:sz="0" w:space="0" w:color="auto"/>
            <w:right w:val="none" w:sz="0" w:space="0" w:color="auto"/>
          </w:divBdr>
        </w:div>
        <w:div w:id="2125153127">
          <w:marLeft w:val="480"/>
          <w:marRight w:val="0"/>
          <w:marTop w:val="0"/>
          <w:marBottom w:val="0"/>
          <w:divBdr>
            <w:top w:val="none" w:sz="0" w:space="0" w:color="auto"/>
            <w:left w:val="none" w:sz="0" w:space="0" w:color="auto"/>
            <w:bottom w:val="none" w:sz="0" w:space="0" w:color="auto"/>
            <w:right w:val="none" w:sz="0" w:space="0" w:color="auto"/>
          </w:divBdr>
        </w:div>
      </w:divsChild>
    </w:div>
    <w:div w:id="1389576159">
      <w:bodyDiv w:val="1"/>
      <w:marLeft w:val="0"/>
      <w:marRight w:val="0"/>
      <w:marTop w:val="0"/>
      <w:marBottom w:val="0"/>
      <w:divBdr>
        <w:top w:val="none" w:sz="0" w:space="0" w:color="auto"/>
        <w:left w:val="none" w:sz="0" w:space="0" w:color="auto"/>
        <w:bottom w:val="none" w:sz="0" w:space="0" w:color="auto"/>
        <w:right w:val="none" w:sz="0" w:space="0" w:color="auto"/>
      </w:divBdr>
    </w:div>
    <w:div w:id="1410348606">
      <w:bodyDiv w:val="1"/>
      <w:marLeft w:val="0"/>
      <w:marRight w:val="0"/>
      <w:marTop w:val="0"/>
      <w:marBottom w:val="0"/>
      <w:divBdr>
        <w:top w:val="none" w:sz="0" w:space="0" w:color="auto"/>
        <w:left w:val="none" w:sz="0" w:space="0" w:color="auto"/>
        <w:bottom w:val="none" w:sz="0" w:space="0" w:color="auto"/>
        <w:right w:val="none" w:sz="0" w:space="0" w:color="auto"/>
      </w:divBdr>
      <w:divsChild>
        <w:div w:id="12924894">
          <w:marLeft w:val="480"/>
          <w:marRight w:val="0"/>
          <w:marTop w:val="0"/>
          <w:marBottom w:val="0"/>
          <w:divBdr>
            <w:top w:val="none" w:sz="0" w:space="0" w:color="auto"/>
            <w:left w:val="none" w:sz="0" w:space="0" w:color="auto"/>
            <w:bottom w:val="none" w:sz="0" w:space="0" w:color="auto"/>
            <w:right w:val="none" w:sz="0" w:space="0" w:color="auto"/>
          </w:divBdr>
        </w:div>
        <w:div w:id="21513376">
          <w:marLeft w:val="480"/>
          <w:marRight w:val="0"/>
          <w:marTop w:val="0"/>
          <w:marBottom w:val="0"/>
          <w:divBdr>
            <w:top w:val="none" w:sz="0" w:space="0" w:color="auto"/>
            <w:left w:val="none" w:sz="0" w:space="0" w:color="auto"/>
            <w:bottom w:val="none" w:sz="0" w:space="0" w:color="auto"/>
            <w:right w:val="none" w:sz="0" w:space="0" w:color="auto"/>
          </w:divBdr>
        </w:div>
        <w:div w:id="104348349">
          <w:marLeft w:val="480"/>
          <w:marRight w:val="0"/>
          <w:marTop w:val="0"/>
          <w:marBottom w:val="0"/>
          <w:divBdr>
            <w:top w:val="none" w:sz="0" w:space="0" w:color="auto"/>
            <w:left w:val="none" w:sz="0" w:space="0" w:color="auto"/>
            <w:bottom w:val="none" w:sz="0" w:space="0" w:color="auto"/>
            <w:right w:val="none" w:sz="0" w:space="0" w:color="auto"/>
          </w:divBdr>
        </w:div>
        <w:div w:id="452333123">
          <w:marLeft w:val="480"/>
          <w:marRight w:val="0"/>
          <w:marTop w:val="0"/>
          <w:marBottom w:val="0"/>
          <w:divBdr>
            <w:top w:val="none" w:sz="0" w:space="0" w:color="auto"/>
            <w:left w:val="none" w:sz="0" w:space="0" w:color="auto"/>
            <w:bottom w:val="none" w:sz="0" w:space="0" w:color="auto"/>
            <w:right w:val="none" w:sz="0" w:space="0" w:color="auto"/>
          </w:divBdr>
        </w:div>
        <w:div w:id="489637956">
          <w:marLeft w:val="480"/>
          <w:marRight w:val="0"/>
          <w:marTop w:val="0"/>
          <w:marBottom w:val="0"/>
          <w:divBdr>
            <w:top w:val="none" w:sz="0" w:space="0" w:color="auto"/>
            <w:left w:val="none" w:sz="0" w:space="0" w:color="auto"/>
            <w:bottom w:val="none" w:sz="0" w:space="0" w:color="auto"/>
            <w:right w:val="none" w:sz="0" w:space="0" w:color="auto"/>
          </w:divBdr>
        </w:div>
        <w:div w:id="519971167">
          <w:marLeft w:val="480"/>
          <w:marRight w:val="0"/>
          <w:marTop w:val="0"/>
          <w:marBottom w:val="0"/>
          <w:divBdr>
            <w:top w:val="none" w:sz="0" w:space="0" w:color="auto"/>
            <w:left w:val="none" w:sz="0" w:space="0" w:color="auto"/>
            <w:bottom w:val="none" w:sz="0" w:space="0" w:color="auto"/>
            <w:right w:val="none" w:sz="0" w:space="0" w:color="auto"/>
          </w:divBdr>
        </w:div>
        <w:div w:id="546726248">
          <w:marLeft w:val="480"/>
          <w:marRight w:val="0"/>
          <w:marTop w:val="0"/>
          <w:marBottom w:val="0"/>
          <w:divBdr>
            <w:top w:val="none" w:sz="0" w:space="0" w:color="auto"/>
            <w:left w:val="none" w:sz="0" w:space="0" w:color="auto"/>
            <w:bottom w:val="none" w:sz="0" w:space="0" w:color="auto"/>
            <w:right w:val="none" w:sz="0" w:space="0" w:color="auto"/>
          </w:divBdr>
        </w:div>
        <w:div w:id="743187139">
          <w:marLeft w:val="480"/>
          <w:marRight w:val="0"/>
          <w:marTop w:val="0"/>
          <w:marBottom w:val="0"/>
          <w:divBdr>
            <w:top w:val="none" w:sz="0" w:space="0" w:color="auto"/>
            <w:left w:val="none" w:sz="0" w:space="0" w:color="auto"/>
            <w:bottom w:val="none" w:sz="0" w:space="0" w:color="auto"/>
            <w:right w:val="none" w:sz="0" w:space="0" w:color="auto"/>
          </w:divBdr>
        </w:div>
        <w:div w:id="837577622">
          <w:marLeft w:val="480"/>
          <w:marRight w:val="0"/>
          <w:marTop w:val="0"/>
          <w:marBottom w:val="0"/>
          <w:divBdr>
            <w:top w:val="none" w:sz="0" w:space="0" w:color="auto"/>
            <w:left w:val="none" w:sz="0" w:space="0" w:color="auto"/>
            <w:bottom w:val="none" w:sz="0" w:space="0" w:color="auto"/>
            <w:right w:val="none" w:sz="0" w:space="0" w:color="auto"/>
          </w:divBdr>
        </w:div>
        <w:div w:id="857546339">
          <w:marLeft w:val="480"/>
          <w:marRight w:val="0"/>
          <w:marTop w:val="0"/>
          <w:marBottom w:val="0"/>
          <w:divBdr>
            <w:top w:val="none" w:sz="0" w:space="0" w:color="auto"/>
            <w:left w:val="none" w:sz="0" w:space="0" w:color="auto"/>
            <w:bottom w:val="none" w:sz="0" w:space="0" w:color="auto"/>
            <w:right w:val="none" w:sz="0" w:space="0" w:color="auto"/>
          </w:divBdr>
        </w:div>
        <w:div w:id="877007118">
          <w:marLeft w:val="480"/>
          <w:marRight w:val="0"/>
          <w:marTop w:val="0"/>
          <w:marBottom w:val="0"/>
          <w:divBdr>
            <w:top w:val="none" w:sz="0" w:space="0" w:color="auto"/>
            <w:left w:val="none" w:sz="0" w:space="0" w:color="auto"/>
            <w:bottom w:val="none" w:sz="0" w:space="0" w:color="auto"/>
            <w:right w:val="none" w:sz="0" w:space="0" w:color="auto"/>
          </w:divBdr>
        </w:div>
        <w:div w:id="926111940">
          <w:marLeft w:val="480"/>
          <w:marRight w:val="0"/>
          <w:marTop w:val="0"/>
          <w:marBottom w:val="0"/>
          <w:divBdr>
            <w:top w:val="none" w:sz="0" w:space="0" w:color="auto"/>
            <w:left w:val="none" w:sz="0" w:space="0" w:color="auto"/>
            <w:bottom w:val="none" w:sz="0" w:space="0" w:color="auto"/>
            <w:right w:val="none" w:sz="0" w:space="0" w:color="auto"/>
          </w:divBdr>
        </w:div>
        <w:div w:id="949974646">
          <w:marLeft w:val="480"/>
          <w:marRight w:val="0"/>
          <w:marTop w:val="0"/>
          <w:marBottom w:val="0"/>
          <w:divBdr>
            <w:top w:val="none" w:sz="0" w:space="0" w:color="auto"/>
            <w:left w:val="none" w:sz="0" w:space="0" w:color="auto"/>
            <w:bottom w:val="none" w:sz="0" w:space="0" w:color="auto"/>
            <w:right w:val="none" w:sz="0" w:space="0" w:color="auto"/>
          </w:divBdr>
        </w:div>
        <w:div w:id="954602792">
          <w:marLeft w:val="480"/>
          <w:marRight w:val="0"/>
          <w:marTop w:val="0"/>
          <w:marBottom w:val="0"/>
          <w:divBdr>
            <w:top w:val="none" w:sz="0" w:space="0" w:color="auto"/>
            <w:left w:val="none" w:sz="0" w:space="0" w:color="auto"/>
            <w:bottom w:val="none" w:sz="0" w:space="0" w:color="auto"/>
            <w:right w:val="none" w:sz="0" w:space="0" w:color="auto"/>
          </w:divBdr>
        </w:div>
        <w:div w:id="975986220">
          <w:marLeft w:val="480"/>
          <w:marRight w:val="0"/>
          <w:marTop w:val="0"/>
          <w:marBottom w:val="0"/>
          <w:divBdr>
            <w:top w:val="none" w:sz="0" w:space="0" w:color="auto"/>
            <w:left w:val="none" w:sz="0" w:space="0" w:color="auto"/>
            <w:bottom w:val="none" w:sz="0" w:space="0" w:color="auto"/>
            <w:right w:val="none" w:sz="0" w:space="0" w:color="auto"/>
          </w:divBdr>
        </w:div>
        <w:div w:id="1044720863">
          <w:marLeft w:val="480"/>
          <w:marRight w:val="0"/>
          <w:marTop w:val="0"/>
          <w:marBottom w:val="0"/>
          <w:divBdr>
            <w:top w:val="none" w:sz="0" w:space="0" w:color="auto"/>
            <w:left w:val="none" w:sz="0" w:space="0" w:color="auto"/>
            <w:bottom w:val="none" w:sz="0" w:space="0" w:color="auto"/>
            <w:right w:val="none" w:sz="0" w:space="0" w:color="auto"/>
          </w:divBdr>
        </w:div>
        <w:div w:id="1069690533">
          <w:marLeft w:val="480"/>
          <w:marRight w:val="0"/>
          <w:marTop w:val="0"/>
          <w:marBottom w:val="0"/>
          <w:divBdr>
            <w:top w:val="none" w:sz="0" w:space="0" w:color="auto"/>
            <w:left w:val="none" w:sz="0" w:space="0" w:color="auto"/>
            <w:bottom w:val="none" w:sz="0" w:space="0" w:color="auto"/>
            <w:right w:val="none" w:sz="0" w:space="0" w:color="auto"/>
          </w:divBdr>
        </w:div>
        <w:div w:id="1105344083">
          <w:marLeft w:val="480"/>
          <w:marRight w:val="0"/>
          <w:marTop w:val="0"/>
          <w:marBottom w:val="0"/>
          <w:divBdr>
            <w:top w:val="none" w:sz="0" w:space="0" w:color="auto"/>
            <w:left w:val="none" w:sz="0" w:space="0" w:color="auto"/>
            <w:bottom w:val="none" w:sz="0" w:space="0" w:color="auto"/>
            <w:right w:val="none" w:sz="0" w:space="0" w:color="auto"/>
          </w:divBdr>
        </w:div>
        <w:div w:id="1141924762">
          <w:marLeft w:val="480"/>
          <w:marRight w:val="0"/>
          <w:marTop w:val="0"/>
          <w:marBottom w:val="0"/>
          <w:divBdr>
            <w:top w:val="none" w:sz="0" w:space="0" w:color="auto"/>
            <w:left w:val="none" w:sz="0" w:space="0" w:color="auto"/>
            <w:bottom w:val="none" w:sz="0" w:space="0" w:color="auto"/>
            <w:right w:val="none" w:sz="0" w:space="0" w:color="auto"/>
          </w:divBdr>
        </w:div>
        <w:div w:id="1173495256">
          <w:marLeft w:val="480"/>
          <w:marRight w:val="0"/>
          <w:marTop w:val="0"/>
          <w:marBottom w:val="0"/>
          <w:divBdr>
            <w:top w:val="none" w:sz="0" w:space="0" w:color="auto"/>
            <w:left w:val="none" w:sz="0" w:space="0" w:color="auto"/>
            <w:bottom w:val="none" w:sz="0" w:space="0" w:color="auto"/>
            <w:right w:val="none" w:sz="0" w:space="0" w:color="auto"/>
          </w:divBdr>
        </w:div>
        <w:div w:id="1344018456">
          <w:marLeft w:val="480"/>
          <w:marRight w:val="0"/>
          <w:marTop w:val="0"/>
          <w:marBottom w:val="0"/>
          <w:divBdr>
            <w:top w:val="none" w:sz="0" w:space="0" w:color="auto"/>
            <w:left w:val="none" w:sz="0" w:space="0" w:color="auto"/>
            <w:bottom w:val="none" w:sz="0" w:space="0" w:color="auto"/>
            <w:right w:val="none" w:sz="0" w:space="0" w:color="auto"/>
          </w:divBdr>
        </w:div>
        <w:div w:id="1398472827">
          <w:marLeft w:val="480"/>
          <w:marRight w:val="0"/>
          <w:marTop w:val="0"/>
          <w:marBottom w:val="0"/>
          <w:divBdr>
            <w:top w:val="none" w:sz="0" w:space="0" w:color="auto"/>
            <w:left w:val="none" w:sz="0" w:space="0" w:color="auto"/>
            <w:bottom w:val="none" w:sz="0" w:space="0" w:color="auto"/>
            <w:right w:val="none" w:sz="0" w:space="0" w:color="auto"/>
          </w:divBdr>
        </w:div>
        <w:div w:id="1542131133">
          <w:marLeft w:val="480"/>
          <w:marRight w:val="0"/>
          <w:marTop w:val="0"/>
          <w:marBottom w:val="0"/>
          <w:divBdr>
            <w:top w:val="none" w:sz="0" w:space="0" w:color="auto"/>
            <w:left w:val="none" w:sz="0" w:space="0" w:color="auto"/>
            <w:bottom w:val="none" w:sz="0" w:space="0" w:color="auto"/>
            <w:right w:val="none" w:sz="0" w:space="0" w:color="auto"/>
          </w:divBdr>
        </w:div>
        <w:div w:id="1667249632">
          <w:marLeft w:val="480"/>
          <w:marRight w:val="0"/>
          <w:marTop w:val="0"/>
          <w:marBottom w:val="0"/>
          <w:divBdr>
            <w:top w:val="none" w:sz="0" w:space="0" w:color="auto"/>
            <w:left w:val="none" w:sz="0" w:space="0" w:color="auto"/>
            <w:bottom w:val="none" w:sz="0" w:space="0" w:color="auto"/>
            <w:right w:val="none" w:sz="0" w:space="0" w:color="auto"/>
          </w:divBdr>
        </w:div>
        <w:div w:id="1723476922">
          <w:marLeft w:val="480"/>
          <w:marRight w:val="0"/>
          <w:marTop w:val="0"/>
          <w:marBottom w:val="0"/>
          <w:divBdr>
            <w:top w:val="none" w:sz="0" w:space="0" w:color="auto"/>
            <w:left w:val="none" w:sz="0" w:space="0" w:color="auto"/>
            <w:bottom w:val="none" w:sz="0" w:space="0" w:color="auto"/>
            <w:right w:val="none" w:sz="0" w:space="0" w:color="auto"/>
          </w:divBdr>
        </w:div>
        <w:div w:id="1845509456">
          <w:marLeft w:val="480"/>
          <w:marRight w:val="0"/>
          <w:marTop w:val="0"/>
          <w:marBottom w:val="0"/>
          <w:divBdr>
            <w:top w:val="none" w:sz="0" w:space="0" w:color="auto"/>
            <w:left w:val="none" w:sz="0" w:space="0" w:color="auto"/>
            <w:bottom w:val="none" w:sz="0" w:space="0" w:color="auto"/>
            <w:right w:val="none" w:sz="0" w:space="0" w:color="auto"/>
          </w:divBdr>
        </w:div>
        <w:div w:id="1883515191">
          <w:marLeft w:val="480"/>
          <w:marRight w:val="0"/>
          <w:marTop w:val="0"/>
          <w:marBottom w:val="0"/>
          <w:divBdr>
            <w:top w:val="none" w:sz="0" w:space="0" w:color="auto"/>
            <w:left w:val="none" w:sz="0" w:space="0" w:color="auto"/>
            <w:bottom w:val="none" w:sz="0" w:space="0" w:color="auto"/>
            <w:right w:val="none" w:sz="0" w:space="0" w:color="auto"/>
          </w:divBdr>
        </w:div>
        <w:div w:id="1914898492">
          <w:marLeft w:val="480"/>
          <w:marRight w:val="0"/>
          <w:marTop w:val="0"/>
          <w:marBottom w:val="0"/>
          <w:divBdr>
            <w:top w:val="none" w:sz="0" w:space="0" w:color="auto"/>
            <w:left w:val="none" w:sz="0" w:space="0" w:color="auto"/>
            <w:bottom w:val="none" w:sz="0" w:space="0" w:color="auto"/>
            <w:right w:val="none" w:sz="0" w:space="0" w:color="auto"/>
          </w:divBdr>
        </w:div>
        <w:div w:id="1949846001">
          <w:marLeft w:val="480"/>
          <w:marRight w:val="0"/>
          <w:marTop w:val="0"/>
          <w:marBottom w:val="0"/>
          <w:divBdr>
            <w:top w:val="none" w:sz="0" w:space="0" w:color="auto"/>
            <w:left w:val="none" w:sz="0" w:space="0" w:color="auto"/>
            <w:bottom w:val="none" w:sz="0" w:space="0" w:color="auto"/>
            <w:right w:val="none" w:sz="0" w:space="0" w:color="auto"/>
          </w:divBdr>
        </w:div>
        <w:div w:id="1955094925">
          <w:marLeft w:val="480"/>
          <w:marRight w:val="0"/>
          <w:marTop w:val="0"/>
          <w:marBottom w:val="0"/>
          <w:divBdr>
            <w:top w:val="none" w:sz="0" w:space="0" w:color="auto"/>
            <w:left w:val="none" w:sz="0" w:space="0" w:color="auto"/>
            <w:bottom w:val="none" w:sz="0" w:space="0" w:color="auto"/>
            <w:right w:val="none" w:sz="0" w:space="0" w:color="auto"/>
          </w:divBdr>
        </w:div>
        <w:div w:id="2009626550">
          <w:marLeft w:val="480"/>
          <w:marRight w:val="0"/>
          <w:marTop w:val="0"/>
          <w:marBottom w:val="0"/>
          <w:divBdr>
            <w:top w:val="none" w:sz="0" w:space="0" w:color="auto"/>
            <w:left w:val="none" w:sz="0" w:space="0" w:color="auto"/>
            <w:bottom w:val="none" w:sz="0" w:space="0" w:color="auto"/>
            <w:right w:val="none" w:sz="0" w:space="0" w:color="auto"/>
          </w:divBdr>
        </w:div>
        <w:div w:id="2112386188">
          <w:marLeft w:val="480"/>
          <w:marRight w:val="0"/>
          <w:marTop w:val="0"/>
          <w:marBottom w:val="0"/>
          <w:divBdr>
            <w:top w:val="none" w:sz="0" w:space="0" w:color="auto"/>
            <w:left w:val="none" w:sz="0" w:space="0" w:color="auto"/>
            <w:bottom w:val="none" w:sz="0" w:space="0" w:color="auto"/>
            <w:right w:val="none" w:sz="0" w:space="0" w:color="auto"/>
          </w:divBdr>
        </w:div>
        <w:div w:id="2136096209">
          <w:marLeft w:val="480"/>
          <w:marRight w:val="0"/>
          <w:marTop w:val="0"/>
          <w:marBottom w:val="0"/>
          <w:divBdr>
            <w:top w:val="none" w:sz="0" w:space="0" w:color="auto"/>
            <w:left w:val="none" w:sz="0" w:space="0" w:color="auto"/>
            <w:bottom w:val="none" w:sz="0" w:space="0" w:color="auto"/>
            <w:right w:val="none" w:sz="0" w:space="0" w:color="auto"/>
          </w:divBdr>
        </w:div>
        <w:div w:id="2137525998">
          <w:marLeft w:val="480"/>
          <w:marRight w:val="0"/>
          <w:marTop w:val="0"/>
          <w:marBottom w:val="0"/>
          <w:divBdr>
            <w:top w:val="none" w:sz="0" w:space="0" w:color="auto"/>
            <w:left w:val="none" w:sz="0" w:space="0" w:color="auto"/>
            <w:bottom w:val="none" w:sz="0" w:space="0" w:color="auto"/>
            <w:right w:val="none" w:sz="0" w:space="0" w:color="auto"/>
          </w:divBdr>
        </w:div>
      </w:divsChild>
    </w:div>
    <w:div w:id="1422141011">
      <w:bodyDiv w:val="1"/>
      <w:marLeft w:val="0"/>
      <w:marRight w:val="0"/>
      <w:marTop w:val="0"/>
      <w:marBottom w:val="0"/>
      <w:divBdr>
        <w:top w:val="none" w:sz="0" w:space="0" w:color="auto"/>
        <w:left w:val="none" w:sz="0" w:space="0" w:color="auto"/>
        <w:bottom w:val="none" w:sz="0" w:space="0" w:color="auto"/>
        <w:right w:val="none" w:sz="0" w:space="0" w:color="auto"/>
      </w:divBdr>
    </w:div>
    <w:div w:id="1433622674">
      <w:bodyDiv w:val="1"/>
      <w:marLeft w:val="0"/>
      <w:marRight w:val="0"/>
      <w:marTop w:val="0"/>
      <w:marBottom w:val="0"/>
      <w:divBdr>
        <w:top w:val="none" w:sz="0" w:space="0" w:color="auto"/>
        <w:left w:val="none" w:sz="0" w:space="0" w:color="auto"/>
        <w:bottom w:val="none" w:sz="0" w:space="0" w:color="auto"/>
        <w:right w:val="none" w:sz="0" w:space="0" w:color="auto"/>
      </w:divBdr>
      <w:divsChild>
        <w:div w:id="17701339">
          <w:marLeft w:val="480"/>
          <w:marRight w:val="0"/>
          <w:marTop w:val="0"/>
          <w:marBottom w:val="0"/>
          <w:divBdr>
            <w:top w:val="none" w:sz="0" w:space="0" w:color="auto"/>
            <w:left w:val="none" w:sz="0" w:space="0" w:color="auto"/>
            <w:bottom w:val="none" w:sz="0" w:space="0" w:color="auto"/>
            <w:right w:val="none" w:sz="0" w:space="0" w:color="auto"/>
          </w:divBdr>
        </w:div>
        <w:div w:id="152569440">
          <w:marLeft w:val="480"/>
          <w:marRight w:val="0"/>
          <w:marTop w:val="0"/>
          <w:marBottom w:val="0"/>
          <w:divBdr>
            <w:top w:val="none" w:sz="0" w:space="0" w:color="auto"/>
            <w:left w:val="none" w:sz="0" w:space="0" w:color="auto"/>
            <w:bottom w:val="none" w:sz="0" w:space="0" w:color="auto"/>
            <w:right w:val="none" w:sz="0" w:space="0" w:color="auto"/>
          </w:divBdr>
        </w:div>
        <w:div w:id="198712832">
          <w:marLeft w:val="480"/>
          <w:marRight w:val="0"/>
          <w:marTop w:val="0"/>
          <w:marBottom w:val="0"/>
          <w:divBdr>
            <w:top w:val="none" w:sz="0" w:space="0" w:color="auto"/>
            <w:left w:val="none" w:sz="0" w:space="0" w:color="auto"/>
            <w:bottom w:val="none" w:sz="0" w:space="0" w:color="auto"/>
            <w:right w:val="none" w:sz="0" w:space="0" w:color="auto"/>
          </w:divBdr>
        </w:div>
        <w:div w:id="199823902">
          <w:marLeft w:val="480"/>
          <w:marRight w:val="0"/>
          <w:marTop w:val="0"/>
          <w:marBottom w:val="0"/>
          <w:divBdr>
            <w:top w:val="none" w:sz="0" w:space="0" w:color="auto"/>
            <w:left w:val="none" w:sz="0" w:space="0" w:color="auto"/>
            <w:bottom w:val="none" w:sz="0" w:space="0" w:color="auto"/>
            <w:right w:val="none" w:sz="0" w:space="0" w:color="auto"/>
          </w:divBdr>
        </w:div>
        <w:div w:id="329985786">
          <w:marLeft w:val="480"/>
          <w:marRight w:val="0"/>
          <w:marTop w:val="0"/>
          <w:marBottom w:val="0"/>
          <w:divBdr>
            <w:top w:val="none" w:sz="0" w:space="0" w:color="auto"/>
            <w:left w:val="none" w:sz="0" w:space="0" w:color="auto"/>
            <w:bottom w:val="none" w:sz="0" w:space="0" w:color="auto"/>
            <w:right w:val="none" w:sz="0" w:space="0" w:color="auto"/>
          </w:divBdr>
        </w:div>
        <w:div w:id="487988732">
          <w:marLeft w:val="480"/>
          <w:marRight w:val="0"/>
          <w:marTop w:val="0"/>
          <w:marBottom w:val="0"/>
          <w:divBdr>
            <w:top w:val="none" w:sz="0" w:space="0" w:color="auto"/>
            <w:left w:val="none" w:sz="0" w:space="0" w:color="auto"/>
            <w:bottom w:val="none" w:sz="0" w:space="0" w:color="auto"/>
            <w:right w:val="none" w:sz="0" w:space="0" w:color="auto"/>
          </w:divBdr>
        </w:div>
        <w:div w:id="553085164">
          <w:marLeft w:val="480"/>
          <w:marRight w:val="0"/>
          <w:marTop w:val="0"/>
          <w:marBottom w:val="0"/>
          <w:divBdr>
            <w:top w:val="none" w:sz="0" w:space="0" w:color="auto"/>
            <w:left w:val="none" w:sz="0" w:space="0" w:color="auto"/>
            <w:bottom w:val="none" w:sz="0" w:space="0" w:color="auto"/>
            <w:right w:val="none" w:sz="0" w:space="0" w:color="auto"/>
          </w:divBdr>
        </w:div>
        <w:div w:id="583953975">
          <w:marLeft w:val="480"/>
          <w:marRight w:val="0"/>
          <w:marTop w:val="0"/>
          <w:marBottom w:val="0"/>
          <w:divBdr>
            <w:top w:val="none" w:sz="0" w:space="0" w:color="auto"/>
            <w:left w:val="none" w:sz="0" w:space="0" w:color="auto"/>
            <w:bottom w:val="none" w:sz="0" w:space="0" w:color="auto"/>
            <w:right w:val="none" w:sz="0" w:space="0" w:color="auto"/>
          </w:divBdr>
        </w:div>
        <w:div w:id="586503225">
          <w:marLeft w:val="480"/>
          <w:marRight w:val="0"/>
          <w:marTop w:val="0"/>
          <w:marBottom w:val="0"/>
          <w:divBdr>
            <w:top w:val="none" w:sz="0" w:space="0" w:color="auto"/>
            <w:left w:val="none" w:sz="0" w:space="0" w:color="auto"/>
            <w:bottom w:val="none" w:sz="0" w:space="0" w:color="auto"/>
            <w:right w:val="none" w:sz="0" w:space="0" w:color="auto"/>
          </w:divBdr>
        </w:div>
        <w:div w:id="656156232">
          <w:marLeft w:val="480"/>
          <w:marRight w:val="0"/>
          <w:marTop w:val="0"/>
          <w:marBottom w:val="0"/>
          <w:divBdr>
            <w:top w:val="none" w:sz="0" w:space="0" w:color="auto"/>
            <w:left w:val="none" w:sz="0" w:space="0" w:color="auto"/>
            <w:bottom w:val="none" w:sz="0" w:space="0" w:color="auto"/>
            <w:right w:val="none" w:sz="0" w:space="0" w:color="auto"/>
          </w:divBdr>
        </w:div>
        <w:div w:id="895165004">
          <w:marLeft w:val="480"/>
          <w:marRight w:val="0"/>
          <w:marTop w:val="0"/>
          <w:marBottom w:val="0"/>
          <w:divBdr>
            <w:top w:val="none" w:sz="0" w:space="0" w:color="auto"/>
            <w:left w:val="none" w:sz="0" w:space="0" w:color="auto"/>
            <w:bottom w:val="none" w:sz="0" w:space="0" w:color="auto"/>
            <w:right w:val="none" w:sz="0" w:space="0" w:color="auto"/>
          </w:divBdr>
        </w:div>
        <w:div w:id="914053086">
          <w:marLeft w:val="480"/>
          <w:marRight w:val="0"/>
          <w:marTop w:val="0"/>
          <w:marBottom w:val="0"/>
          <w:divBdr>
            <w:top w:val="none" w:sz="0" w:space="0" w:color="auto"/>
            <w:left w:val="none" w:sz="0" w:space="0" w:color="auto"/>
            <w:bottom w:val="none" w:sz="0" w:space="0" w:color="auto"/>
            <w:right w:val="none" w:sz="0" w:space="0" w:color="auto"/>
          </w:divBdr>
        </w:div>
        <w:div w:id="1123841142">
          <w:marLeft w:val="480"/>
          <w:marRight w:val="0"/>
          <w:marTop w:val="0"/>
          <w:marBottom w:val="0"/>
          <w:divBdr>
            <w:top w:val="none" w:sz="0" w:space="0" w:color="auto"/>
            <w:left w:val="none" w:sz="0" w:space="0" w:color="auto"/>
            <w:bottom w:val="none" w:sz="0" w:space="0" w:color="auto"/>
            <w:right w:val="none" w:sz="0" w:space="0" w:color="auto"/>
          </w:divBdr>
        </w:div>
        <w:div w:id="1151827651">
          <w:marLeft w:val="480"/>
          <w:marRight w:val="0"/>
          <w:marTop w:val="0"/>
          <w:marBottom w:val="0"/>
          <w:divBdr>
            <w:top w:val="none" w:sz="0" w:space="0" w:color="auto"/>
            <w:left w:val="none" w:sz="0" w:space="0" w:color="auto"/>
            <w:bottom w:val="none" w:sz="0" w:space="0" w:color="auto"/>
            <w:right w:val="none" w:sz="0" w:space="0" w:color="auto"/>
          </w:divBdr>
        </w:div>
        <w:div w:id="1205750631">
          <w:marLeft w:val="480"/>
          <w:marRight w:val="0"/>
          <w:marTop w:val="0"/>
          <w:marBottom w:val="0"/>
          <w:divBdr>
            <w:top w:val="none" w:sz="0" w:space="0" w:color="auto"/>
            <w:left w:val="none" w:sz="0" w:space="0" w:color="auto"/>
            <w:bottom w:val="none" w:sz="0" w:space="0" w:color="auto"/>
            <w:right w:val="none" w:sz="0" w:space="0" w:color="auto"/>
          </w:divBdr>
        </w:div>
        <w:div w:id="1277835844">
          <w:marLeft w:val="480"/>
          <w:marRight w:val="0"/>
          <w:marTop w:val="0"/>
          <w:marBottom w:val="0"/>
          <w:divBdr>
            <w:top w:val="none" w:sz="0" w:space="0" w:color="auto"/>
            <w:left w:val="none" w:sz="0" w:space="0" w:color="auto"/>
            <w:bottom w:val="none" w:sz="0" w:space="0" w:color="auto"/>
            <w:right w:val="none" w:sz="0" w:space="0" w:color="auto"/>
          </w:divBdr>
        </w:div>
        <w:div w:id="1292129273">
          <w:marLeft w:val="480"/>
          <w:marRight w:val="0"/>
          <w:marTop w:val="0"/>
          <w:marBottom w:val="0"/>
          <w:divBdr>
            <w:top w:val="none" w:sz="0" w:space="0" w:color="auto"/>
            <w:left w:val="none" w:sz="0" w:space="0" w:color="auto"/>
            <w:bottom w:val="none" w:sz="0" w:space="0" w:color="auto"/>
            <w:right w:val="none" w:sz="0" w:space="0" w:color="auto"/>
          </w:divBdr>
        </w:div>
        <w:div w:id="1411078137">
          <w:marLeft w:val="480"/>
          <w:marRight w:val="0"/>
          <w:marTop w:val="0"/>
          <w:marBottom w:val="0"/>
          <w:divBdr>
            <w:top w:val="none" w:sz="0" w:space="0" w:color="auto"/>
            <w:left w:val="none" w:sz="0" w:space="0" w:color="auto"/>
            <w:bottom w:val="none" w:sz="0" w:space="0" w:color="auto"/>
            <w:right w:val="none" w:sz="0" w:space="0" w:color="auto"/>
          </w:divBdr>
        </w:div>
        <w:div w:id="1543010230">
          <w:marLeft w:val="480"/>
          <w:marRight w:val="0"/>
          <w:marTop w:val="0"/>
          <w:marBottom w:val="0"/>
          <w:divBdr>
            <w:top w:val="none" w:sz="0" w:space="0" w:color="auto"/>
            <w:left w:val="none" w:sz="0" w:space="0" w:color="auto"/>
            <w:bottom w:val="none" w:sz="0" w:space="0" w:color="auto"/>
            <w:right w:val="none" w:sz="0" w:space="0" w:color="auto"/>
          </w:divBdr>
        </w:div>
        <w:div w:id="1819881398">
          <w:marLeft w:val="480"/>
          <w:marRight w:val="0"/>
          <w:marTop w:val="0"/>
          <w:marBottom w:val="0"/>
          <w:divBdr>
            <w:top w:val="none" w:sz="0" w:space="0" w:color="auto"/>
            <w:left w:val="none" w:sz="0" w:space="0" w:color="auto"/>
            <w:bottom w:val="none" w:sz="0" w:space="0" w:color="auto"/>
            <w:right w:val="none" w:sz="0" w:space="0" w:color="auto"/>
          </w:divBdr>
        </w:div>
        <w:div w:id="1857884475">
          <w:marLeft w:val="480"/>
          <w:marRight w:val="0"/>
          <w:marTop w:val="0"/>
          <w:marBottom w:val="0"/>
          <w:divBdr>
            <w:top w:val="none" w:sz="0" w:space="0" w:color="auto"/>
            <w:left w:val="none" w:sz="0" w:space="0" w:color="auto"/>
            <w:bottom w:val="none" w:sz="0" w:space="0" w:color="auto"/>
            <w:right w:val="none" w:sz="0" w:space="0" w:color="auto"/>
          </w:divBdr>
        </w:div>
        <w:div w:id="1873373528">
          <w:marLeft w:val="480"/>
          <w:marRight w:val="0"/>
          <w:marTop w:val="0"/>
          <w:marBottom w:val="0"/>
          <w:divBdr>
            <w:top w:val="none" w:sz="0" w:space="0" w:color="auto"/>
            <w:left w:val="none" w:sz="0" w:space="0" w:color="auto"/>
            <w:bottom w:val="none" w:sz="0" w:space="0" w:color="auto"/>
            <w:right w:val="none" w:sz="0" w:space="0" w:color="auto"/>
          </w:divBdr>
        </w:div>
        <w:div w:id="2115124087">
          <w:marLeft w:val="480"/>
          <w:marRight w:val="0"/>
          <w:marTop w:val="0"/>
          <w:marBottom w:val="0"/>
          <w:divBdr>
            <w:top w:val="none" w:sz="0" w:space="0" w:color="auto"/>
            <w:left w:val="none" w:sz="0" w:space="0" w:color="auto"/>
            <w:bottom w:val="none" w:sz="0" w:space="0" w:color="auto"/>
            <w:right w:val="none" w:sz="0" w:space="0" w:color="auto"/>
          </w:divBdr>
        </w:div>
      </w:divsChild>
    </w:div>
    <w:div w:id="1456410178">
      <w:bodyDiv w:val="1"/>
      <w:marLeft w:val="0"/>
      <w:marRight w:val="0"/>
      <w:marTop w:val="0"/>
      <w:marBottom w:val="0"/>
      <w:divBdr>
        <w:top w:val="none" w:sz="0" w:space="0" w:color="auto"/>
        <w:left w:val="none" w:sz="0" w:space="0" w:color="auto"/>
        <w:bottom w:val="none" w:sz="0" w:space="0" w:color="auto"/>
        <w:right w:val="none" w:sz="0" w:space="0" w:color="auto"/>
      </w:divBdr>
    </w:div>
    <w:div w:id="1463688710">
      <w:bodyDiv w:val="1"/>
      <w:marLeft w:val="0"/>
      <w:marRight w:val="0"/>
      <w:marTop w:val="0"/>
      <w:marBottom w:val="0"/>
      <w:divBdr>
        <w:top w:val="none" w:sz="0" w:space="0" w:color="auto"/>
        <w:left w:val="none" w:sz="0" w:space="0" w:color="auto"/>
        <w:bottom w:val="none" w:sz="0" w:space="0" w:color="auto"/>
        <w:right w:val="none" w:sz="0" w:space="0" w:color="auto"/>
      </w:divBdr>
      <w:divsChild>
        <w:div w:id="145712124">
          <w:marLeft w:val="480"/>
          <w:marRight w:val="0"/>
          <w:marTop w:val="0"/>
          <w:marBottom w:val="0"/>
          <w:divBdr>
            <w:top w:val="none" w:sz="0" w:space="0" w:color="auto"/>
            <w:left w:val="none" w:sz="0" w:space="0" w:color="auto"/>
            <w:bottom w:val="none" w:sz="0" w:space="0" w:color="auto"/>
            <w:right w:val="none" w:sz="0" w:space="0" w:color="auto"/>
          </w:divBdr>
        </w:div>
        <w:div w:id="207686462">
          <w:marLeft w:val="480"/>
          <w:marRight w:val="0"/>
          <w:marTop w:val="0"/>
          <w:marBottom w:val="0"/>
          <w:divBdr>
            <w:top w:val="none" w:sz="0" w:space="0" w:color="auto"/>
            <w:left w:val="none" w:sz="0" w:space="0" w:color="auto"/>
            <w:bottom w:val="none" w:sz="0" w:space="0" w:color="auto"/>
            <w:right w:val="none" w:sz="0" w:space="0" w:color="auto"/>
          </w:divBdr>
        </w:div>
        <w:div w:id="227033686">
          <w:marLeft w:val="480"/>
          <w:marRight w:val="0"/>
          <w:marTop w:val="0"/>
          <w:marBottom w:val="0"/>
          <w:divBdr>
            <w:top w:val="none" w:sz="0" w:space="0" w:color="auto"/>
            <w:left w:val="none" w:sz="0" w:space="0" w:color="auto"/>
            <w:bottom w:val="none" w:sz="0" w:space="0" w:color="auto"/>
            <w:right w:val="none" w:sz="0" w:space="0" w:color="auto"/>
          </w:divBdr>
        </w:div>
        <w:div w:id="281035276">
          <w:marLeft w:val="480"/>
          <w:marRight w:val="0"/>
          <w:marTop w:val="0"/>
          <w:marBottom w:val="0"/>
          <w:divBdr>
            <w:top w:val="none" w:sz="0" w:space="0" w:color="auto"/>
            <w:left w:val="none" w:sz="0" w:space="0" w:color="auto"/>
            <w:bottom w:val="none" w:sz="0" w:space="0" w:color="auto"/>
            <w:right w:val="none" w:sz="0" w:space="0" w:color="auto"/>
          </w:divBdr>
        </w:div>
        <w:div w:id="475221986">
          <w:marLeft w:val="480"/>
          <w:marRight w:val="0"/>
          <w:marTop w:val="0"/>
          <w:marBottom w:val="0"/>
          <w:divBdr>
            <w:top w:val="none" w:sz="0" w:space="0" w:color="auto"/>
            <w:left w:val="none" w:sz="0" w:space="0" w:color="auto"/>
            <w:bottom w:val="none" w:sz="0" w:space="0" w:color="auto"/>
            <w:right w:val="none" w:sz="0" w:space="0" w:color="auto"/>
          </w:divBdr>
        </w:div>
        <w:div w:id="494151301">
          <w:marLeft w:val="480"/>
          <w:marRight w:val="0"/>
          <w:marTop w:val="0"/>
          <w:marBottom w:val="0"/>
          <w:divBdr>
            <w:top w:val="none" w:sz="0" w:space="0" w:color="auto"/>
            <w:left w:val="none" w:sz="0" w:space="0" w:color="auto"/>
            <w:bottom w:val="none" w:sz="0" w:space="0" w:color="auto"/>
            <w:right w:val="none" w:sz="0" w:space="0" w:color="auto"/>
          </w:divBdr>
        </w:div>
        <w:div w:id="711731244">
          <w:marLeft w:val="480"/>
          <w:marRight w:val="0"/>
          <w:marTop w:val="0"/>
          <w:marBottom w:val="0"/>
          <w:divBdr>
            <w:top w:val="none" w:sz="0" w:space="0" w:color="auto"/>
            <w:left w:val="none" w:sz="0" w:space="0" w:color="auto"/>
            <w:bottom w:val="none" w:sz="0" w:space="0" w:color="auto"/>
            <w:right w:val="none" w:sz="0" w:space="0" w:color="auto"/>
          </w:divBdr>
        </w:div>
        <w:div w:id="783614084">
          <w:marLeft w:val="480"/>
          <w:marRight w:val="0"/>
          <w:marTop w:val="0"/>
          <w:marBottom w:val="0"/>
          <w:divBdr>
            <w:top w:val="none" w:sz="0" w:space="0" w:color="auto"/>
            <w:left w:val="none" w:sz="0" w:space="0" w:color="auto"/>
            <w:bottom w:val="none" w:sz="0" w:space="0" w:color="auto"/>
            <w:right w:val="none" w:sz="0" w:space="0" w:color="auto"/>
          </w:divBdr>
        </w:div>
        <w:div w:id="921375104">
          <w:marLeft w:val="480"/>
          <w:marRight w:val="0"/>
          <w:marTop w:val="0"/>
          <w:marBottom w:val="0"/>
          <w:divBdr>
            <w:top w:val="none" w:sz="0" w:space="0" w:color="auto"/>
            <w:left w:val="none" w:sz="0" w:space="0" w:color="auto"/>
            <w:bottom w:val="none" w:sz="0" w:space="0" w:color="auto"/>
            <w:right w:val="none" w:sz="0" w:space="0" w:color="auto"/>
          </w:divBdr>
        </w:div>
        <w:div w:id="968439545">
          <w:marLeft w:val="480"/>
          <w:marRight w:val="0"/>
          <w:marTop w:val="0"/>
          <w:marBottom w:val="0"/>
          <w:divBdr>
            <w:top w:val="none" w:sz="0" w:space="0" w:color="auto"/>
            <w:left w:val="none" w:sz="0" w:space="0" w:color="auto"/>
            <w:bottom w:val="none" w:sz="0" w:space="0" w:color="auto"/>
            <w:right w:val="none" w:sz="0" w:space="0" w:color="auto"/>
          </w:divBdr>
        </w:div>
        <w:div w:id="1107891340">
          <w:marLeft w:val="480"/>
          <w:marRight w:val="0"/>
          <w:marTop w:val="0"/>
          <w:marBottom w:val="0"/>
          <w:divBdr>
            <w:top w:val="none" w:sz="0" w:space="0" w:color="auto"/>
            <w:left w:val="none" w:sz="0" w:space="0" w:color="auto"/>
            <w:bottom w:val="none" w:sz="0" w:space="0" w:color="auto"/>
            <w:right w:val="none" w:sz="0" w:space="0" w:color="auto"/>
          </w:divBdr>
        </w:div>
        <w:div w:id="1115250493">
          <w:marLeft w:val="480"/>
          <w:marRight w:val="0"/>
          <w:marTop w:val="0"/>
          <w:marBottom w:val="0"/>
          <w:divBdr>
            <w:top w:val="none" w:sz="0" w:space="0" w:color="auto"/>
            <w:left w:val="none" w:sz="0" w:space="0" w:color="auto"/>
            <w:bottom w:val="none" w:sz="0" w:space="0" w:color="auto"/>
            <w:right w:val="none" w:sz="0" w:space="0" w:color="auto"/>
          </w:divBdr>
        </w:div>
        <w:div w:id="1124883215">
          <w:marLeft w:val="480"/>
          <w:marRight w:val="0"/>
          <w:marTop w:val="0"/>
          <w:marBottom w:val="0"/>
          <w:divBdr>
            <w:top w:val="none" w:sz="0" w:space="0" w:color="auto"/>
            <w:left w:val="none" w:sz="0" w:space="0" w:color="auto"/>
            <w:bottom w:val="none" w:sz="0" w:space="0" w:color="auto"/>
            <w:right w:val="none" w:sz="0" w:space="0" w:color="auto"/>
          </w:divBdr>
        </w:div>
        <w:div w:id="1234462360">
          <w:marLeft w:val="480"/>
          <w:marRight w:val="0"/>
          <w:marTop w:val="0"/>
          <w:marBottom w:val="0"/>
          <w:divBdr>
            <w:top w:val="none" w:sz="0" w:space="0" w:color="auto"/>
            <w:left w:val="none" w:sz="0" w:space="0" w:color="auto"/>
            <w:bottom w:val="none" w:sz="0" w:space="0" w:color="auto"/>
            <w:right w:val="none" w:sz="0" w:space="0" w:color="auto"/>
          </w:divBdr>
        </w:div>
        <w:div w:id="1276643834">
          <w:marLeft w:val="480"/>
          <w:marRight w:val="0"/>
          <w:marTop w:val="0"/>
          <w:marBottom w:val="0"/>
          <w:divBdr>
            <w:top w:val="none" w:sz="0" w:space="0" w:color="auto"/>
            <w:left w:val="none" w:sz="0" w:space="0" w:color="auto"/>
            <w:bottom w:val="none" w:sz="0" w:space="0" w:color="auto"/>
            <w:right w:val="none" w:sz="0" w:space="0" w:color="auto"/>
          </w:divBdr>
        </w:div>
        <w:div w:id="1281033832">
          <w:marLeft w:val="480"/>
          <w:marRight w:val="0"/>
          <w:marTop w:val="0"/>
          <w:marBottom w:val="0"/>
          <w:divBdr>
            <w:top w:val="none" w:sz="0" w:space="0" w:color="auto"/>
            <w:left w:val="none" w:sz="0" w:space="0" w:color="auto"/>
            <w:bottom w:val="none" w:sz="0" w:space="0" w:color="auto"/>
            <w:right w:val="none" w:sz="0" w:space="0" w:color="auto"/>
          </w:divBdr>
        </w:div>
        <w:div w:id="1326396940">
          <w:marLeft w:val="480"/>
          <w:marRight w:val="0"/>
          <w:marTop w:val="0"/>
          <w:marBottom w:val="0"/>
          <w:divBdr>
            <w:top w:val="none" w:sz="0" w:space="0" w:color="auto"/>
            <w:left w:val="none" w:sz="0" w:space="0" w:color="auto"/>
            <w:bottom w:val="none" w:sz="0" w:space="0" w:color="auto"/>
            <w:right w:val="none" w:sz="0" w:space="0" w:color="auto"/>
          </w:divBdr>
        </w:div>
        <w:div w:id="1351838481">
          <w:marLeft w:val="480"/>
          <w:marRight w:val="0"/>
          <w:marTop w:val="0"/>
          <w:marBottom w:val="0"/>
          <w:divBdr>
            <w:top w:val="none" w:sz="0" w:space="0" w:color="auto"/>
            <w:left w:val="none" w:sz="0" w:space="0" w:color="auto"/>
            <w:bottom w:val="none" w:sz="0" w:space="0" w:color="auto"/>
            <w:right w:val="none" w:sz="0" w:space="0" w:color="auto"/>
          </w:divBdr>
        </w:div>
        <w:div w:id="1535117000">
          <w:marLeft w:val="480"/>
          <w:marRight w:val="0"/>
          <w:marTop w:val="0"/>
          <w:marBottom w:val="0"/>
          <w:divBdr>
            <w:top w:val="none" w:sz="0" w:space="0" w:color="auto"/>
            <w:left w:val="none" w:sz="0" w:space="0" w:color="auto"/>
            <w:bottom w:val="none" w:sz="0" w:space="0" w:color="auto"/>
            <w:right w:val="none" w:sz="0" w:space="0" w:color="auto"/>
          </w:divBdr>
        </w:div>
        <w:div w:id="1602376274">
          <w:marLeft w:val="480"/>
          <w:marRight w:val="0"/>
          <w:marTop w:val="0"/>
          <w:marBottom w:val="0"/>
          <w:divBdr>
            <w:top w:val="none" w:sz="0" w:space="0" w:color="auto"/>
            <w:left w:val="none" w:sz="0" w:space="0" w:color="auto"/>
            <w:bottom w:val="none" w:sz="0" w:space="0" w:color="auto"/>
            <w:right w:val="none" w:sz="0" w:space="0" w:color="auto"/>
          </w:divBdr>
        </w:div>
        <w:div w:id="1617977669">
          <w:marLeft w:val="480"/>
          <w:marRight w:val="0"/>
          <w:marTop w:val="0"/>
          <w:marBottom w:val="0"/>
          <w:divBdr>
            <w:top w:val="none" w:sz="0" w:space="0" w:color="auto"/>
            <w:left w:val="none" w:sz="0" w:space="0" w:color="auto"/>
            <w:bottom w:val="none" w:sz="0" w:space="0" w:color="auto"/>
            <w:right w:val="none" w:sz="0" w:space="0" w:color="auto"/>
          </w:divBdr>
        </w:div>
        <w:div w:id="1646087103">
          <w:marLeft w:val="480"/>
          <w:marRight w:val="0"/>
          <w:marTop w:val="0"/>
          <w:marBottom w:val="0"/>
          <w:divBdr>
            <w:top w:val="none" w:sz="0" w:space="0" w:color="auto"/>
            <w:left w:val="none" w:sz="0" w:space="0" w:color="auto"/>
            <w:bottom w:val="none" w:sz="0" w:space="0" w:color="auto"/>
            <w:right w:val="none" w:sz="0" w:space="0" w:color="auto"/>
          </w:divBdr>
        </w:div>
        <w:div w:id="1707025810">
          <w:marLeft w:val="480"/>
          <w:marRight w:val="0"/>
          <w:marTop w:val="0"/>
          <w:marBottom w:val="0"/>
          <w:divBdr>
            <w:top w:val="none" w:sz="0" w:space="0" w:color="auto"/>
            <w:left w:val="none" w:sz="0" w:space="0" w:color="auto"/>
            <w:bottom w:val="none" w:sz="0" w:space="0" w:color="auto"/>
            <w:right w:val="none" w:sz="0" w:space="0" w:color="auto"/>
          </w:divBdr>
        </w:div>
        <w:div w:id="1755466641">
          <w:marLeft w:val="480"/>
          <w:marRight w:val="0"/>
          <w:marTop w:val="0"/>
          <w:marBottom w:val="0"/>
          <w:divBdr>
            <w:top w:val="none" w:sz="0" w:space="0" w:color="auto"/>
            <w:left w:val="none" w:sz="0" w:space="0" w:color="auto"/>
            <w:bottom w:val="none" w:sz="0" w:space="0" w:color="auto"/>
            <w:right w:val="none" w:sz="0" w:space="0" w:color="auto"/>
          </w:divBdr>
        </w:div>
        <w:div w:id="1977684071">
          <w:marLeft w:val="480"/>
          <w:marRight w:val="0"/>
          <w:marTop w:val="0"/>
          <w:marBottom w:val="0"/>
          <w:divBdr>
            <w:top w:val="none" w:sz="0" w:space="0" w:color="auto"/>
            <w:left w:val="none" w:sz="0" w:space="0" w:color="auto"/>
            <w:bottom w:val="none" w:sz="0" w:space="0" w:color="auto"/>
            <w:right w:val="none" w:sz="0" w:space="0" w:color="auto"/>
          </w:divBdr>
        </w:div>
        <w:div w:id="1987977741">
          <w:marLeft w:val="480"/>
          <w:marRight w:val="0"/>
          <w:marTop w:val="0"/>
          <w:marBottom w:val="0"/>
          <w:divBdr>
            <w:top w:val="none" w:sz="0" w:space="0" w:color="auto"/>
            <w:left w:val="none" w:sz="0" w:space="0" w:color="auto"/>
            <w:bottom w:val="none" w:sz="0" w:space="0" w:color="auto"/>
            <w:right w:val="none" w:sz="0" w:space="0" w:color="auto"/>
          </w:divBdr>
        </w:div>
        <w:div w:id="2088578297">
          <w:marLeft w:val="480"/>
          <w:marRight w:val="0"/>
          <w:marTop w:val="0"/>
          <w:marBottom w:val="0"/>
          <w:divBdr>
            <w:top w:val="none" w:sz="0" w:space="0" w:color="auto"/>
            <w:left w:val="none" w:sz="0" w:space="0" w:color="auto"/>
            <w:bottom w:val="none" w:sz="0" w:space="0" w:color="auto"/>
            <w:right w:val="none" w:sz="0" w:space="0" w:color="auto"/>
          </w:divBdr>
        </w:div>
        <w:div w:id="2138909943">
          <w:marLeft w:val="480"/>
          <w:marRight w:val="0"/>
          <w:marTop w:val="0"/>
          <w:marBottom w:val="0"/>
          <w:divBdr>
            <w:top w:val="none" w:sz="0" w:space="0" w:color="auto"/>
            <w:left w:val="none" w:sz="0" w:space="0" w:color="auto"/>
            <w:bottom w:val="none" w:sz="0" w:space="0" w:color="auto"/>
            <w:right w:val="none" w:sz="0" w:space="0" w:color="auto"/>
          </w:divBdr>
        </w:div>
      </w:divsChild>
    </w:div>
    <w:div w:id="1473017554">
      <w:bodyDiv w:val="1"/>
      <w:marLeft w:val="0"/>
      <w:marRight w:val="0"/>
      <w:marTop w:val="0"/>
      <w:marBottom w:val="0"/>
      <w:divBdr>
        <w:top w:val="none" w:sz="0" w:space="0" w:color="auto"/>
        <w:left w:val="none" w:sz="0" w:space="0" w:color="auto"/>
        <w:bottom w:val="none" w:sz="0" w:space="0" w:color="auto"/>
        <w:right w:val="none" w:sz="0" w:space="0" w:color="auto"/>
      </w:divBdr>
    </w:div>
    <w:div w:id="1485581916">
      <w:bodyDiv w:val="1"/>
      <w:marLeft w:val="0"/>
      <w:marRight w:val="0"/>
      <w:marTop w:val="0"/>
      <w:marBottom w:val="0"/>
      <w:divBdr>
        <w:top w:val="none" w:sz="0" w:space="0" w:color="auto"/>
        <w:left w:val="none" w:sz="0" w:space="0" w:color="auto"/>
        <w:bottom w:val="none" w:sz="0" w:space="0" w:color="auto"/>
        <w:right w:val="none" w:sz="0" w:space="0" w:color="auto"/>
      </w:divBdr>
      <w:divsChild>
        <w:div w:id="84039205">
          <w:marLeft w:val="480"/>
          <w:marRight w:val="0"/>
          <w:marTop w:val="0"/>
          <w:marBottom w:val="0"/>
          <w:divBdr>
            <w:top w:val="none" w:sz="0" w:space="0" w:color="auto"/>
            <w:left w:val="none" w:sz="0" w:space="0" w:color="auto"/>
            <w:bottom w:val="none" w:sz="0" w:space="0" w:color="auto"/>
            <w:right w:val="none" w:sz="0" w:space="0" w:color="auto"/>
          </w:divBdr>
        </w:div>
        <w:div w:id="151459235">
          <w:marLeft w:val="480"/>
          <w:marRight w:val="0"/>
          <w:marTop w:val="0"/>
          <w:marBottom w:val="0"/>
          <w:divBdr>
            <w:top w:val="none" w:sz="0" w:space="0" w:color="auto"/>
            <w:left w:val="none" w:sz="0" w:space="0" w:color="auto"/>
            <w:bottom w:val="none" w:sz="0" w:space="0" w:color="auto"/>
            <w:right w:val="none" w:sz="0" w:space="0" w:color="auto"/>
          </w:divBdr>
        </w:div>
        <w:div w:id="209613069">
          <w:marLeft w:val="480"/>
          <w:marRight w:val="0"/>
          <w:marTop w:val="0"/>
          <w:marBottom w:val="0"/>
          <w:divBdr>
            <w:top w:val="none" w:sz="0" w:space="0" w:color="auto"/>
            <w:left w:val="none" w:sz="0" w:space="0" w:color="auto"/>
            <w:bottom w:val="none" w:sz="0" w:space="0" w:color="auto"/>
            <w:right w:val="none" w:sz="0" w:space="0" w:color="auto"/>
          </w:divBdr>
        </w:div>
        <w:div w:id="243533744">
          <w:marLeft w:val="480"/>
          <w:marRight w:val="0"/>
          <w:marTop w:val="0"/>
          <w:marBottom w:val="0"/>
          <w:divBdr>
            <w:top w:val="none" w:sz="0" w:space="0" w:color="auto"/>
            <w:left w:val="none" w:sz="0" w:space="0" w:color="auto"/>
            <w:bottom w:val="none" w:sz="0" w:space="0" w:color="auto"/>
            <w:right w:val="none" w:sz="0" w:space="0" w:color="auto"/>
          </w:divBdr>
        </w:div>
        <w:div w:id="261762434">
          <w:marLeft w:val="480"/>
          <w:marRight w:val="0"/>
          <w:marTop w:val="0"/>
          <w:marBottom w:val="0"/>
          <w:divBdr>
            <w:top w:val="none" w:sz="0" w:space="0" w:color="auto"/>
            <w:left w:val="none" w:sz="0" w:space="0" w:color="auto"/>
            <w:bottom w:val="none" w:sz="0" w:space="0" w:color="auto"/>
            <w:right w:val="none" w:sz="0" w:space="0" w:color="auto"/>
          </w:divBdr>
        </w:div>
        <w:div w:id="265769041">
          <w:marLeft w:val="480"/>
          <w:marRight w:val="0"/>
          <w:marTop w:val="0"/>
          <w:marBottom w:val="0"/>
          <w:divBdr>
            <w:top w:val="none" w:sz="0" w:space="0" w:color="auto"/>
            <w:left w:val="none" w:sz="0" w:space="0" w:color="auto"/>
            <w:bottom w:val="none" w:sz="0" w:space="0" w:color="auto"/>
            <w:right w:val="none" w:sz="0" w:space="0" w:color="auto"/>
          </w:divBdr>
        </w:div>
        <w:div w:id="293605569">
          <w:marLeft w:val="480"/>
          <w:marRight w:val="0"/>
          <w:marTop w:val="0"/>
          <w:marBottom w:val="0"/>
          <w:divBdr>
            <w:top w:val="none" w:sz="0" w:space="0" w:color="auto"/>
            <w:left w:val="none" w:sz="0" w:space="0" w:color="auto"/>
            <w:bottom w:val="none" w:sz="0" w:space="0" w:color="auto"/>
            <w:right w:val="none" w:sz="0" w:space="0" w:color="auto"/>
          </w:divBdr>
        </w:div>
        <w:div w:id="524565262">
          <w:marLeft w:val="480"/>
          <w:marRight w:val="0"/>
          <w:marTop w:val="0"/>
          <w:marBottom w:val="0"/>
          <w:divBdr>
            <w:top w:val="none" w:sz="0" w:space="0" w:color="auto"/>
            <w:left w:val="none" w:sz="0" w:space="0" w:color="auto"/>
            <w:bottom w:val="none" w:sz="0" w:space="0" w:color="auto"/>
            <w:right w:val="none" w:sz="0" w:space="0" w:color="auto"/>
          </w:divBdr>
        </w:div>
        <w:div w:id="527062419">
          <w:marLeft w:val="480"/>
          <w:marRight w:val="0"/>
          <w:marTop w:val="0"/>
          <w:marBottom w:val="0"/>
          <w:divBdr>
            <w:top w:val="none" w:sz="0" w:space="0" w:color="auto"/>
            <w:left w:val="none" w:sz="0" w:space="0" w:color="auto"/>
            <w:bottom w:val="none" w:sz="0" w:space="0" w:color="auto"/>
            <w:right w:val="none" w:sz="0" w:space="0" w:color="auto"/>
          </w:divBdr>
        </w:div>
        <w:div w:id="655301393">
          <w:marLeft w:val="480"/>
          <w:marRight w:val="0"/>
          <w:marTop w:val="0"/>
          <w:marBottom w:val="0"/>
          <w:divBdr>
            <w:top w:val="none" w:sz="0" w:space="0" w:color="auto"/>
            <w:left w:val="none" w:sz="0" w:space="0" w:color="auto"/>
            <w:bottom w:val="none" w:sz="0" w:space="0" w:color="auto"/>
            <w:right w:val="none" w:sz="0" w:space="0" w:color="auto"/>
          </w:divBdr>
        </w:div>
        <w:div w:id="829910043">
          <w:marLeft w:val="480"/>
          <w:marRight w:val="0"/>
          <w:marTop w:val="0"/>
          <w:marBottom w:val="0"/>
          <w:divBdr>
            <w:top w:val="none" w:sz="0" w:space="0" w:color="auto"/>
            <w:left w:val="none" w:sz="0" w:space="0" w:color="auto"/>
            <w:bottom w:val="none" w:sz="0" w:space="0" w:color="auto"/>
            <w:right w:val="none" w:sz="0" w:space="0" w:color="auto"/>
          </w:divBdr>
        </w:div>
        <w:div w:id="858280113">
          <w:marLeft w:val="480"/>
          <w:marRight w:val="0"/>
          <w:marTop w:val="0"/>
          <w:marBottom w:val="0"/>
          <w:divBdr>
            <w:top w:val="none" w:sz="0" w:space="0" w:color="auto"/>
            <w:left w:val="none" w:sz="0" w:space="0" w:color="auto"/>
            <w:bottom w:val="none" w:sz="0" w:space="0" w:color="auto"/>
            <w:right w:val="none" w:sz="0" w:space="0" w:color="auto"/>
          </w:divBdr>
        </w:div>
        <w:div w:id="864632986">
          <w:marLeft w:val="480"/>
          <w:marRight w:val="0"/>
          <w:marTop w:val="0"/>
          <w:marBottom w:val="0"/>
          <w:divBdr>
            <w:top w:val="none" w:sz="0" w:space="0" w:color="auto"/>
            <w:left w:val="none" w:sz="0" w:space="0" w:color="auto"/>
            <w:bottom w:val="none" w:sz="0" w:space="0" w:color="auto"/>
            <w:right w:val="none" w:sz="0" w:space="0" w:color="auto"/>
          </w:divBdr>
        </w:div>
        <w:div w:id="895701413">
          <w:marLeft w:val="480"/>
          <w:marRight w:val="0"/>
          <w:marTop w:val="0"/>
          <w:marBottom w:val="0"/>
          <w:divBdr>
            <w:top w:val="none" w:sz="0" w:space="0" w:color="auto"/>
            <w:left w:val="none" w:sz="0" w:space="0" w:color="auto"/>
            <w:bottom w:val="none" w:sz="0" w:space="0" w:color="auto"/>
            <w:right w:val="none" w:sz="0" w:space="0" w:color="auto"/>
          </w:divBdr>
        </w:div>
        <w:div w:id="919095827">
          <w:marLeft w:val="480"/>
          <w:marRight w:val="0"/>
          <w:marTop w:val="0"/>
          <w:marBottom w:val="0"/>
          <w:divBdr>
            <w:top w:val="none" w:sz="0" w:space="0" w:color="auto"/>
            <w:left w:val="none" w:sz="0" w:space="0" w:color="auto"/>
            <w:bottom w:val="none" w:sz="0" w:space="0" w:color="auto"/>
            <w:right w:val="none" w:sz="0" w:space="0" w:color="auto"/>
          </w:divBdr>
        </w:div>
        <w:div w:id="1104962593">
          <w:marLeft w:val="480"/>
          <w:marRight w:val="0"/>
          <w:marTop w:val="0"/>
          <w:marBottom w:val="0"/>
          <w:divBdr>
            <w:top w:val="none" w:sz="0" w:space="0" w:color="auto"/>
            <w:left w:val="none" w:sz="0" w:space="0" w:color="auto"/>
            <w:bottom w:val="none" w:sz="0" w:space="0" w:color="auto"/>
            <w:right w:val="none" w:sz="0" w:space="0" w:color="auto"/>
          </w:divBdr>
        </w:div>
        <w:div w:id="1143540605">
          <w:marLeft w:val="480"/>
          <w:marRight w:val="0"/>
          <w:marTop w:val="0"/>
          <w:marBottom w:val="0"/>
          <w:divBdr>
            <w:top w:val="none" w:sz="0" w:space="0" w:color="auto"/>
            <w:left w:val="none" w:sz="0" w:space="0" w:color="auto"/>
            <w:bottom w:val="none" w:sz="0" w:space="0" w:color="auto"/>
            <w:right w:val="none" w:sz="0" w:space="0" w:color="auto"/>
          </w:divBdr>
        </w:div>
        <w:div w:id="1374303196">
          <w:marLeft w:val="480"/>
          <w:marRight w:val="0"/>
          <w:marTop w:val="0"/>
          <w:marBottom w:val="0"/>
          <w:divBdr>
            <w:top w:val="none" w:sz="0" w:space="0" w:color="auto"/>
            <w:left w:val="none" w:sz="0" w:space="0" w:color="auto"/>
            <w:bottom w:val="none" w:sz="0" w:space="0" w:color="auto"/>
            <w:right w:val="none" w:sz="0" w:space="0" w:color="auto"/>
          </w:divBdr>
        </w:div>
        <w:div w:id="1472481013">
          <w:marLeft w:val="480"/>
          <w:marRight w:val="0"/>
          <w:marTop w:val="0"/>
          <w:marBottom w:val="0"/>
          <w:divBdr>
            <w:top w:val="none" w:sz="0" w:space="0" w:color="auto"/>
            <w:left w:val="none" w:sz="0" w:space="0" w:color="auto"/>
            <w:bottom w:val="none" w:sz="0" w:space="0" w:color="auto"/>
            <w:right w:val="none" w:sz="0" w:space="0" w:color="auto"/>
          </w:divBdr>
        </w:div>
        <w:div w:id="1483504149">
          <w:marLeft w:val="480"/>
          <w:marRight w:val="0"/>
          <w:marTop w:val="0"/>
          <w:marBottom w:val="0"/>
          <w:divBdr>
            <w:top w:val="none" w:sz="0" w:space="0" w:color="auto"/>
            <w:left w:val="none" w:sz="0" w:space="0" w:color="auto"/>
            <w:bottom w:val="none" w:sz="0" w:space="0" w:color="auto"/>
            <w:right w:val="none" w:sz="0" w:space="0" w:color="auto"/>
          </w:divBdr>
        </w:div>
        <w:div w:id="1527671162">
          <w:marLeft w:val="480"/>
          <w:marRight w:val="0"/>
          <w:marTop w:val="0"/>
          <w:marBottom w:val="0"/>
          <w:divBdr>
            <w:top w:val="none" w:sz="0" w:space="0" w:color="auto"/>
            <w:left w:val="none" w:sz="0" w:space="0" w:color="auto"/>
            <w:bottom w:val="none" w:sz="0" w:space="0" w:color="auto"/>
            <w:right w:val="none" w:sz="0" w:space="0" w:color="auto"/>
          </w:divBdr>
        </w:div>
        <w:div w:id="1535650913">
          <w:marLeft w:val="480"/>
          <w:marRight w:val="0"/>
          <w:marTop w:val="0"/>
          <w:marBottom w:val="0"/>
          <w:divBdr>
            <w:top w:val="none" w:sz="0" w:space="0" w:color="auto"/>
            <w:left w:val="none" w:sz="0" w:space="0" w:color="auto"/>
            <w:bottom w:val="none" w:sz="0" w:space="0" w:color="auto"/>
            <w:right w:val="none" w:sz="0" w:space="0" w:color="auto"/>
          </w:divBdr>
        </w:div>
        <w:div w:id="1577395532">
          <w:marLeft w:val="480"/>
          <w:marRight w:val="0"/>
          <w:marTop w:val="0"/>
          <w:marBottom w:val="0"/>
          <w:divBdr>
            <w:top w:val="none" w:sz="0" w:space="0" w:color="auto"/>
            <w:left w:val="none" w:sz="0" w:space="0" w:color="auto"/>
            <w:bottom w:val="none" w:sz="0" w:space="0" w:color="auto"/>
            <w:right w:val="none" w:sz="0" w:space="0" w:color="auto"/>
          </w:divBdr>
        </w:div>
        <w:div w:id="1663660309">
          <w:marLeft w:val="480"/>
          <w:marRight w:val="0"/>
          <w:marTop w:val="0"/>
          <w:marBottom w:val="0"/>
          <w:divBdr>
            <w:top w:val="none" w:sz="0" w:space="0" w:color="auto"/>
            <w:left w:val="none" w:sz="0" w:space="0" w:color="auto"/>
            <w:bottom w:val="none" w:sz="0" w:space="0" w:color="auto"/>
            <w:right w:val="none" w:sz="0" w:space="0" w:color="auto"/>
          </w:divBdr>
        </w:div>
        <w:div w:id="1750233259">
          <w:marLeft w:val="480"/>
          <w:marRight w:val="0"/>
          <w:marTop w:val="0"/>
          <w:marBottom w:val="0"/>
          <w:divBdr>
            <w:top w:val="none" w:sz="0" w:space="0" w:color="auto"/>
            <w:left w:val="none" w:sz="0" w:space="0" w:color="auto"/>
            <w:bottom w:val="none" w:sz="0" w:space="0" w:color="auto"/>
            <w:right w:val="none" w:sz="0" w:space="0" w:color="auto"/>
          </w:divBdr>
        </w:div>
        <w:div w:id="1756784789">
          <w:marLeft w:val="480"/>
          <w:marRight w:val="0"/>
          <w:marTop w:val="0"/>
          <w:marBottom w:val="0"/>
          <w:divBdr>
            <w:top w:val="none" w:sz="0" w:space="0" w:color="auto"/>
            <w:left w:val="none" w:sz="0" w:space="0" w:color="auto"/>
            <w:bottom w:val="none" w:sz="0" w:space="0" w:color="auto"/>
            <w:right w:val="none" w:sz="0" w:space="0" w:color="auto"/>
          </w:divBdr>
        </w:div>
        <w:div w:id="1994871627">
          <w:marLeft w:val="480"/>
          <w:marRight w:val="0"/>
          <w:marTop w:val="0"/>
          <w:marBottom w:val="0"/>
          <w:divBdr>
            <w:top w:val="none" w:sz="0" w:space="0" w:color="auto"/>
            <w:left w:val="none" w:sz="0" w:space="0" w:color="auto"/>
            <w:bottom w:val="none" w:sz="0" w:space="0" w:color="auto"/>
            <w:right w:val="none" w:sz="0" w:space="0" w:color="auto"/>
          </w:divBdr>
        </w:div>
        <w:div w:id="2022781930">
          <w:marLeft w:val="480"/>
          <w:marRight w:val="0"/>
          <w:marTop w:val="0"/>
          <w:marBottom w:val="0"/>
          <w:divBdr>
            <w:top w:val="none" w:sz="0" w:space="0" w:color="auto"/>
            <w:left w:val="none" w:sz="0" w:space="0" w:color="auto"/>
            <w:bottom w:val="none" w:sz="0" w:space="0" w:color="auto"/>
            <w:right w:val="none" w:sz="0" w:space="0" w:color="auto"/>
          </w:divBdr>
        </w:div>
        <w:div w:id="2057964523">
          <w:marLeft w:val="480"/>
          <w:marRight w:val="0"/>
          <w:marTop w:val="0"/>
          <w:marBottom w:val="0"/>
          <w:divBdr>
            <w:top w:val="none" w:sz="0" w:space="0" w:color="auto"/>
            <w:left w:val="none" w:sz="0" w:space="0" w:color="auto"/>
            <w:bottom w:val="none" w:sz="0" w:space="0" w:color="auto"/>
            <w:right w:val="none" w:sz="0" w:space="0" w:color="auto"/>
          </w:divBdr>
        </w:div>
        <w:div w:id="2106606250">
          <w:marLeft w:val="480"/>
          <w:marRight w:val="0"/>
          <w:marTop w:val="0"/>
          <w:marBottom w:val="0"/>
          <w:divBdr>
            <w:top w:val="none" w:sz="0" w:space="0" w:color="auto"/>
            <w:left w:val="none" w:sz="0" w:space="0" w:color="auto"/>
            <w:bottom w:val="none" w:sz="0" w:space="0" w:color="auto"/>
            <w:right w:val="none" w:sz="0" w:space="0" w:color="auto"/>
          </w:divBdr>
        </w:div>
      </w:divsChild>
    </w:div>
    <w:div w:id="1488282937">
      <w:bodyDiv w:val="1"/>
      <w:marLeft w:val="0"/>
      <w:marRight w:val="0"/>
      <w:marTop w:val="0"/>
      <w:marBottom w:val="0"/>
      <w:divBdr>
        <w:top w:val="none" w:sz="0" w:space="0" w:color="auto"/>
        <w:left w:val="none" w:sz="0" w:space="0" w:color="auto"/>
        <w:bottom w:val="none" w:sz="0" w:space="0" w:color="auto"/>
        <w:right w:val="none" w:sz="0" w:space="0" w:color="auto"/>
      </w:divBdr>
    </w:div>
    <w:div w:id="1488938172">
      <w:bodyDiv w:val="1"/>
      <w:marLeft w:val="0"/>
      <w:marRight w:val="0"/>
      <w:marTop w:val="0"/>
      <w:marBottom w:val="0"/>
      <w:divBdr>
        <w:top w:val="none" w:sz="0" w:space="0" w:color="auto"/>
        <w:left w:val="none" w:sz="0" w:space="0" w:color="auto"/>
        <w:bottom w:val="none" w:sz="0" w:space="0" w:color="auto"/>
        <w:right w:val="none" w:sz="0" w:space="0" w:color="auto"/>
      </w:divBdr>
    </w:div>
    <w:div w:id="1497451273">
      <w:bodyDiv w:val="1"/>
      <w:marLeft w:val="0"/>
      <w:marRight w:val="0"/>
      <w:marTop w:val="0"/>
      <w:marBottom w:val="0"/>
      <w:divBdr>
        <w:top w:val="none" w:sz="0" w:space="0" w:color="auto"/>
        <w:left w:val="none" w:sz="0" w:space="0" w:color="auto"/>
        <w:bottom w:val="none" w:sz="0" w:space="0" w:color="auto"/>
        <w:right w:val="none" w:sz="0" w:space="0" w:color="auto"/>
      </w:divBdr>
      <w:divsChild>
        <w:div w:id="143398476">
          <w:marLeft w:val="480"/>
          <w:marRight w:val="0"/>
          <w:marTop w:val="0"/>
          <w:marBottom w:val="0"/>
          <w:divBdr>
            <w:top w:val="none" w:sz="0" w:space="0" w:color="auto"/>
            <w:left w:val="none" w:sz="0" w:space="0" w:color="auto"/>
            <w:bottom w:val="none" w:sz="0" w:space="0" w:color="auto"/>
            <w:right w:val="none" w:sz="0" w:space="0" w:color="auto"/>
          </w:divBdr>
        </w:div>
        <w:div w:id="213084280">
          <w:marLeft w:val="480"/>
          <w:marRight w:val="0"/>
          <w:marTop w:val="0"/>
          <w:marBottom w:val="0"/>
          <w:divBdr>
            <w:top w:val="none" w:sz="0" w:space="0" w:color="auto"/>
            <w:left w:val="none" w:sz="0" w:space="0" w:color="auto"/>
            <w:bottom w:val="none" w:sz="0" w:space="0" w:color="auto"/>
            <w:right w:val="none" w:sz="0" w:space="0" w:color="auto"/>
          </w:divBdr>
        </w:div>
        <w:div w:id="218909120">
          <w:marLeft w:val="480"/>
          <w:marRight w:val="0"/>
          <w:marTop w:val="0"/>
          <w:marBottom w:val="0"/>
          <w:divBdr>
            <w:top w:val="none" w:sz="0" w:space="0" w:color="auto"/>
            <w:left w:val="none" w:sz="0" w:space="0" w:color="auto"/>
            <w:bottom w:val="none" w:sz="0" w:space="0" w:color="auto"/>
            <w:right w:val="none" w:sz="0" w:space="0" w:color="auto"/>
          </w:divBdr>
        </w:div>
        <w:div w:id="288783508">
          <w:marLeft w:val="480"/>
          <w:marRight w:val="0"/>
          <w:marTop w:val="0"/>
          <w:marBottom w:val="0"/>
          <w:divBdr>
            <w:top w:val="none" w:sz="0" w:space="0" w:color="auto"/>
            <w:left w:val="none" w:sz="0" w:space="0" w:color="auto"/>
            <w:bottom w:val="none" w:sz="0" w:space="0" w:color="auto"/>
            <w:right w:val="none" w:sz="0" w:space="0" w:color="auto"/>
          </w:divBdr>
        </w:div>
        <w:div w:id="460270011">
          <w:marLeft w:val="480"/>
          <w:marRight w:val="0"/>
          <w:marTop w:val="0"/>
          <w:marBottom w:val="0"/>
          <w:divBdr>
            <w:top w:val="none" w:sz="0" w:space="0" w:color="auto"/>
            <w:left w:val="none" w:sz="0" w:space="0" w:color="auto"/>
            <w:bottom w:val="none" w:sz="0" w:space="0" w:color="auto"/>
            <w:right w:val="none" w:sz="0" w:space="0" w:color="auto"/>
          </w:divBdr>
        </w:div>
        <w:div w:id="512574398">
          <w:marLeft w:val="480"/>
          <w:marRight w:val="0"/>
          <w:marTop w:val="0"/>
          <w:marBottom w:val="0"/>
          <w:divBdr>
            <w:top w:val="none" w:sz="0" w:space="0" w:color="auto"/>
            <w:left w:val="none" w:sz="0" w:space="0" w:color="auto"/>
            <w:bottom w:val="none" w:sz="0" w:space="0" w:color="auto"/>
            <w:right w:val="none" w:sz="0" w:space="0" w:color="auto"/>
          </w:divBdr>
        </w:div>
        <w:div w:id="668868305">
          <w:marLeft w:val="480"/>
          <w:marRight w:val="0"/>
          <w:marTop w:val="0"/>
          <w:marBottom w:val="0"/>
          <w:divBdr>
            <w:top w:val="none" w:sz="0" w:space="0" w:color="auto"/>
            <w:left w:val="none" w:sz="0" w:space="0" w:color="auto"/>
            <w:bottom w:val="none" w:sz="0" w:space="0" w:color="auto"/>
            <w:right w:val="none" w:sz="0" w:space="0" w:color="auto"/>
          </w:divBdr>
        </w:div>
        <w:div w:id="787508346">
          <w:marLeft w:val="480"/>
          <w:marRight w:val="0"/>
          <w:marTop w:val="0"/>
          <w:marBottom w:val="0"/>
          <w:divBdr>
            <w:top w:val="none" w:sz="0" w:space="0" w:color="auto"/>
            <w:left w:val="none" w:sz="0" w:space="0" w:color="auto"/>
            <w:bottom w:val="none" w:sz="0" w:space="0" w:color="auto"/>
            <w:right w:val="none" w:sz="0" w:space="0" w:color="auto"/>
          </w:divBdr>
        </w:div>
        <w:div w:id="800343813">
          <w:marLeft w:val="480"/>
          <w:marRight w:val="0"/>
          <w:marTop w:val="0"/>
          <w:marBottom w:val="0"/>
          <w:divBdr>
            <w:top w:val="none" w:sz="0" w:space="0" w:color="auto"/>
            <w:left w:val="none" w:sz="0" w:space="0" w:color="auto"/>
            <w:bottom w:val="none" w:sz="0" w:space="0" w:color="auto"/>
            <w:right w:val="none" w:sz="0" w:space="0" w:color="auto"/>
          </w:divBdr>
        </w:div>
        <w:div w:id="894774015">
          <w:marLeft w:val="480"/>
          <w:marRight w:val="0"/>
          <w:marTop w:val="0"/>
          <w:marBottom w:val="0"/>
          <w:divBdr>
            <w:top w:val="none" w:sz="0" w:space="0" w:color="auto"/>
            <w:left w:val="none" w:sz="0" w:space="0" w:color="auto"/>
            <w:bottom w:val="none" w:sz="0" w:space="0" w:color="auto"/>
            <w:right w:val="none" w:sz="0" w:space="0" w:color="auto"/>
          </w:divBdr>
        </w:div>
        <w:div w:id="970551602">
          <w:marLeft w:val="480"/>
          <w:marRight w:val="0"/>
          <w:marTop w:val="0"/>
          <w:marBottom w:val="0"/>
          <w:divBdr>
            <w:top w:val="none" w:sz="0" w:space="0" w:color="auto"/>
            <w:left w:val="none" w:sz="0" w:space="0" w:color="auto"/>
            <w:bottom w:val="none" w:sz="0" w:space="0" w:color="auto"/>
            <w:right w:val="none" w:sz="0" w:space="0" w:color="auto"/>
          </w:divBdr>
        </w:div>
        <w:div w:id="1052466048">
          <w:marLeft w:val="480"/>
          <w:marRight w:val="0"/>
          <w:marTop w:val="0"/>
          <w:marBottom w:val="0"/>
          <w:divBdr>
            <w:top w:val="none" w:sz="0" w:space="0" w:color="auto"/>
            <w:left w:val="none" w:sz="0" w:space="0" w:color="auto"/>
            <w:bottom w:val="none" w:sz="0" w:space="0" w:color="auto"/>
            <w:right w:val="none" w:sz="0" w:space="0" w:color="auto"/>
          </w:divBdr>
        </w:div>
        <w:div w:id="1080175258">
          <w:marLeft w:val="480"/>
          <w:marRight w:val="0"/>
          <w:marTop w:val="0"/>
          <w:marBottom w:val="0"/>
          <w:divBdr>
            <w:top w:val="none" w:sz="0" w:space="0" w:color="auto"/>
            <w:left w:val="none" w:sz="0" w:space="0" w:color="auto"/>
            <w:bottom w:val="none" w:sz="0" w:space="0" w:color="auto"/>
            <w:right w:val="none" w:sz="0" w:space="0" w:color="auto"/>
          </w:divBdr>
        </w:div>
        <w:div w:id="1080953216">
          <w:marLeft w:val="480"/>
          <w:marRight w:val="0"/>
          <w:marTop w:val="0"/>
          <w:marBottom w:val="0"/>
          <w:divBdr>
            <w:top w:val="none" w:sz="0" w:space="0" w:color="auto"/>
            <w:left w:val="none" w:sz="0" w:space="0" w:color="auto"/>
            <w:bottom w:val="none" w:sz="0" w:space="0" w:color="auto"/>
            <w:right w:val="none" w:sz="0" w:space="0" w:color="auto"/>
          </w:divBdr>
        </w:div>
        <w:div w:id="1159538485">
          <w:marLeft w:val="480"/>
          <w:marRight w:val="0"/>
          <w:marTop w:val="0"/>
          <w:marBottom w:val="0"/>
          <w:divBdr>
            <w:top w:val="none" w:sz="0" w:space="0" w:color="auto"/>
            <w:left w:val="none" w:sz="0" w:space="0" w:color="auto"/>
            <w:bottom w:val="none" w:sz="0" w:space="0" w:color="auto"/>
            <w:right w:val="none" w:sz="0" w:space="0" w:color="auto"/>
          </w:divBdr>
        </w:div>
        <w:div w:id="1204637498">
          <w:marLeft w:val="480"/>
          <w:marRight w:val="0"/>
          <w:marTop w:val="0"/>
          <w:marBottom w:val="0"/>
          <w:divBdr>
            <w:top w:val="none" w:sz="0" w:space="0" w:color="auto"/>
            <w:left w:val="none" w:sz="0" w:space="0" w:color="auto"/>
            <w:bottom w:val="none" w:sz="0" w:space="0" w:color="auto"/>
            <w:right w:val="none" w:sz="0" w:space="0" w:color="auto"/>
          </w:divBdr>
        </w:div>
        <w:div w:id="1249847858">
          <w:marLeft w:val="480"/>
          <w:marRight w:val="0"/>
          <w:marTop w:val="0"/>
          <w:marBottom w:val="0"/>
          <w:divBdr>
            <w:top w:val="none" w:sz="0" w:space="0" w:color="auto"/>
            <w:left w:val="none" w:sz="0" w:space="0" w:color="auto"/>
            <w:bottom w:val="none" w:sz="0" w:space="0" w:color="auto"/>
            <w:right w:val="none" w:sz="0" w:space="0" w:color="auto"/>
          </w:divBdr>
        </w:div>
        <w:div w:id="1282833650">
          <w:marLeft w:val="480"/>
          <w:marRight w:val="0"/>
          <w:marTop w:val="0"/>
          <w:marBottom w:val="0"/>
          <w:divBdr>
            <w:top w:val="none" w:sz="0" w:space="0" w:color="auto"/>
            <w:left w:val="none" w:sz="0" w:space="0" w:color="auto"/>
            <w:bottom w:val="none" w:sz="0" w:space="0" w:color="auto"/>
            <w:right w:val="none" w:sz="0" w:space="0" w:color="auto"/>
          </w:divBdr>
        </w:div>
        <w:div w:id="1470243632">
          <w:marLeft w:val="480"/>
          <w:marRight w:val="0"/>
          <w:marTop w:val="0"/>
          <w:marBottom w:val="0"/>
          <w:divBdr>
            <w:top w:val="none" w:sz="0" w:space="0" w:color="auto"/>
            <w:left w:val="none" w:sz="0" w:space="0" w:color="auto"/>
            <w:bottom w:val="none" w:sz="0" w:space="0" w:color="auto"/>
            <w:right w:val="none" w:sz="0" w:space="0" w:color="auto"/>
          </w:divBdr>
        </w:div>
        <w:div w:id="1542129353">
          <w:marLeft w:val="480"/>
          <w:marRight w:val="0"/>
          <w:marTop w:val="0"/>
          <w:marBottom w:val="0"/>
          <w:divBdr>
            <w:top w:val="none" w:sz="0" w:space="0" w:color="auto"/>
            <w:left w:val="none" w:sz="0" w:space="0" w:color="auto"/>
            <w:bottom w:val="none" w:sz="0" w:space="0" w:color="auto"/>
            <w:right w:val="none" w:sz="0" w:space="0" w:color="auto"/>
          </w:divBdr>
        </w:div>
        <w:div w:id="1542862240">
          <w:marLeft w:val="480"/>
          <w:marRight w:val="0"/>
          <w:marTop w:val="0"/>
          <w:marBottom w:val="0"/>
          <w:divBdr>
            <w:top w:val="none" w:sz="0" w:space="0" w:color="auto"/>
            <w:left w:val="none" w:sz="0" w:space="0" w:color="auto"/>
            <w:bottom w:val="none" w:sz="0" w:space="0" w:color="auto"/>
            <w:right w:val="none" w:sz="0" w:space="0" w:color="auto"/>
          </w:divBdr>
        </w:div>
        <w:div w:id="1544824335">
          <w:marLeft w:val="480"/>
          <w:marRight w:val="0"/>
          <w:marTop w:val="0"/>
          <w:marBottom w:val="0"/>
          <w:divBdr>
            <w:top w:val="none" w:sz="0" w:space="0" w:color="auto"/>
            <w:left w:val="none" w:sz="0" w:space="0" w:color="auto"/>
            <w:bottom w:val="none" w:sz="0" w:space="0" w:color="auto"/>
            <w:right w:val="none" w:sz="0" w:space="0" w:color="auto"/>
          </w:divBdr>
        </w:div>
        <w:div w:id="1605921695">
          <w:marLeft w:val="480"/>
          <w:marRight w:val="0"/>
          <w:marTop w:val="0"/>
          <w:marBottom w:val="0"/>
          <w:divBdr>
            <w:top w:val="none" w:sz="0" w:space="0" w:color="auto"/>
            <w:left w:val="none" w:sz="0" w:space="0" w:color="auto"/>
            <w:bottom w:val="none" w:sz="0" w:space="0" w:color="auto"/>
            <w:right w:val="none" w:sz="0" w:space="0" w:color="auto"/>
          </w:divBdr>
        </w:div>
        <w:div w:id="1711607987">
          <w:marLeft w:val="480"/>
          <w:marRight w:val="0"/>
          <w:marTop w:val="0"/>
          <w:marBottom w:val="0"/>
          <w:divBdr>
            <w:top w:val="none" w:sz="0" w:space="0" w:color="auto"/>
            <w:left w:val="none" w:sz="0" w:space="0" w:color="auto"/>
            <w:bottom w:val="none" w:sz="0" w:space="0" w:color="auto"/>
            <w:right w:val="none" w:sz="0" w:space="0" w:color="auto"/>
          </w:divBdr>
        </w:div>
        <w:div w:id="1713770925">
          <w:marLeft w:val="480"/>
          <w:marRight w:val="0"/>
          <w:marTop w:val="0"/>
          <w:marBottom w:val="0"/>
          <w:divBdr>
            <w:top w:val="none" w:sz="0" w:space="0" w:color="auto"/>
            <w:left w:val="none" w:sz="0" w:space="0" w:color="auto"/>
            <w:bottom w:val="none" w:sz="0" w:space="0" w:color="auto"/>
            <w:right w:val="none" w:sz="0" w:space="0" w:color="auto"/>
          </w:divBdr>
        </w:div>
        <w:div w:id="1737433584">
          <w:marLeft w:val="480"/>
          <w:marRight w:val="0"/>
          <w:marTop w:val="0"/>
          <w:marBottom w:val="0"/>
          <w:divBdr>
            <w:top w:val="none" w:sz="0" w:space="0" w:color="auto"/>
            <w:left w:val="none" w:sz="0" w:space="0" w:color="auto"/>
            <w:bottom w:val="none" w:sz="0" w:space="0" w:color="auto"/>
            <w:right w:val="none" w:sz="0" w:space="0" w:color="auto"/>
          </w:divBdr>
        </w:div>
        <w:div w:id="1824739262">
          <w:marLeft w:val="480"/>
          <w:marRight w:val="0"/>
          <w:marTop w:val="0"/>
          <w:marBottom w:val="0"/>
          <w:divBdr>
            <w:top w:val="none" w:sz="0" w:space="0" w:color="auto"/>
            <w:left w:val="none" w:sz="0" w:space="0" w:color="auto"/>
            <w:bottom w:val="none" w:sz="0" w:space="0" w:color="auto"/>
            <w:right w:val="none" w:sz="0" w:space="0" w:color="auto"/>
          </w:divBdr>
        </w:div>
        <w:div w:id="1855682190">
          <w:marLeft w:val="480"/>
          <w:marRight w:val="0"/>
          <w:marTop w:val="0"/>
          <w:marBottom w:val="0"/>
          <w:divBdr>
            <w:top w:val="none" w:sz="0" w:space="0" w:color="auto"/>
            <w:left w:val="none" w:sz="0" w:space="0" w:color="auto"/>
            <w:bottom w:val="none" w:sz="0" w:space="0" w:color="auto"/>
            <w:right w:val="none" w:sz="0" w:space="0" w:color="auto"/>
          </w:divBdr>
        </w:div>
        <w:div w:id="2032368901">
          <w:marLeft w:val="480"/>
          <w:marRight w:val="0"/>
          <w:marTop w:val="0"/>
          <w:marBottom w:val="0"/>
          <w:divBdr>
            <w:top w:val="none" w:sz="0" w:space="0" w:color="auto"/>
            <w:left w:val="none" w:sz="0" w:space="0" w:color="auto"/>
            <w:bottom w:val="none" w:sz="0" w:space="0" w:color="auto"/>
            <w:right w:val="none" w:sz="0" w:space="0" w:color="auto"/>
          </w:divBdr>
        </w:div>
        <w:div w:id="2034912787">
          <w:marLeft w:val="480"/>
          <w:marRight w:val="0"/>
          <w:marTop w:val="0"/>
          <w:marBottom w:val="0"/>
          <w:divBdr>
            <w:top w:val="none" w:sz="0" w:space="0" w:color="auto"/>
            <w:left w:val="none" w:sz="0" w:space="0" w:color="auto"/>
            <w:bottom w:val="none" w:sz="0" w:space="0" w:color="auto"/>
            <w:right w:val="none" w:sz="0" w:space="0" w:color="auto"/>
          </w:divBdr>
        </w:div>
        <w:div w:id="2045904795">
          <w:marLeft w:val="480"/>
          <w:marRight w:val="0"/>
          <w:marTop w:val="0"/>
          <w:marBottom w:val="0"/>
          <w:divBdr>
            <w:top w:val="none" w:sz="0" w:space="0" w:color="auto"/>
            <w:left w:val="none" w:sz="0" w:space="0" w:color="auto"/>
            <w:bottom w:val="none" w:sz="0" w:space="0" w:color="auto"/>
            <w:right w:val="none" w:sz="0" w:space="0" w:color="auto"/>
          </w:divBdr>
        </w:div>
        <w:div w:id="2109615073">
          <w:marLeft w:val="480"/>
          <w:marRight w:val="0"/>
          <w:marTop w:val="0"/>
          <w:marBottom w:val="0"/>
          <w:divBdr>
            <w:top w:val="none" w:sz="0" w:space="0" w:color="auto"/>
            <w:left w:val="none" w:sz="0" w:space="0" w:color="auto"/>
            <w:bottom w:val="none" w:sz="0" w:space="0" w:color="auto"/>
            <w:right w:val="none" w:sz="0" w:space="0" w:color="auto"/>
          </w:divBdr>
        </w:div>
        <w:div w:id="2122722833">
          <w:marLeft w:val="480"/>
          <w:marRight w:val="0"/>
          <w:marTop w:val="0"/>
          <w:marBottom w:val="0"/>
          <w:divBdr>
            <w:top w:val="none" w:sz="0" w:space="0" w:color="auto"/>
            <w:left w:val="none" w:sz="0" w:space="0" w:color="auto"/>
            <w:bottom w:val="none" w:sz="0" w:space="0" w:color="auto"/>
            <w:right w:val="none" w:sz="0" w:space="0" w:color="auto"/>
          </w:divBdr>
        </w:div>
      </w:divsChild>
    </w:div>
    <w:div w:id="1517815503">
      <w:bodyDiv w:val="1"/>
      <w:marLeft w:val="0"/>
      <w:marRight w:val="0"/>
      <w:marTop w:val="0"/>
      <w:marBottom w:val="0"/>
      <w:divBdr>
        <w:top w:val="none" w:sz="0" w:space="0" w:color="auto"/>
        <w:left w:val="none" w:sz="0" w:space="0" w:color="auto"/>
        <w:bottom w:val="none" w:sz="0" w:space="0" w:color="auto"/>
        <w:right w:val="none" w:sz="0" w:space="0" w:color="auto"/>
      </w:divBdr>
    </w:div>
    <w:div w:id="1525436240">
      <w:bodyDiv w:val="1"/>
      <w:marLeft w:val="0"/>
      <w:marRight w:val="0"/>
      <w:marTop w:val="0"/>
      <w:marBottom w:val="0"/>
      <w:divBdr>
        <w:top w:val="none" w:sz="0" w:space="0" w:color="auto"/>
        <w:left w:val="none" w:sz="0" w:space="0" w:color="auto"/>
        <w:bottom w:val="none" w:sz="0" w:space="0" w:color="auto"/>
        <w:right w:val="none" w:sz="0" w:space="0" w:color="auto"/>
      </w:divBdr>
    </w:div>
    <w:div w:id="1545752288">
      <w:bodyDiv w:val="1"/>
      <w:marLeft w:val="0"/>
      <w:marRight w:val="0"/>
      <w:marTop w:val="0"/>
      <w:marBottom w:val="0"/>
      <w:divBdr>
        <w:top w:val="none" w:sz="0" w:space="0" w:color="auto"/>
        <w:left w:val="none" w:sz="0" w:space="0" w:color="auto"/>
        <w:bottom w:val="none" w:sz="0" w:space="0" w:color="auto"/>
        <w:right w:val="none" w:sz="0" w:space="0" w:color="auto"/>
      </w:divBdr>
    </w:div>
    <w:div w:id="1558009116">
      <w:bodyDiv w:val="1"/>
      <w:marLeft w:val="0"/>
      <w:marRight w:val="0"/>
      <w:marTop w:val="0"/>
      <w:marBottom w:val="0"/>
      <w:divBdr>
        <w:top w:val="none" w:sz="0" w:space="0" w:color="auto"/>
        <w:left w:val="none" w:sz="0" w:space="0" w:color="auto"/>
        <w:bottom w:val="none" w:sz="0" w:space="0" w:color="auto"/>
        <w:right w:val="none" w:sz="0" w:space="0" w:color="auto"/>
      </w:divBdr>
    </w:div>
    <w:div w:id="1579511126">
      <w:bodyDiv w:val="1"/>
      <w:marLeft w:val="0"/>
      <w:marRight w:val="0"/>
      <w:marTop w:val="0"/>
      <w:marBottom w:val="0"/>
      <w:divBdr>
        <w:top w:val="none" w:sz="0" w:space="0" w:color="auto"/>
        <w:left w:val="none" w:sz="0" w:space="0" w:color="auto"/>
        <w:bottom w:val="none" w:sz="0" w:space="0" w:color="auto"/>
        <w:right w:val="none" w:sz="0" w:space="0" w:color="auto"/>
      </w:divBdr>
    </w:div>
    <w:div w:id="1584296841">
      <w:bodyDiv w:val="1"/>
      <w:marLeft w:val="0"/>
      <w:marRight w:val="0"/>
      <w:marTop w:val="0"/>
      <w:marBottom w:val="0"/>
      <w:divBdr>
        <w:top w:val="none" w:sz="0" w:space="0" w:color="auto"/>
        <w:left w:val="none" w:sz="0" w:space="0" w:color="auto"/>
        <w:bottom w:val="none" w:sz="0" w:space="0" w:color="auto"/>
        <w:right w:val="none" w:sz="0" w:space="0" w:color="auto"/>
      </w:divBdr>
    </w:div>
    <w:div w:id="1584684485">
      <w:bodyDiv w:val="1"/>
      <w:marLeft w:val="0"/>
      <w:marRight w:val="0"/>
      <w:marTop w:val="0"/>
      <w:marBottom w:val="0"/>
      <w:divBdr>
        <w:top w:val="none" w:sz="0" w:space="0" w:color="auto"/>
        <w:left w:val="none" w:sz="0" w:space="0" w:color="auto"/>
        <w:bottom w:val="none" w:sz="0" w:space="0" w:color="auto"/>
        <w:right w:val="none" w:sz="0" w:space="0" w:color="auto"/>
      </w:divBdr>
    </w:div>
    <w:div w:id="1586381457">
      <w:bodyDiv w:val="1"/>
      <w:marLeft w:val="0"/>
      <w:marRight w:val="0"/>
      <w:marTop w:val="0"/>
      <w:marBottom w:val="0"/>
      <w:divBdr>
        <w:top w:val="none" w:sz="0" w:space="0" w:color="auto"/>
        <w:left w:val="none" w:sz="0" w:space="0" w:color="auto"/>
        <w:bottom w:val="none" w:sz="0" w:space="0" w:color="auto"/>
        <w:right w:val="none" w:sz="0" w:space="0" w:color="auto"/>
      </w:divBdr>
    </w:div>
    <w:div w:id="1596741893">
      <w:bodyDiv w:val="1"/>
      <w:marLeft w:val="0"/>
      <w:marRight w:val="0"/>
      <w:marTop w:val="0"/>
      <w:marBottom w:val="0"/>
      <w:divBdr>
        <w:top w:val="none" w:sz="0" w:space="0" w:color="auto"/>
        <w:left w:val="none" w:sz="0" w:space="0" w:color="auto"/>
        <w:bottom w:val="none" w:sz="0" w:space="0" w:color="auto"/>
        <w:right w:val="none" w:sz="0" w:space="0" w:color="auto"/>
      </w:divBdr>
      <w:divsChild>
        <w:div w:id="8604776">
          <w:marLeft w:val="480"/>
          <w:marRight w:val="0"/>
          <w:marTop w:val="0"/>
          <w:marBottom w:val="0"/>
          <w:divBdr>
            <w:top w:val="none" w:sz="0" w:space="0" w:color="auto"/>
            <w:left w:val="none" w:sz="0" w:space="0" w:color="auto"/>
            <w:bottom w:val="none" w:sz="0" w:space="0" w:color="auto"/>
            <w:right w:val="none" w:sz="0" w:space="0" w:color="auto"/>
          </w:divBdr>
        </w:div>
        <w:div w:id="98765573">
          <w:marLeft w:val="480"/>
          <w:marRight w:val="0"/>
          <w:marTop w:val="0"/>
          <w:marBottom w:val="0"/>
          <w:divBdr>
            <w:top w:val="none" w:sz="0" w:space="0" w:color="auto"/>
            <w:left w:val="none" w:sz="0" w:space="0" w:color="auto"/>
            <w:bottom w:val="none" w:sz="0" w:space="0" w:color="auto"/>
            <w:right w:val="none" w:sz="0" w:space="0" w:color="auto"/>
          </w:divBdr>
        </w:div>
        <w:div w:id="120001819">
          <w:marLeft w:val="480"/>
          <w:marRight w:val="0"/>
          <w:marTop w:val="0"/>
          <w:marBottom w:val="0"/>
          <w:divBdr>
            <w:top w:val="none" w:sz="0" w:space="0" w:color="auto"/>
            <w:left w:val="none" w:sz="0" w:space="0" w:color="auto"/>
            <w:bottom w:val="none" w:sz="0" w:space="0" w:color="auto"/>
            <w:right w:val="none" w:sz="0" w:space="0" w:color="auto"/>
          </w:divBdr>
        </w:div>
        <w:div w:id="185144266">
          <w:marLeft w:val="480"/>
          <w:marRight w:val="0"/>
          <w:marTop w:val="0"/>
          <w:marBottom w:val="0"/>
          <w:divBdr>
            <w:top w:val="none" w:sz="0" w:space="0" w:color="auto"/>
            <w:left w:val="none" w:sz="0" w:space="0" w:color="auto"/>
            <w:bottom w:val="none" w:sz="0" w:space="0" w:color="auto"/>
            <w:right w:val="none" w:sz="0" w:space="0" w:color="auto"/>
          </w:divBdr>
        </w:div>
        <w:div w:id="197088686">
          <w:marLeft w:val="480"/>
          <w:marRight w:val="0"/>
          <w:marTop w:val="0"/>
          <w:marBottom w:val="0"/>
          <w:divBdr>
            <w:top w:val="none" w:sz="0" w:space="0" w:color="auto"/>
            <w:left w:val="none" w:sz="0" w:space="0" w:color="auto"/>
            <w:bottom w:val="none" w:sz="0" w:space="0" w:color="auto"/>
            <w:right w:val="none" w:sz="0" w:space="0" w:color="auto"/>
          </w:divBdr>
        </w:div>
        <w:div w:id="297803429">
          <w:marLeft w:val="480"/>
          <w:marRight w:val="0"/>
          <w:marTop w:val="0"/>
          <w:marBottom w:val="0"/>
          <w:divBdr>
            <w:top w:val="none" w:sz="0" w:space="0" w:color="auto"/>
            <w:left w:val="none" w:sz="0" w:space="0" w:color="auto"/>
            <w:bottom w:val="none" w:sz="0" w:space="0" w:color="auto"/>
            <w:right w:val="none" w:sz="0" w:space="0" w:color="auto"/>
          </w:divBdr>
        </w:div>
        <w:div w:id="317079171">
          <w:marLeft w:val="480"/>
          <w:marRight w:val="0"/>
          <w:marTop w:val="0"/>
          <w:marBottom w:val="0"/>
          <w:divBdr>
            <w:top w:val="none" w:sz="0" w:space="0" w:color="auto"/>
            <w:left w:val="none" w:sz="0" w:space="0" w:color="auto"/>
            <w:bottom w:val="none" w:sz="0" w:space="0" w:color="auto"/>
            <w:right w:val="none" w:sz="0" w:space="0" w:color="auto"/>
          </w:divBdr>
        </w:div>
        <w:div w:id="322583359">
          <w:marLeft w:val="480"/>
          <w:marRight w:val="0"/>
          <w:marTop w:val="0"/>
          <w:marBottom w:val="0"/>
          <w:divBdr>
            <w:top w:val="none" w:sz="0" w:space="0" w:color="auto"/>
            <w:left w:val="none" w:sz="0" w:space="0" w:color="auto"/>
            <w:bottom w:val="none" w:sz="0" w:space="0" w:color="auto"/>
            <w:right w:val="none" w:sz="0" w:space="0" w:color="auto"/>
          </w:divBdr>
        </w:div>
        <w:div w:id="483548085">
          <w:marLeft w:val="480"/>
          <w:marRight w:val="0"/>
          <w:marTop w:val="0"/>
          <w:marBottom w:val="0"/>
          <w:divBdr>
            <w:top w:val="none" w:sz="0" w:space="0" w:color="auto"/>
            <w:left w:val="none" w:sz="0" w:space="0" w:color="auto"/>
            <w:bottom w:val="none" w:sz="0" w:space="0" w:color="auto"/>
            <w:right w:val="none" w:sz="0" w:space="0" w:color="auto"/>
          </w:divBdr>
        </w:div>
        <w:div w:id="650329616">
          <w:marLeft w:val="480"/>
          <w:marRight w:val="0"/>
          <w:marTop w:val="0"/>
          <w:marBottom w:val="0"/>
          <w:divBdr>
            <w:top w:val="none" w:sz="0" w:space="0" w:color="auto"/>
            <w:left w:val="none" w:sz="0" w:space="0" w:color="auto"/>
            <w:bottom w:val="none" w:sz="0" w:space="0" w:color="auto"/>
            <w:right w:val="none" w:sz="0" w:space="0" w:color="auto"/>
          </w:divBdr>
        </w:div>
        <w:div w:id="686755139">
          <w:marLeft w:val="480"/>
          <w:marRight w:val="0"/>
          <w:marTop w:val="0"/>
          <w:marBottom w:val="0"/>
          <w:divBdr>
            <w:top w:val="none" w:sz="0" w:space="0" w:color="auto"/>
            <w:left w:val="none" w:sz="0" w:space="0" w:color="auto"/>
            <w:bottom w:val="none" w:sz="0" w:space="0" w:color="auto"/>
            <w:right w:val="none" w:sz="0" w:space="0" w:color="auto"/>
          </w:divBdr>
        </w:div>
        <w:div w:id="698050201">
          <w:marLeft w:val="480"/>
          <w:marRight w:val="0"/>
          <w:marTop w:val="0"/>
          <w:marBottom w:val="0"/>
          <w:divBdr>
            <w:top w:val="none" w:sz="0" w:space="0" w:color="auto"/>
            <w:left w:val="none" w:sz="0" w:space="0" w:color="auto"/>
            <w:bottom w:val="none" w:sz="0" w:space="0" w:color="auto"/>
            <w:right w:val="none" w:sz="0" w:space="0" w:color="auto"/>
          </w:divBdr>
        </w:div>
        <w:div w:id="843012967">
          <w:marLeft w:val="480"/>
          <w:marRight w:val="0"/>
          <w:marTop w:val="0"/>
          <w:marBottom w:val="0"/>
          <w:divBdr>
            <w:top w:val="none" w:sz="0" w:space="0" w:color="auto"/>
            <w:left w:val="none" w:sz="0" w:space="0" w:color="auto"/>
            <w:bottom w:val="none" w:sz="0" w:space="0" w:color="auto"/>
            <w:right w:val="none" w:sz="0" w:space="0" w:color="auto"/>
          </w:divBdr>
        </w:div>
        <w:div w:id="891621686">
          <w:marLeft w:val="480"/>
          <w:marRight w:val="0"/>
          <w:marTop w:val="0"/>
          <w:marBottom w:val="0"/>
          <w:divBdr>
            <w:top w:val="none" w:sz="0" w:space="0" w:color="auto"/>
            <w:left w:val="none" w:sz="0" w:space="0" w:color="auto"/>
            <w:bottom w:val="none" w:sz="0" w:space="0" w:color="auto"/>
            <w:right w:val="none" w:sz="0" w:space="0" w:color="auto"/>
          </w:divBdr>
        </w:div>
        <w:div w:id="942567849">
          <w:marLeft w:val="480"/>
          <w:marRight w:val="0"/>
          <w:marTop w:val="0"/>
          <w:marBottom w:val="0"/>
          <w:divBdr>
            <w:top w:val="none" w:sz="0" w:space="0" w:color="auto"/>
            <w:left w:val="none" w:sz="0" w:space="0" w:color="auto"/>
            <w:bottom w:val="none" w:sz="0" w:space="0" w:color="auto"/>
            <w:right w:val="none" w:sz="0" w:space="0" w:color="auto"/>
          </w:divBdr>
        </w:div>
        <w:div w:id="966086544">
          <w:marLeft w:val="480"/>
          <w:marRight w:val="0"/>
          <w:marTop w:val="0"/>
          <w:marBottom w:val="0"/>
          <w:divBdr>
            <w:top w:val="none" w:sz="0" w:space="0" w:color="auto"/>
            <w:left w:val="none" w:sz="0" w:space="0" w:color="auto"/>
            <w:bottom w:val="none" w:sz="0" w:space="0" w:color="auto"/>
            <w:right w:val="none" w:sz="0" w:space="0" w:color="auto"/>
          </w:divBdr>
        </w:div>
        <w:div w:id="993073034">
          <w:marLeft w:val="480"/>
          <w:marRight w:val="0"/>
          <w:marTop w:val="0"/>
          <w:marBottom w:val="0"/>
          <w:divBdr>
            <w:top w:val="none" w:sz="0" w:space="0" w:color="auto"/>
            <w:left w:val="none" w:sz="0" w:space="0" w:color="auto"/>
            <w:bottom w:val="none" w:sz="0" w:space="0" w:color="auto"/>
            <w:right w:val="none" w:sz="0" w:space="0" w:color="auto"/>
          </w:divBdr>
        </w:div>
        <w:div w:id="995189744">
          <w:marLeft w:val="480"/>
          <w:marRight w:val="0"/>
          <w:marTop w:val="0"/>
          <w:marBottom w:val="0"/>
          <w:divBdr>
            <w:top w:val="none" w:sz="0" w:space="0" w:color="auto"/>
            <w:left w:val="none" w:sz="0" w:space="0" w:color="auto"/>
            <w:bottom w:val="none" w:sz="0" w:space="0" w:color="auto"/>
            <w:right w:val="none" w:sz="0" w:space="0" w:color="auto"/>
          </w:divBdr>
        </w:div>
        <w:div w:id="1115173418">
          <w:marLeft w:val="480"/>
          <w:marRight w:val="0"/>
          <w:marTop w:val="0"/>
          <w:marBottom w:val="0"/>
          <w:divBdr>
            <w:top w:val="none" w:sz="0" w:space="0" w:color="auto"/>
            <w:left w:val="none" w:sz="0" w:space="0" w:color="auto"/>
            <w:bottom w:val="none" w:sz="0" w:space="0" w:color="auto"/>
            <w:right w:val="none" w:sz="0" w:space="0" w:color="auto"/>
          </w:divBdr>
        </w:div>
        <w:div w:id="1133794103">
          <w:marLeft w:val="480"/>
          <w:marRight w:val="0"/>
          <w:marTop w:val="0"/>
          <w:marBottom w:val="0"/>
          <w:divBdr>
            <w:top w:val="none" w:sz="0" w:space="0" w:color="auto"/>
            <w:left w:val="none" w:sz="0" w:space="0" w:color="auto"/>
            <w:bottom w:val="none" w:sz="0" w:space="0" w:color="auto"/>
            <w:right w:val="none" w:sz="0" w:space="0" w:color="auto"/>
          </w:divBdr>
        </w:div>
        <w:div w:id="1152523462">
          <w:marLeft w:val="480"/>
          <w:marRight w:val="0"/>
          <w:marTop w:val="0"/>
          <w:marBottom w:val="0"/>
          <w:divBdr>
            <w:top w:val="none" w:sz="0" w:space="0" w:color="auto"/>
            <w:left w:val="none" w:sz="0" w:space="0" w:color="auto"/>
            <w:bottom w:val="none" w:sz="0" w:space="0" w:color="auto"/>
            <w:right w:val="none" w:sz="0" w:space="0" w:color="auto"/>
          </w:divBdr>
        </w:div>
        <w:div w:id="1235975088">
          <w:marLeft w:val="480"/>
          <w:marRight w:val="0"/>
          <w:marTop w:val="0"/>
          <w:marBottom w:val="0"/>
          <w:divBdr>
            <w:top w:val="none" w:sz="0" w:space="0" w:color="auto"/>
            <w:left w:val="none" w:sz="0" w:space="0" w:color="auto"/>
            <w:bottom w:val="none" w:sz="0" w:space="0" w:color="auto"/>
            <w:right w:val="none" w:sz="0" w:space="0" w:color="auto"/>
          </w:divBdr>
        </w:div>
        <w:div w:id="1427845389">
          <w:marLeft w:val="480"/>
          <w:marRight w:val="0"/>
          <w:marTop w:val="0"/>
          <w:marBottom w:val="0"/>
          <w:divBdr>
            <w:top w:val="none" w:sz="0" w:space="0" w:color="auto"/>
            <w:left w:val="none" w:sz="0" w:space="0" w:color="auto"/>
            <w:bottom w:val="none" w:sz="0" w:space="0" w:color="auto"/>
            <w:right w:val="none" w:sz="0" w:space="0" w:color="auto"/>
          </w:divBdr>
        </w:div>
        <w:div w:id="1521579202">
          <w:marLeft w:val="480"/>
          <w:marRight w:val="0"/>
          <w:marTop w:val="0"/>
          <w:marBottom w:val="0"/>
          <w:divBdr>
            <w:top w:val="none" w:sz="0" w:space="0" w:color="auto"/>
            <w:left w:val="none" w:sz="0" w:space="0" w:color="auto"/>
            <w:bottom w:val="none" w:sz="0" w:space="0" w:color="auto"/>
            <w:right w:val="none" w:sz="0" w:space="0" w:color="auto"/>
          </w:divBdr>
        </w:div>
        <w:div w:id="1542284230">
          <w:marLeft w:val="480"/>
          <w:marRight w:val="0"/>
          <w:marTop w:val="0"/>
          <w:marBottom w:val="0"/>
          <w:divBdr>
            <w:top w:val="none" w:sz="0" w:space="0" w:color="auto"/>
            <w:left w:val="none" w:sz="0" w:space="0" w:color="auto"/>
            <w:bottom w:val="none" w:sz="0" w:space="0" w:color="auto"/>
            <w:right w:val="none" w:sz="0" w:space="0" w:color="auto"/>
          </w:divBdr>
        </w:div>
        <w:div w:id="1620450340">
          <w:marLeft w:val="480"/>
          <w:marRight w:val="0"/>
          <w:marTop w:val="0"/>
          <w:marBottom w:val="0"/>
          <w:divBdr>
            <w:top w:val="none" w:sz="0" w:space="0" w:color="auto"/>
            <w:left w:val="none" w:sz="0" w:space="0" w:color="auto"/>
            <w:bottom w:val="none" w:sz="0" w:space="0" w:color="auto"/>
            <w:right w:val="none" w:sz="0" w:space="0" w:color="auto"/>
          </w:divBdr>
        </w:div>
        <w:div w:id="1649163813">
          <w:marLeft w:val="480"/>
          <w:marRight w:val="0"/>
          <w:marTop w:val="0"/>
          <w:marBottom w:val="0"/>
          <w:divBdr>
            <w:top w:val="none" w:sz="0" w:space="0" w:color="auto"/>
            <w:left w:val="none" w:sz="0" w:space="0" w:color="auto"/>
            <w:bottom w:val="none" w:sz="0" w:space="0" w:color="auto"/>
            <w:right w:val="none" w:sz="0" w:space="0" w:color="auto"/>
          </w:divBdr>
        </w:div>
        <w:div w:id="1666712305">
          <w:marLeft w:val="480"/>
          <w:marRight w:val="0"/>
          <w:marTop w:val="0"/>
          <w:marBottom w:val="0"/>
          <w:divBdr>
            <w:top w:val="none" w:sz="0" w:space="0" w:color="auto"/>
            <w:left w:val="none" w:sz="0" w:space="0" w:color="auto"/>
            <w:bottom w:val="none" w:sz="0" w:space="0" w:color="auto"/>
            <w:right w:val="none" w:sz="0" w:space="0" w:color="auto"/>
          </w:divBdr>
        </w:div>
        <w:div w:id="1957054511">
          <w:marLeft w:val="480"/>
          <w:marRight w:val="0"/>
          <w:marTop w:val="0"/>
          <w:marBottom w:val="0"/>
          <w:divBdr>
            <w:top w:val="none" w:sz="0" w:space="0" w:color="auto"/>
            <w:left w:val="none" w:sz="0" w:space="0" w:color="auto"/>
            <w:bottom w:val="none" w:sz="0" w:space="0" w:color="auto"/>
            <w:right w:val="none" w:sz="0" w:space="0" w:color="auto"/>
          </w:divBdr>
        </w:div>
        <w:div w:id="1983536905">
          <w:marLeft w:val="480"/>
          <w:marRight w:val="0"/>
          <w:marTop w:val="0"/>
          <w:marBottom w:val="0"/>
          <w:divBdr>
            <w:top w:val="none" w:sz="0" w:space="0" w:color="auto"/>
            <w:left w:val="none" w:sz="0" w:space="0" w:color="auto"/>
            <w:bottom w:val="none" w:sz="0" w:space="0" w:color="auto"/>
            <w:right w:val="none" w:sz="0" w:space="0" w:color="auto"/>
          </w:divBdr>
        </w:div>
        <w:div w:id="2048674552">
          <w:marLeft w:val="480"/>
          <w:marRight w:val="0"/>
          <w:marTop w:val="0"/>
          <w:marBottom w:val="0"/>
          <w:divBdr>
            <w:top w:val="none" w:sz="0" w:space="0" w:color="auto"/>
            <w:left w:val="none" w:sz="0" w:space="0" w:color="auto"/>
            <w:bottom w:val="none" w:sz="0" w:space="0" w:color="auto"/>
            <w:right w:val="none" w:sz="0" w:space="0" w:color="auto"/>
          </w:divBdr>
        </w:div>
      </w:divsChild>
    </w:div>
    <w:div w:id="1598057357">
      <w:bodyDiv w:val="1"/>
      <w:marLeft w:val="0"/>
      <w:marRight w:val="0"/>
      <w:marTop w:val="0"/>
      <w:marBottom w:val="0"/>
      <w:divBdr>
        <w:top w:val="none" w:sz="0" w:space="0" w:color="auto"/>
        <w:left w:val="none" w:sz="0" w:space="0" w:color="auto"/>
        <w:bottom w:val="none" w:sz="0" w:space="0" w:color="auto"/>
        <w:right w:val="none" w:sz="0" w:space="0" w:color="auto"/>
      </w:divBdr>
    </w:div>
    <w:div w:id="1606883865">
      <w:bodyDiv w:val="1"/>
      <w:marLeft w:val="0"/>
      <w:marRight w:val="0"/>
      <w:marTop w:val="0"/>
      <w:marBottom w:val="0"/>
      <w:divBdr>
        <w:top w:val="none" w:sz="0" w:space="0" w:color="auto"/>
        <w:left w:val="none" w:sz="0" w:space="0" w:color="auto"/>
        <w:bottom w:val="none" w:sz="0" w:space="0" w:color="auto"/>
        <w:right w:val="none" w:sz="0" w:space="0" w:color="auto"/>
      </w:divBdr>
    </w:div>
    <w:div w:id="1618608136">
      <w:bodyDiv w:val="1"/>
      <w:marLeft w:val="0"/>
      <w:marRight w:val="0"/>
      <w:marTop w:val="0"/>
      <w:marBottom w:val="0"/>
      <w:divBdr>
        <w:top w:val="none" w:sz="0" w:space="0" w:color="auto"/>
        <w:left w:val="none" w:sz="0" w:space="0" w:color="auto"/>
        <w:bottom w:val="none" w:sz="0" w:space="0" w:color="auto"/>
        <w:right w:val="none" w:sz="0" w:space="0" w:color="auto"/>
      </w:divBdr>
    </w:div>
    <w:div w:id="1622765494">
      <w:bodyDiv w:val="1"/>
      <w:marLeft w:val="0"/>
      <w:marRight w:val="0"/>
      <w:marTop w:val="0"/>
      <w:marBottom w:val="0"/>
      <w:divBdr>
        <w:top w:val="none" w:sz="0" w:space="0" w:color="auto"/>
        <w:left w:val="none" w:sz="0" w:space="0" w:color="auto"/>
        <w:bottom w:val="none" w:sz="0" w:space="0" w:color="auto"/>
        <w:right w:val="none" w:sz="0" w:space="0" w:color="auto"/>
      </w:divBdr>
    </w:div>
    <w:div w:id="1637100097">
      <w:bodyDiv w:val="1"/>
      <w:marLeft w:val="0"/>
      <w:marRight w:val="0"/>
      <w:marTop w:val="0"/>
      <w:marBottom w:val="0"/>
      <w:divBdr>
        <w:top w:val="none" w:sz="0" w:space="0" w:color="auto"/>
        <w:left w:val="none" w:sz="0" w:space="0" w:color="auto"/>
        <w:bottom w:val="none" w:sz="0" w:space="0" w:color="auto"/>
        <w:right w:val="none" w:sz="0" w:space="0" w:color="auto"/>
      </w:divBdr>
    </w:div>
    <w:div w:id="1637954654">
      <w:bodyDiv w:val="1"/>
      <w:marLeft w:val="0"/>
      <w:marRight w:val="0"/>
      <w:marTop w:val="0"/>
      <w:marBottom w:val="0"/>
      <w:divBdr>
        <w:top w:val="none" w:sz="0" w:space="0" w:color="auto"/>
        <w:left w:val="none" w:sz="0" w:space="0" w:color="auto"/>
        <w:bottom w:val="none" w:sz="0" w:space="0" w:color="auto"/>
        <w:right w:val="none" w:sz="0" w:space="0" w:color="auto"/>
      </w:divBdr>
      <w:divsChild>
        <w:div w:id="19162397">
          <w:marLeft w:val="480"/>
          <w:marRight w:val="0"/>
          <w:marTop w:val="0"/>
          <w:marBottom w:val="0"/>
          <w:divBdr>
            <w:top w:val="none" w:sz="0" w:space="0" w:color="auto"/>
            <w:left w:val="none" w:sz="0" w:space="0" w:color="auto"/>
            <w:bottom w:val="none" w:sz="0" w:space="0" w:color="auto"/>
            <w:right w:val="none" w:sz="0" w:space="0" w:color="auto"/>
          </w:divBdr>
        </w:div>
        <w:div w:id="165247674">
          <w:marLeft w:val="480"/>
          <w:marRight w:val="0"/>
          <w:marTop w:val="0"/>
          <w:marBottom w:val="0"/>
          <w:divBdr>
            <w:top w:val="none" w:sz="0" w:space="0" w:color="auto"/>
            <w:left w:val="none" w:sz="0" w:space="0" w:color="auto"/>
            <w:bottom w:val="none" w:sz="0" w:space="0" w:color="auto"/>
            <w:right w:val="none" w:sz="0" w:space="0" w:color="auto"/>
          </w:divBdr>
        </w:div>
        <w:div w:id="233515050">
          <w:marLeft w:val="480"/>
          <w:marRight w:val="0"/>
          <w:marTop w:val="0"/>
          <w:marBottom w:val="0"/>
          <w:divBdr>
            <w:top w:val="none" w:sz="0" w:space="0" w:color="auto"/>
            <w:left w:val="none" w:sz="0" w:space="0" w:color="auto"/>
            <w:bottom w:val="none" w:sz="0" w:space="0" w:color="auto"/>
            <w:right w:val="none" w:sz="0" w:space="0" w:color="auto"/>
          </w:divBdr>
        </w:div>
        <w:div w:id="437220499">
          <w:marLeft w:val="480"/>
          <w:marRight w:val="0"/>
          <w:marTop w:val="0"/>
          <w:marBottom w:val="0"/>
          <w:divBdr>
            <w:top w:val="none" w:sz="0" w:space="0" w:color="auto"/>
            <w:left w:val="none" w:sz="0" w:space="0" w:color="auto"/>
            <w:bottom w:val="none" w:sz="0" w:space="0" w:color="auto"/>
            <w:right w:val="none" w:sz="0" w:space="0" w:color="auto"/>
          </w:divBdr>
        </w:div>
        <w:div w:id="543950335">
          <w:marLeft w:val="480"/>
          <w:marRight w:val="0"/>
          <w:marTop w:val="0"/>
          <w:marBottom w:val="0"/>
          <w:divBdr>
            <w:top w:val="none" w:sz="0" w:space="0" w:color="auto"/>
            <w:left w:val="none" w:sz="0" w:space="0" w:color="auto"/>
            <w:bottom w:val="none" w:sz="0" w:space="0" w:color="auto"/>
            <w:right w:val="none" w:sz="0" w:space="0" w:color="auto"/>
          </w:divBdr>
        </w:div>
        <w:div w:id="561402654">
          <w:marLeft w:val="480"/>
          <w:marRight w:val="0"/>
          <w:marTop w:val="0"/>
          <w:marBottom w:val="0"/>
          <w:divBdr>
            <w:top w:val="none" w:sz="0" w:space="0" w:color="auto"/>
            <w:left w:val="none" w:sz="0" w:space="0" w:color="auto"/>
            <w:bottom w:val="none" w:sz="0" w:space="0" w:color="auto"/>
            <w:right w:val="none" w:sz="0" w:space="0" w:color="auto"/>
          </w:divBdr>
        </w:div>
        <w:div w:id="567493727">
          <w:marLeft w:val="480"/>
          <w:marRight w:val="0"/>
          <w:marTop w:val="0"/>
          <w:marBottom w:val="0"/>
          <w:divBdr>
            <w:top w:val="none" w:sz="0" w:space="0" w:color="auto"/>
            <w:left w:val="none" w:sz="0" w:space="0" w:color="auto"/>
            <w:bottom w:val="none" w:sz="0" w:space="0" w:color="auto"/>
            <w:right w:val="none" w:sz="0" w:space="0" w:color="auto"/>
          </w:divBdr>
        </w:div>
        <w:div w:id="577590715">
          <w:marLeft w:val="480"/>
          <w:marRight w:val="0"/>
          <w:marTop w:val="0"/>
          <w:marBottom w:val="0"/>
          <w:divBdr>
            <w:top w:val="none" w:sz="0" w:space="0" w:color="auto"/>
            <w:left w:val="none" w:sz="0" w:space="0" w:color="auto"/>
            <w:bottom w:val="none" w:sz="0" w:space="0" w:color="auto"/>
            <w:right w:val="none" w:sz="0" w:space="0" w:color="auto"/>
          </w:divBdr>
        </w:div>
        <w:div w:id="654648287">
          <w:marLeft w:val="480"/>
          <w:marRight w:val="0"/>
          <w:marTop w:val="0"/>
          <w:marBottom w:val="0"/>
          <w:divBdr>
            <w:top w:val="none" w:sz="0" w:space="0" w:color="auto"/>
            <w:left w:val="none" w:sz="0" w:space="0" w:color="auto"/>
            <w:bottom w:val="none" w:sz="0" w:space="0" w:color="auto"/>
            <w:right w:val="none" w:sz="0" w:space="0" w:color="auto"/>
          </w:divBdr>
        </w:div>
        <w:div w:id="725644135">
          <w:marLeft w:val="480"/>
          <w:marRight w:val="0"/>
          <w:marTop w:val="0"/>
          <w:marBottom w:val="0"/>
          <w:divBdr>
            <w:top w:val="none" w:sz="0" w:space="0" w:color="auto"/>
            <w:left w:val="none" w:sz="0" w:space="0" w:color="auto"/>
            <w:bottom w:val="none" w:sz="0" w:space="0" w:color="auto"/>
            <w:right w:val="none" w:sz="0" w:space="0" w:color="auto"/>
          </w:divBdr>
        </w:div>
        <w:div w:id="762847410">
          <w:marLeft w:val="480"/>
          <w:marRight w:val="0"/>
          <w:marTop w:val="0"/>
          <w:marBottom w:val="0"/>
          <w:divBdr>
            <w:top w:val="none" w:sz="0" w:space="0" w:color="auto"/>
            <w:left w:val="none" w:sz="0" w:space="0" w:color="auto"/>
            <w:bottom w:val="none" w:sz="0" w:space="0" w:color="auto"/>
            <w:right w:val="none" w:sz="0" w:space="0" w:color="auto"/>
          </w:divBdr>
        </w:div>
        <w:div w:id="955063097">
          <w:marLeft w:val="480"/>
          <w:marRight w:val="0"/>
          <w:marTop w:val="0"/>
          <w:marBottom w:val="0"/>
          <w:divBdr>
            <w:top w:val="none" w:sz="0" w:space="0" w:color="auto"/>
            <w:left w:val="none" w:sz="0" w:space="0" w:color="auto"/>
            <w:bottom w:val="none" w:sz="0" w:space="0" w:color="auto"/>
            <w:right w:val="none" w:sz="0" w:space="0" w:color="auto"/>
          </w:divBdr>
        </w:div>
        <w:div w:id="994454142">
          <w:marLeft w:val="480"/>
          <w:marRight w:val="0"/>
          <w:marTop w:val="0"/>
          <w:marBottom w:val="0"/>
          <w:divBdr>
            <w:top w:val="none" w:sz="0" w:space="0" w:color="auto"/>
            <w:left w:val="none" w:sz="0" w:space="0" w:color="auto"/>
            <w:bottom w:val="none" w:sz="0" w:space="0" w:color="auto"/>
            <w:right w:val="none" w:sz="0" w:space="0" w:color="auto"/>
          </w:divBdr>
        </w:div>
        <w:div w:id="1146749232">
          <w:marLeft w:val="480"/>
          <w:marRight w:val="0"/>
          <w:marTop w:val="0"/>
          <w:marBottom w:val="0"/>
          <w:divBdr>
            <w:top w:val="none" w:sz="0" w:space="0" w:color="auto"/>
            <w:left w:val="none" w:sz="0" w:space="0" w:color="auto"/>
            <w:bottom w:val="none" w:sz="0" w:space="0" w:color="auto"/>
            <w:right w:val="none" w:sz="0" w:space="0" w:color="auto"/>
          </w:divBdr>
        </w:div>
        <w:div w:id="1151140815">
          <w:marLeft w:val="480"/>
          <w:marRight w:val="0"/>
          <w:marTop w:val="0"/>
          <w:marBottom w:val="0"/>
          <w:divBdr>
            <w:top w:val="none" w:sz="0" w:space="0" w:color="auto"/>
            <w:left w:val="none" w:sz="0" w:space="0" w:color="auto"/>
            <w:bottom w:val="none" w:sz="0" w:space="0" w:color="auto"/>
            <w:right w:val="none" w:sz="0" w:space="0" w:color="auto"/>
          </w:divBdr>
        </w:div>
        <w:div w:id="1176724220">
          <w:marLeft w:val="480"/>
          <w:marRight w:val="0"/>
          <w:marTop w:val="0"/>
          <w:marBottom w:val="0"/>
          <w:divBdr>
            <w:top w:val="none" w:sz="0" w:space="0" w:color="auto"/>
            <w:left w:val="none" w:sz="0" w:space="0" w:color="auto"/>
            <w:bottom w:val="none" w:sz="0" w:space="0" w:color="auto"/>
            <w:right w:val="none" w:sz="0" w:space="0" w:color="auto"/>
          </w:divBdr>
        </w:div>
        <w:div w:id="1272740313">
          <w:marLeft w:val="480"/>
          <w:marRight w:val="0"/>
          <w:marTop w:val="0"/>
          <w:marBottom w:val="0"/>
          <w:divBdr>
            <w:top w:val="none" w:sz="0" w:space="0" w:color="auto"/>
            <w:left w:val="none" w:sz="0" w:space="0" w:color="auto"/>
            <w:bottom w:val="none" w:sz="0" w:space="0" w:color="auto"/>
            <w:right w:val="none" w:sz="0" w:space="0" w:color="auto"/>
          </w:divBdr>
        </w:div>
        <w:div w:id="1318070793">
          <w:marLeft w:val="480"/>
          <w:marRight w:val="0"/>
          <w:marTop w:val="0"/>
          <w:marBottom w:val="0"/>
          <w:divBdr>
            <w:top w:val="none" w:sz="0" w:space="0" w:color="auto"/>
            <w:left w:val="none" w:sz="0" w:space="0" w:color="auto"/>
            <w:bottom w:val="none" w:sz="0" w:space="0" w:color="auto"/>
            <w:right w:val="none" w:sz="0" w:space="0" w:color="auto"/>
          </w:divBdr>
        </w:div>
        <w:div w:id="1409112431">
          <w:marLeft w:val="480"/>
          <w:marRight w:val="0"/>
          <w:marTop w:val="0"/>
          <w:marBottom w:val="0"/>
          <w:divBdr>
            <w:top w:val="none" w:sz="0" w:space="0" w:color="auto"/>
            <w:left w:val="none" w:sz="0" w:space="0" w:color="auto"/>
            <w:bottom w:val="none" w:sz="0" w:space="0" w:color="auto"/>
            <w:right w:val="none" w:sz="0" w:space="0" w:color="auto"/>
          </w:divBdr>
        </w:div>
        <w:div w:id="1471285599">
          <w:marLeft w:val="480"/>
          <w:marRight w:val="0"/>
          <w:marTop w:val="0"/>
          <w:marBottom w:val="0"/>
          <w:divBdr>
            <w:top w:val="none" w:sz="0" w:space="0" w:color="auto"/>
            <w:left w:val="none" w:sz="0" w:space="0" w:color="auto"/>
            <w:bottom w:val="none" w:sz="0" w:space="0" w:color="auto"/>
            <w:right w:val="none" w:sz="0" w:space="0" w:color="auto"/>
          </w:divBdr>
        </w:div>
        <w:div w:id="1516307889">
          <w:marLeft w:val="480"/>
          <w:marRight w:val="0"/>
          <w:marTop w:val="0"/>
          <w:marBottom w:val="0"/>
          <w:divBdr>
            <w:top w:val="none" w:sz="0" w:space="0" w:color="auto"/>
            <w:left w:val="none" w:sz="0" w:space="0" w:color="auto"/>
            <w:bottom w:val="none" w:sz="0" w:space="0" w:color="auto"/>
            <w:right w:val="none" w:sz="0" w:space="0" w:color="auto"/>
          </w:divBdr>
        </w:div>
        <w:div w:id="1578662135">
          <w:marLeft w:val="480"/>
          <w:marRight w:val="0"/>
          <w:marTop w:val="0"/>
          <w:marBottom w:val="0"/>
          <w:divBdr>
            <w:top w:val="none" w:sz="0" w:space="0" w:color="auto"/>
            <w:left w:val="none" w:sz="0" w:space="0" w:color="auto"/>
            <w:bottom w:val="none" w:sz="0" w:space="0" w:color="auto"/>
            <w:right w:val="none" w:sz="0" w:space="0" w:color="auto"/>
          </w:divBdr>
        </w:div>
        <w:div w:id="1589122356">
          <w:marLeft w:val="480"/>
          <w:marRight w:val="0"/>
          <w:marTop w:val="0"/>
          <w:marBottom w:val="0"/>
          <w:divBdr>
            <w:top w:val="none" w:sz="0" w:space="0" w:color="auto"/>
            <w:left w:val="none" w:sz="0" w:space="0" w:color="auto"/>
            <w:bottom w:val="none" w:sz="0" w:space="0" w:color="auto"/>
            <w:right w:val="none" w:sz="0" w:space="0" w:color="auto"/>
          </w:divBdr>
        </w:div>
        <w:div w:id="1844514893">
          <w:marLeft w:val="480"/>
          <w:marRight w:val="0"/>
          <w:marTop w:val="0"/>
          <w:marBottom w:val="0"/>
          <w:divBdr>
            <w:top w:val="none" w:sz="0" w:space="0" w:color="auto"/>
            <w:left w:val="none" w:sz="0" w:space="0" w:color="auto"/>
            <w:bottom w:val="none" w:sz="0" w:space="0" w:color="auto"/>
            <w:right w:val="none" w:sz="0" w:space="0" w:color="auto"/>
          </w:divBdr>
        </w:div>
        <w:div w:id="1914705286">
          <w:marLeft w:val="480"/>
          <w:marRight w:val="0"/>
          <w:marTop w:val="0"/>
          <w:marBottom w:val="0"/>
          <w:divBdr>
            <w:top w:val="none" w:sz="0" w:space="0" w:color="auto"/>
            <w:left w:val="none" w:sz="0" w:space="0" w:color="auto"/>
            <w:bottom w:val="none" w:sz="0" w:space="0" w:color="auto"/>
            <w:right w:val="none" w:sz="0" w:space="0" w:color="auto"/>
          </w:divBdr>
        </w:div>
        <w:div w:id="1959606197">
          <w:marLeft w:val="480"/>
          <w:marRight w:val="0"/>
          <w:marTop w:val="0"/>
          <w:marBottom w:val="0"/>
          <w:divBdr>
            <w:top w:val="none" w:sz="0" w:space="0" w:color="auto"/>
            <w:left w:val="none" w:sz="0" w:space="0" w:color="auto"/>
            <w:bottom w:val="none" w:sz="0" w:space="0" w:color="auto"/>
            <w:right w:val="none" w:sz="0" w:space="0" w:color="auto"/>
          </w:divBdr>
        </w:div>
        <w:div w:id="1996949198">
          <w:marLeft w:val="480"/>
          <w:marRight w:val="0"/>
          <w:marTop w:val="0"/>
          <w:marBottom w:val="0"/>
          <w:divBdr>
            <w:top w:val="none" w:sz="0" w:space="0" w:color="auto"/>
            <w:left w:val="none" w:sz="0" w:space="0" w:color="auto"/>
            <w:bottom w:val="none" w:sz="0" w:space="0" w:color="auto"/>
            <w:right w:val="none" w:sz="0" w:space="0" w:color="auto"/>
          </w:divBdr>
        </w:div>
        <w:div w:id="2023697810">
          <w:marLeft w:val="480"/>
          <w:marRight w:val="0"/>
          <w:marTop w:val="0"/>
          <w:marBottom w:val="0"/>
          <w:divBdr>
            <w:top w:val="none" w:sz="0" w:space="0" w:color="auto"/>
            <w:left w:val="none" w:sz="0" w:space="0" w:color="auto"/>
            <w:bottom w:val="none" w:sz="0" w:space="0" w:color="auto"/>
            <w:right w:val="none" w:sz="0" w:space="0" w:color="auto"/>
          </w:divBdr>
        </w:div>
        <w:div w:id="2053919434">
          <w:marLeft w:val="480"/>
          <w:marRight w:val="0"/>
          <w:marTop w:val="0"/>
          <w:marBottom w:val="0"/>
          <w:divBdr>
            <w:top w:val="none" w:sz="0" w:space="0" w:color="auto"/>
            <w:left w:val="none" w:sz="0" w:space="0" w:color="auto"/>
            <w:bottom w:val="none" w:sz="0" w:space="0" w:color="auto"/>
            <w:right w:val="none" w:sz="0" w:space="0" w:color="auto"/>
          </w:divBdr>
        </w:div>
        <w:div w:id="2100368245">
          <w:marLeft w:val="480"/>
          <w:marRight w:val="0"/>
          <w:marTop w:val="0"/>
          <w:marBottom w:val="0"/>
          <w:divBdr>
            <w:top w:val="none" w:sz="0" w:space="0" w:color="auto"/>
            <w:left w:val="none" w:sz="0" w:space="0" w:color="auto"/>
            <w:bottom w:val="none" w:sz="0" w:space="0" w:color="auto"/>
            <w:right w:val="none" w:sz="0" w:space="0" w:color="auto"/>
          </w:divBdr>
        </w:div>
      </w:divsChild>
    </w:div>
    <w:div w:id="1640501622">
      <w:bodyDiv w:val="1"/>
      <w:marLeft w:val="0"/>
      <w:marRight w:val="0"/>
      <w:marTop w:val="0"/>
      <w:marBottom w:val="0"/>
      <w:divBdr>
        <w:top w:val="none" w:sz="0" w:space="0" w:color="auto"/>
        <w:left w:val="none" w:sz="0" w:space="0" w:color="auto"/>
        <w:bottom w:val="none" w:sz="0" w:space="0" w:color="auto"/>
        <w:right w:val="none" w:sz="0" w:space="0" w:color="auto"/>
      </w:divBdr>
    </w:div>
    <w:div w:id="1644239879">
      <w:bodyDiv w:val="1"/>
      <w:marLeft w:val="0"/>
      <w:marRight w:val="0"/>
      <w:marTop w:val="0"/>
      <w:marBottom w:val="0"/>
      <w:divBdr>
        <w:top w:val="none" w:sz="0" w:space="0" w:color="auto"/>
        <w:left w:val="none" w:sz="0" w:space="0" w:color="auto"/>
        <w:bottom w:val="none" w:sz="0" w:space="0" w:color="auto"/>
        <w:right w:val="none" w:sz="0" w:space="0" w:color="auto"/>
      </w:divBdr>
    </w:div>
    <w:div w:id="1645547174">
      <w:bodyDiv w:val="1"/>
      <w:marLeft w:val="0"/>
      <w:marRight w:val="0"/>
      <w:marTop w:val="0"/>
      <w:marBottom w:val="0"/>
      <w:divBdr>
        <w:top w:val="none" w:sz="0" w:space="0" w:color="auto"/>
        <w:left w:val="none" w:sz="0" w:space="0" w:color="auto"/>
        <w:bottom w:val="none" w:sz="0" w:space="0" w:color="auto"/>
        <w:right w:val="none" w:sz="0" w:space="0" w:color="auto"/>
      </w:divBdr>
      <w:divsChild>
        <w:div w:id="547954868">
          <w:marLeft w:val="480"/>
          <w:marRight w:val="0"/>
          <w:marTop w:val="0"/>
          <w:marBottom w:val="0"/>
          <w:divBdr>
            <w:top w:val="none" w:sz="0" w:space="0" w:color="auto"/>
            <w:left w:val="none" w:sz="0" w:space="0" w:color="auto"/>
            <w:bottom w:val="none" w:sz="0" w:space="0" w:color="auto"/>
            <w:right w:val="none" w:sz="0" w:space="0" w:color="auto"/>
          </w:divBdr>
        </w:div>
        <w:div w:id="582615776">
          <w:marLeft w:val="480"/>
          <w:marRight w:val="0"/>
          <w:marTop w:val="0"/>
          <w:marBottom w:val="0"/>
          <w:divBdr>
            <w:top w:val="none" w:sz="0" w:space="0" w:color="auto"/>
            <w:left w:val="none" w:sz="0" w:space="0" w:color="auto"/>
            <w:bottom w:val="none" w:sz="0" w:space="0" w:color="auto"/>
            <w:right w:val="none" w:sz="0" w:space="0" w:color="auto"/>
          </w:divBdr>
        </w:div>
        <w:div w:id="731848542">
          <w:marLeft w:val="480"/>
          <w:marRight w:val="0"/>
          <w:marTop w:val="0"/>
          <w:marBottom w:val="0"/>
          <w:divBdr>
            <w:top w:val="none" w:sz="0" w:space="0" w:color="auto"/>
            <w:left w:val="none" w:sz="0" w:space="0" w:color="auto"/>
            <w:bottom w:val="none" w:sz="0" w:space="0" w:color="auto"/>
            <w:right w:val="none" w:sz="0" w:space="0" w:color="auto"/>
          </w:divBdr>
        </w:div>
        <w:div w:id="743725420">
          <w:marLeft w:val="480"/>
          <w:marRight w:val="0"/>
          <w:marTop w:val="0"/>
          <w:marBottom w:val="0"/>
          <w:divBdr>
            <w:top w:val="none" w:sz="0" w:space="0" w:color="auto"/>
            <w:left w:val="none" w:sz="0" w:space="0" w:color="auto"/>
            <w:bottom w:val="none" w:sz="0" w:space="0" w:color="auto"/>
            <w:right w:val="none" w:sz="0" w:space="0" w:color="auto"/>
          </w:divBdr>
        </w:div>
        <w:div w:id="884755919">
          <w:marLeft w:val="480"/>
          <w:marRight w:val="0"/>
          <w:marTop w:val="0"/>
          <w:marBottom w:val="0"/>
          <w:divBdr>
            <w:top w:val="none" w:sz="0" w:space="0" w:color="auto"/>
            <w:left w:val="none" w:sz="0" w:space="0" w:color="auto"/>
            <w:bottom w:val="none" w:sz="0" w:space="0" w:color="auto"/>
            <w:right w:val="none" w:sz="0" w:space="0" w:color="auto"/>
          </w:divBdr>
        </w:div>
        <w:div w:id="887256475">
          <w:marLeft w:val="480"/>
          <w:marRight w:val="0"/>
          <w:marTop w:val="0"/>
          <w:marBottom w:val="0"/>
          <w:divBdr>
            <w:top w:val="none" w:sz="0" w:space="0" w:color="auto"/>
            <w:left w:val="none" w:sz="0" w:space="0" w:color="auto"/>
            <w:bottom w:val="none" w:sz="0" w:space="0" w:color="auto"/>
            <w:right w:val="none" w:sz="0" w:space="0" w:color="auto"/>
          </w:divBdr>
        </w:div>
        <w:div w:id="1101099230">
          <w:marLeft w:val="480"/>
          <w:marRight w:val="0"/>
          <w:marTop w:val="0"/>
          <w:marBottom w:val="0"/>
          <w:divBdr>
            <w:top w:val="none" w:sz="0" w:space="0" w:color="auto"/>
            <w:left w:val="none" w:sz="0" w:space="0" w:color="auto"/>
            <w:bottom w:val="none" w:sz="0" w:space="0" w:color="auto"/>
            <w:right w:val="none" w:sz="0" w:space="0" w:color="auto"/>
          </w:divBdr>
        </w:div>
        <w:div w:id="1488131295">
          <w:marLeft w:val="480"/>
          <w:marRight w:val="0"/>
          <w:marTop w:val="0"/>
          <w:marBottom w:val="0"/>
          <w:divBdr>
            <w:top w:val="none" w:sz="0" w:space="0" w:color="auto"/>
            <w:left w:val="none" w:sz="0" w:space="0" w:color="auto"/>
            <w:bottom w:val="none" w:sz="0" w:space="0" w:color="auto"/>
            <w:right w:val="none" w:sz="0" w:space="0" w:color="auto"/>
          </w:divBdr>
        </w:div>
        <w:div w:id="1624772023">
          <w:marLeft w:val="480"/>
          <w:marRight w:val="0"/>
          <w:marTop w:val="0"/>
          <w:marBottom w:val="0"/>
          <w:divBdr>
            <w:top w:val="none" w:sz="0" w:space="0" w:color="auto"/>
            <w:left w:val="none" w:sz="0" w:space="0" w:color="auto"/>
            <w:bottom w:val="none" w:sz="0" w:space="0" w:color="auto"/>
            <w:right w:val="none" w:sz="0" w:space="0" w:color="auto"/>
          </w:divBdr>
        </w:div>
      </w:divsChild>
    </w:div>
    <w:div w:id="1661884242">
      <w:bodyDiv w:val="1"/>
      <w:marLeft w:val="0"/>
      <w:marRight w:val="0"/>
      <w:marTop w:val="0"/>
      <w:marBottom w:val="0"/>
      <w:divBdr>
        <w:top w:val="none" w:sz="0" w:space="0" w:color="auto"/>
        <w:left w:val="none" w:sz="0" w:space="0" w:color="auto"/>
        <w:bottom w:val="none" w:sz="0" w:space="0" w:color="auto"/>
        <w:right w:val="none" w:sz="0" w:space="0" w:color="auto"/>
      </w:divBdr>
      <w:divsChild>
        <w:div w:id="29036001">
          <w:marLeft w:val="480"/>
          <w:marRight w:val="0"/>
          <w:marTop w:val="0"/>
          <w:marBottom w:val="0"/>
          <w:divBdr>
            <w:top w:val="none" w:sz="0" w:space="0" w:color="auto"/>
            <w:left w:val="none" w:sz="0" w:space="0" w:color="auto"/>
            <w:bottom w:val="none" w:sz="0" w:space="0" w:color="auto"/>
            <w:right w:val="none" w:sz="0" w:space="0" w:color="auto"/>
          </w:divBdr>
        </w:div>
        <w:div w:id="40253509">
          <w:marLeft w:val="480"/>
          <w:marRight w:val="0"/>
          <w:marTop w:val="0"/>
          <w:marBottom w:val="0"/>
          <w:divBdr>
            <w:top w:val="none" w:sz="0" w:space="0" w:color="auto"/>
            <w:left w:val="none" w:sz="0" w:space="0" w:color="auto"/>
            <w:bottom w:val="none" w:sz="0" w:space="0" w:color="auto"/>
            <w:right w:val="none" w:sz="0" w:space="0" w:color="auto"/>
          </w:divBdr>
        </w:div>
        <w:div w:id="78411549">
          <w:marLeft w:val="480"/>
          <w:marRight w:val="0"/>
          <w:marTop w:val="0"/>
          <w:marBottom w:val="0"/>
          <w:divBdr>
            <w:top w:val="none" w:sz="0" w:space="0" w:color="auto"/>
            <w:left w:val="none" w:sz="0" w:space="0" w:color="auto"/>
            <w:bottom w:val="none" w:sz="0" w:space="0" w:color="auto"/>
            <w:right w:val="none" w:sz="0" w:space="0" w:color="auto"/>
          </w:divBdr>
        </w:div>
        <w:div w:id="212237479">
          <w:marLeft w:val="480"/>
          <w:marRight w:val="0"/>
          <w:marTop w:val="0"/>
          <w:marBottom w:val="0"/>
          <w:divBdr>
            <w:top w:val="none" w:sz="0" w:space="0" w:color="auto"/>
            <w:left w:val="none" w:sz="0" w:space="0" w:color="auto"/>
            <w:bottom w:val="none" w:sz="0" w:space="0" w:color="auto"/>
            <w:right w:val="none" w:sz="0" w:space="0" w:color="auto"/>
          </w:divBdr>
        </w:div>
        <w:div w:id="332875727">
          <w:marLeft w:val="480"/>
          <w:marRight w:val="0"/>
          <w:marTop w:val="0"/>
          <w:marBottom w:val="0"/>
          <w:divBdr>
            <w:top w:val="none" w:sz="0" w:space="0" w:color="auto"/>
            <w:left w:val="none" w:sz="0" w:space="0" w:color="auto"/>
            <w:bottom w:val="none" w:sz="0" w:space="0" w:color="auto"/>
            <w:right w:val="none" w:sz="0" w:space="0" w:color="auto"/>
          </w:divBdr>
        </w:div>
        <w:div w:id="541552858">
          <w:marLeft w:val="480"/>
          <w:marRight w:val="0"/>
          <w:marTop w:val="0"/>
          <w:marBottom w:val="0"/>
          <w:divBdr>
            <w:top w:val="none" w:sz="0" w:space="0" w:color="auto"/>
            <w:left w:val="none" w:sz="0" w:space="0" w:color="auto"/>
            <w:bottom w:val="none" w:sz="0" w:space="0" w:color="auto"/>
            <w:right w:val="none" w:sz="0" w:space="0" w:color="auto"/>
          </w:divBdr>
        </w:div>
        <w:div w:id="778256735">
          <w:marLeft w:val="480"/>
          <w:marRight w:val="0"/>
          <w:marTop w:val="0"/>
          <w:marBottom w:val="0"/>
          <w:divBdr>
            <w:top w:val="none" w:sz="0" w:space="0" w:color="auto"/>
            <w:left w:val="none" w:sz="0" w:space="0" w:color="auto"/>
            <w:bottom w:val="none" w:sz="0" w:space="0" w:color="auto"/>
            <w:right w:val="none" w:sz="0" w:space="0" w:color="auto"/>
          </w:divBdr>
        </w:div>
        <w:div w:id="905408667">
          <w:marLeft w:val="480"/>
          <w:marRight w:val="0"/>
          <w:marTop w:val="0"/>
          <w:marBottom w:val="0"/>
          <w:divBdr>
            <w:top w:val="none" w:sz="0" w:space="0" w:color="auto"/>
            <w:left w:val="none" w:sz="0" w:space="0" w:color="auto"/>
            <w:bottom w:val="none" w:sz="0" w:space="0" w:color="auto"/>
            <w:right w:val="none" w:sz="0" w:space="0" w:color="auto"/>
          </w:divBdr>
        </w:div>
        <w:div w:id="962032464">
          <w:marLeft w:val="480"/>
          <w:marRight w:val="0"/>
          <w:marTop w:val="0"/>
          <w:marBottom w:val="0"/>
          <w:divBdr>
            <w:top w:val="none" w:sz="0" w:space="0" w:color="auto"/>
            <w:left w:val="none" w:sz="0" w:space="0" w:color="auto"/>
            <w:bottom w:val="none" w:sz="0" w:space="0" w:color="auto"/>
            <w:right w:val="none" w:sz="0" w:space="0" w:color="auto"/>
          </w:divBdr>
        </w:div>
        <w:div w:id="1023822133">
          <w:marLeft w:val="480"/>
          <w:marRight w:val="0"/>
          <w:marTop w:val="0"/>
          <w:marBottom w:val="0"/>
          <w:divBdr>
            <w:top w:val="none" w:sz="0" w:space="0" w:color="auto"/>
            <w:left w:val="none" w:sz="0" w:space="0" w:color="auto"/>
            <w:bottom w:val="none" w:sz="0" w:space="0" w:color="auto"/>
            <w:right w:val="none" w:sz="0" w:space="0" w:color="auto"/>
          </w:divBdr>
        </w:div>
        <w:div w:id="1184438594">
          <w:marLeft w:val="480"/>
          <w:marRight w:val="0"/>
          <w:marTop w:val="0"/>
          <w:marBottom w:val="0"/>
          <w:divBdr>
            <w:top w:val="none" w:sz="0" w:space="0" w:color="auto"/>
            <w:left w:val="none" w:sz="0" w:space="0" w:color="auto"/>
            <w:bottom w:val="none" w:sz="0" w:space="0" w:color="auto"/>
            <w:right w:val="none" w:sz="0" w:space="0" w:color="auto"/>
          </w:divBdr>
        </w:div>
        <w:div w:id="1235238252">
          <w:marLeft w:val="480"/>
          <w:marRight w:val="0"/>
          <w:marTop w:val="0"/>
          <w:marBottom w:val="0"/>
          <w:divBdr>
            <w:top w:val="none" w:sz="0" w:space="0" w:color="auto"/>
            <w:left w:val="none" w:sz="0" w:space="0" w:color="auto"/>
            <w:bottom w:val="none" w:sz="0" w:space="0" w:color="auto"/>
            <w:right w:val="none" w:sz="0" w:space="0" w:color="auto"/>
          </w:divBdr>
        </w:div>
        <w:div w:id="1341935465">
          <w:marLeft w:val="480"/>
          <w:marRight w:val="0"/>
          <w:marTop w:val="0"/>
          <w:marBottom w:val="0"/>
          <w:divBdr>
            <w:top w:val="none" w:sz="0" w:space="0" w:color="auto"/>
            <w:left w:val="none" w:sz="0" w:space="0" w:color="auto"/>
            <w:bottom w:val="none" w:sz="0" w:space="0" w:color="auto"/>
            <w:right w:val="none" w:sz="0" w:space="0" w:color="auto"/>
          </w:divBdr>
        </w:div>
        <w:div w:id="1399480843">
          <w:marLeft w:val="480"/>
          <w:marRight w:val="0"/>
          <w:marTop w:val="0"/>
          <w:marBottom w:val="0"/>
          <w:divBdr>
            <w:top w:val="none" w:sz="0" w:space="0" w:color="auto"/>
            <w:left w:val="none" w:sz="0" w:space="0" w:color="auto"/>
            <w:bottom w:val="none" w:sz="0" w:space="0" w:color="auto"/>
            <w:right w:val="none" w:sz="0" w:space="0" w:color="auto"/>
          </w:divBdr>
        </w:div>
        <w:div w:id="1727994621">
          <w:marLeft w:val="480"/>
          <w:marRight w:val="0"/>
          <w:marTop w:val="0"/>
          <w:marBottom w:val="0"/>
          <w:divBdr>
            <w:top w:val="none" w:sz="0" w:space="0" w:color="auto"/>
            <w:left w:val="none" w:sz="0" w:space="0" w:color="auto"/>
            <w:bottom w:val="none" w:sz="0" w:space="0" w:color="auto"/>
            <w:right w:val="none" w:sz="0" w:space="0" w:color="auto"/>
          </w:divBdr>
        </w:div>
        <w:div w:id="1731882180">
          <w:marLeft w:val="480"/>
          <w:marRight w:val="0"/>
          <w:marTop w:val="0"/>
          <w:marBottom w:val="0"/>
          <w:divBdr>
            <w:top w:val="none" w:sz="0" w:space="0" w:color="auto"/>
            <w:left w:val="none" w:sz="0" w:space="0" w:color="auto"/>
            <w:bottom w:val="none" w:sz="0" w:space="0" w:color="auto"/>
            <w:right w:val="none" w:sz="0" w:space="0" w:color="auto"/>
          </w:divBdr>
        </w:div>
        <w:div w:id="1761946670">
          <w:marLeft w:val="480"/>
          <w:marRight w:val="0"/>
          <w:marTop w:val="0"/>
          <w:marBottom w:val="0"/>
          <w:divBdr>
            <w:top w:val="none" w:sz="0" w:space="0" w:color="auto"/>
            <w:left w:val="none" w:sz="0" w:space="0" w:color="auto"/>
            <w:bottom w:val="none" w:sz="0" w:space="0" w:color="auto"/>
            <w:right w:val="none" w:sz="0" w:space="0" w:color="auto"/>
          </w:divBdr>
        </w:div>
        <w:div w:id="1800536981">
          <w:marLeft w:val="480"/>
          <w:marRight w:val="0"/>
          <w:marTop w:val="0"/>
          <w:marBottom w:val="0"/>
          <w:divBdr>
            <w:top w:val="none" w:sz="0" w:space="0" w:color="auto"/>
            <w:left w:val="none" w:sz="0" w:space="0" w:color="auto"/>
            <w:bottom w:val="none" w:sz="0" w:space="0" w:color="auto"/>
            <w:right w:val="none" w:sz="0" w:space="0" w:color="auto"/>
          </w:divBdr>
        </w:div>
        <w:div w:id="1850366233">
          <w:marLeft w:val="480"/>
          <w:marRight w:val="0"/>
          <w:marTop w:val="0"/>
          <w:marBottom w:val="0"/>
          <w:divBdr>
            <w:top w:val="none" w:sz="0" w:space="0" w:color="auto"/>
            <w:left w:val="none" w:sz="0" w:space="0" w:color="auto"/>
            <w:bottom w:val="none" w:sz="0" w:space="0" w:color="auto"/>
            <w:right w:val="none" w:sz="0" w:space="0" w:color="auto"/>
          </w:divBdr>
        </w:div>
        <w:div w:id="2006085277">
          <w:marLeft w:val="480"/>
          <w:marRight w:val="0"/>
          <w:marTop w:val="0"/>
          <w:marBottom w:val="0"/>
          <w:divBdr>
            <w:top w:val="none" w:sz="0" w:space="0" w:color="auto"/>
            <w:left w:val="none" w:sz="0" w:space="0" w:color="auto"/>
            <w:bottom w:val="none" w:sz="0" w:space="0" w:color="auto"/>
            <w:right w:val="none" w:sz="0" w:space="0" w:color="auto"/>
          </w:divBdr>
        </w:div>
        <w:div w:id="2090612438">
          <w:marLeft w:val="480"/>
          <w:marRight w:val="0"/>
          <w:marTop w:val="0"/>
          <w:marBottom w:val="0"/>
          <w:divBdr>
            <w:top w:val="none" w:sz="0" w:space="0" w:color="auto"/>
            <w:left w:val="none" w:sz="0" w:space="0" w:color="auto"/>
            <w:bottom w:val="none" w:sz="0" w:space="0" w:color="auto"/>
            <w:right w:val="none" w:sz="0" w:space="0" w:color="auto"/>
          </w:divBdr>
        </w:div>
        <w:div w:id="2097172115">
          <w:marLeft w:val="480"/>
          <w:marRight w:val="0"/>
          <w:marTop w:val="0"/>
          <w:marBottom w:val="0"/>
          <w:divBdr>
            <w:top w:val="none" w:sz="0" w:space="0" w:color="auto"/>
            <w:left w:val="none" w:sz="0" w:space="0" w:color="auto"/>
            <w:bottom w:val="none" w:sz="0" w:space="0" w:color="auto"/>
            <w:right w:val="none" w:sz="0" w:space="0" w:color="auto"/>
          </w:divBdr>
        </w:div>
        <w:div w:id="2144492901">
          <w:marLeft w:val="480"/>
          <w:marRight w:val="0"/>
          <w:marTop w:val="0"/>
          <w:marBottom w:val="0"/>
          <w:divBdr>
            <w:top w:val="none" w:sz="0" w:space="0" w:color="auto"/>
            <w:left w:val="none" w:sz="0" w:space="0" w:color="auto"/>
            <w:bottom w:val="none" w:sz="0" w:space="0" w:color="auto"/>
            <w:right w:val="none" w:sz="0" w:space="0" w:color="auto"/>
          </w:divBdr>
        </w:div>
      </w:divsChild>
    </w:div>
    <w:div w:id="1665550994">
      <w:bodyDiv w:val="1"/>
      <w:marLeft w:val="0"/>
      <w:marRight w:val="0"/>
      <w:marTop w:val="0"/>
      <w:marBottom w:val="0"/>
      <w:divBdr>
        <w:top w:val="none" w:sz="0" w:space="0" w:color="auto"/>
        <w:left w:val="none" w:sz="0" w:space="0" w:color="auto"/>
        <w:bottom w:val="none" w:sz="0" w:space="0" w:color="auto"/>
        <w:right w:val="none" w:sz="0" w:space="0" w:color="auto"/>
      </w:divBdr>
      <w:divsChild>
        <w:div w:id="742096">
          <w:marLeft w:val="480"/>
          <w:marRight w:val="0"/>
          <w:marTop w:val="0"/>
          <w:marBottom w:val="0"/>
          <w:divBdr>
            <w:top w:val="none" w:sz="0" w:space="0" w:color="auto"/>
            <w:left w:val="none" w:sz="0" w:space="0" w:color="auto"/>
            <w:bottom w:val="none" w:sz="0" w:space="0" w:color="auto"/>
            <w:right w:val="none" w:sz="0" w:space="0" w:color="auto"/>
          </w:divBdr>
        </w:div>
        <w:div w:id="10304024">
          <w:marLeft w:val="480"/>
          <w:marRight w:val="0"/>
          <w:marTop w:val="0"/>
          <w:marBottom w:val="0"/>
          <w:divBdr>
            <w:top w:val="none" w:sz="0" w:space="0" w:color="auto"/>
            <w:left w:val="none" w:sz="0" w:space="0" w:color="auto"/>
            <w:bottom w:val="none" w:sz="0" w:space="0" w:color="auto"/>
            <w:right w:val="none" w:sz="0" w:space="0" w:color="auto"/>
          </w:divBdr>
        </w:div>
        <w:div w:id="134223897">
          <w:marLeft w:val="480"/>
          <w:marRight w:val="0"/>
          <w:marTop w:val="0"/>
          <w:marBottom w:val="0"/>
          <w:divBdr>
            <w:top w:val="none" w:sz="0" w:space="0" w:color="auto"/>
            <w:left w:val="none" w:sz="0" w:space="0" w:color="auto"/>
            <w:bottom w:val="none" w:sz="0" w:space="0" w:color="auto"/>
            <w:right w:val="none" w:sz="0" w:space="0" w:color="auto"/>
          </w:divBdr>
        </w:div>
        <w:div w:id="169029537">
          <w:marLeft w:val="480"/>
          <w:marRight w:val="0"/>
          <w:marTop w:val="0"/>
          <w:marBottom w:val="0"/>
          <w:divBdr>
            <w:top w:val="none" w:sz="0" w:space="0" w:color="auto"/>
            <w:left w:val="none" w:sz="0" w:space="0" w:color="auto"/>
            <w:bottom w:val="none" w:sz="0" w:space="0" w:color="auto"/>
            <w:right w:val="none" w:sz="0" w:space="0" w:color="auto"/>
          </w:divBdr>
        </w:div>
        <w:div w:id="212814841">
          <w:marLeft w:val="480"/>
          <w:marRight w:val="0"/>
          <w:marTop w:val="0"/>
          <w:marBottom w:val="0"/>
          <w:divBdr>
            <w:top w:val="none" w:sz="0" w:space="0" w:color="auto"/>
            <w:left w:val="none" w:sz="0" w:space="0" w:color="auto"/>
            <w:bottom w:val="none" w:sz="0" w:space="0" w:color="auto"/>
            <w:right w:val="none" w:sz="0" w:space="0" w:color="auto"/>
          </w:divBdr>
        </w:div>
        <w:div w:id="225186509">
          <w:marLeft w:val="480"/>
          <w:marRight w:val="0"/>
          <w:marTop w:val="0"/>
          <w:marBottom w:val="0"/>
          <w:divBdr>
            <w:top w:val="none" w:sz="0" w:space="0" w:color="auto"/>
            <w:left w:val="none" w:sz="0" w:space="0" w:color="auto"/>
            <w:bottom w:val="none" w:sz="0" w:space="0" w:color="auto"/>
            <w:right w:val="none" w:sz="0" w:space="0" w:color="auto"/>
          </w:divBdr>
        </w:div>
        <w:div w:id="267659809">
          <w:marLeft w:val="480"/>
          <w:marRight w:val="0"/>
          <w:marTop w:val="0"/>
          <w:marBottom w:val="0"/>
          <w:divBdr>
            <w:top w:val="none" w:sz="0" w:space="0" w:color="auto"/>
            <w:left w:val="none" w:sz="0" w:space="0" w:color="auto"/>
            <w:bottom w:val="none" w:sz="0" w:space="0" w:color="auto"/>
            <w:right w:val="none" w:sz="0" w:space="0" w:color="auto"/>
          </w:divBdr>
        </w:div>
        <w:div w:id="292752174">
          <w:marLeft w:val="480"/>
          <w:marRight w:val="0"/>
          <w:marTop w:val="0"/>
          <w:marBottom w:val="0"/>
          <w:divBdr>
            <w:top w:val="none" w:sz="0" w:space="0" w:color="auto"/>
            <w:left w:val="none" w:sz="0" w:space="0" w:color="auto"/>
            <w:bottom w:val="none" w:sz="0" w:space="0" w:color="auto"/>
            <w:right w:val="none" w:sz="0" w:space="0" w:color="auto"/>
          </w:divBdr>
        </w:div>
        <w:div w:id="332687374">
          <w:marLeft w:val="480"/>
          <w:marRight w:val="0"/>
          <w:marTop w:val="0"/>
          <w:marBottom w:val="0"/>
          <w:divBdr>
            <w:top w:val="none" w:sz="0" w:space="0" w:color="auto"/>
            <w:left w:val="none" w:sz="0" w:space="0" w:color="auto"/>
            <w:bottom w:val="none" w:sz="0" w:space="0" w:color="auto"/>
            <w:right w:val="none" w:sz="0" w:space="0" w:color="auto"/>
          </w:divBdr>
        </w:div>
        <w:div w:id="340159196">
          <w:marLeft w:val="480"/>
          <w:marRight w:val="0"/>
          <w:marTop w:val="0"/>
          <w:marBottom w:val="0"/>
          <w:divBdr>
            <w:top w:val="none" w:sz="0" w:space="0" w:color="auto"/>
            <w:left w:val="none" w:sz="0" w:space="0" w:color="auto"/>
            <w:bottom w:val="none" w:sz="0" w:space="0" w:color="auto"/>
            <w:right w:val="none" w:sz="0" w:space="0" w:color="auto"/>
          </w:divBdr>
        </w:div>
        <w:div w:id="343942761">
          <w:marLeft w:val="480"/>
          <w:marRight w:val="0"/>
          <w:marTop w:val="0"/>
          <w:marBottom w:val="0"/>
          <w:divBdr>
            <w:top w:val="none" w:sz="0" w:space="0" w:color="auto"/>
            <w:left w:val="none" w:sz="0" w:space="0" w:color="auto"/>
            <w:bottom w:val="none" w:sz="0" w:space="0" w:color="auto"/>
            <w:right w:val="none" w:sz="0" w:space="0" w:color="auto"/>
          </w:divBdr>
        </w:div>
        <w:div w:id="359941889">
          <w:marLeft w:val="480"/>
          <w:marRight w:val="0"/>
          <w:marTop w:val="0"/>
          <w:marBottom w:val="0"/>
          <w:divBdr>
            <w:top w:val="none" w:sz="0" w:space="0" w:color="auto"/>
            <w:left w:val="none" w:sz="0" w:space="0" w:color="auto"/>
            <w:bottom w:val="none" w:sz="0" w:space="0" w:color="auto"/>
            <w:right w:val="none" w:sz="0" w:space="0" w:color="auto"/>
          </w:divBdr>
        </w:div>
        <w:div w:id="474641327">
          <w:marLeft w:val="480"/>
          <w:marRight w:val="0"/>
          <w:marTop w:val="0"/>
          <w:marBottom w:val="0"/>
          <w:divBdr>
            <w:top w:val="none" w:sz="0" w:space="0" w:color="auto"/>
            <w:left w:val="none" w:sz="0" w:space="0" w:color="auto"/>
            <w:bottom w:val="none" w:sz="0" w:space="0" w:color="auto"/>
            <w:right w:val="none" w:sz="0" w:space="0" w:color="auto"/>
          </w:divBdr>
        </w:div>
        <w:div w:id="564072718">
          <w:marLeft w:val="480"/>
          <w:marRight w:val="0"/>
          <w:marTop w:val="0"/>
          <w:marBottom w:val="0"/>
          <w:divBdr>
            <w:top w:val="none" w:sz="0" w:space="0" w:color="auto"/>
            <w:left w:val="none" w:sz="0" w:space="0" w:color="auto"/>
            <w:bottom w:val="none" w:sz="0" w:space="0" w:color="auto"/>
            <w:right w:val="none" w:sz="0" w:space="0" w:color="auto"/>
          </w:divBdr>
        </w:div>
        <w:div w:id="568923500">
          <w:marLeft w:val="480"/>
          <w:marRight w:val="0"/>
          <w:marTop w:val="0"/>
          <w:marBottom w:val="0"/>
          <w:divBdr>
            <w:top w:val="none" w:sz="0" w:space="0" w:color="auto"/>
            <w:left w:val="none" w:sz="0" w:space="0" w:color="auto"/>
            <w:bottom w:val="none" w:sz="0" w:space="0" w:color="auto"/>
            <w:right w:val="none" w:sz="0" w:space="0" w:color="auto"/>
          </w:divBdr>
        </w:div>
        <w:div w:id="661087790">
          <w:marLeft w:val="480"/>
          <w:marRight w:val="0"/>
          <w:marTop w:val="0"/>
          <w:marBottom w:val="0"/>
          <w:divBdr>
            <w:top w:val="none" w:sz="0" w:space="0" w:color="auto"/>
            <w:left w:val="none" w:sz="0" w:space="0" w:color="auto"/>
            <w:bottom w:val="none" w:sz="0" w:space="0" w:color="auto"/>
            <w:right w:val="none" w:sz="0" w:space="0" w:color="auto"/>
          </w:divBdr>
        </w:div>
        <w:div w:id="696152638">
          <w:marLeft w:val="480"/>
          <w:marRight w:val="0"/>
          <w:marTop w:val="0"/>
          <w:marBottom w:val="0"/>
          <w:divBdr>
            <w:top w:val="none" w:sz="0" w:space="0" w:color="auto"/>
            <w:left w:val="none" w:sz="0" w:space="0" w:color="auto"/>
            <w:bottom w:val="none" w:sz="0" w:space="0" w:color="auto"/>
            <w:right w:val="none" w:sz="0" w:space="0" w:color="auto"/>
          </w:divBdr>
        </w:div>
        <w:div w:id="741634535">
          <w:marLeft w:val="480"/>
          <w:marRight w:val="0"/>
          <w:marTop w:val="0"/>
          <w:marBottom w:val="0"/>
          <w:divBdr>
            <w:top w:val="none" w:sz="0" w:space="0" w:color="auto"/>
            <w:left w:val="none" w:sz="0" w:space="0" w:color="auto"/>
            <w:bottom w:val="none" w:sz="0" w:space="0" w:color="auto"/>
            <w:right w:val="none" w:sz="0" w:space="0" w:color="auto"/>
          </w:divBdr>
        </w:div>
        <w:div w:id="765348543">
          <w:marLeft w:val="480"/>
          <w:marRight w:val="0"/>
          <w:marTop w:val="0"/>
          <w:marBottom w:val="0"/>
          <w:divBdr>
            <w:top w:val="none" w:sz="0" w:space="0" w:color="auto"/>
            <w:left w:val="none" w:sz="0" w:space="0" w:color="auto"/>
            <w:bottom w:val="none" w:sz="0" w:space="0" w:color="auto"/>
            <w:right w:val="none" w:sz="0" w:space="0" w:color="auto"/>
          </w:divBdr>
        </w:div>
        <w:div w:id="802581479">
          <w:marLeft w:val="480"/>
          <w:marRight w:val="0"/>
          <w:marTop w:val="0"/>
          <w:marBottom w:val="0"/>
          <w:divBdr>
            <w:top w:val="none" w:sz="0" w:space="0" w:color="auto"/>
            <w:left w:val="none" w:sz="0" w:space="0" w:color="auto"/>
            <w:bottom w:val="none" w:sz="0" w:space="0" w:color="auto"/>
            <w:right w:val="none" w:sz="0" w:space="0" w:color="auto"/>
          </w:divBdr>
        </w:div>
        <w:div w:id="808983021">
          <w:marLeft w:val="480"/>
          <w:marRight w:val="0"/>
          <w:marTop w:val="0"/>
          <w:marBottom w:val="0"/>
          <w:divBdr>
            <w:top w:val="none" w:sz="0" w:space="0" w:color="auto"/>
            <w:left w:val="none" w:sz="0" w:space="0" w:color="auto"/>
            <w:bottom w:val="none" w:sz="0" w:space="0" w:color="auto"/>
            <w:right w:val="none" w:sz="0" w:space="0" w:color="auto"/>
          </w:divBdr>
        </w:div>
        <w:div w:id="817451832">
          <w:marLeft w:val="480"/>
          <w:marRight w:val="0"/>
          <w:marTop w:val="0"/>
          <w:marBottom w:val="0"/>
          <w:divBdr>
            <w:top w:val="none" w:sz="0" w:space="0" w:color="auto"/>
            <w:left w:val="none" w:sz="0" w:space="0" w:color="auto"/>
            <w:bottom w:val="none" w:sz="0" w:space="0" w:color="auto"/>
            <w:right w:val="none" w:sz="0" w:space="0" w:color="auto"/>
          </w:divBdr>
        </w:div>
        <w:div w:id="840201961">
          <w:marLeft w:val="480"/>
          <w:marRight w:val="0"/>
          <w:marTop w:val="0"/>
          <w:marBottom w:val="0"/>
          <w:divBdr>
            <w:top w:val="none" w:sz="0" w:space="0" w:color="auto"/>
            <w:left w:val="none" w:sz="0" w:space="0" w:color="auto"/>
            <w:bottom w:val="none" w:sz="0" w:space="0" w:color="auto"/>
            <w:right w:val="none" w:sz="0" w:space="0" w:color="auto"/>
          </w:divBdr>
        </w:div>
        <w:div w:id="1039166236">
          <w:marLeft w:val="480"/>
          <w:marRight w:val="0"/>
          <w:marTop w:val="0"/>
          <w:marBottom w:val="0"/>
          <w:divBdr>
            <w:top w:val="none" w:sz="0" w:space="0" w:color="auto"/>
            <w:left w:val="none" w:sz="0" w:space="0" w:color="auto"/>
            <w:bottom w:val="none" w:sz="0" w:space="0" w:color="auto"/>
            <w:right w:val="none" w:sz="0" w:space="0" w:color="auto"/>
          </w:divBdr>
        </w:div>
        <w:div w:id="1079248289">
          <w:marLeft w:val="480"/>
          <w:marRight w:val="0"/>
          <w:marTop w:val="0"/>
          <w:marBottom w:val="0"/>
          <w:divBdr>
            <w:top w:val="none" w:sz="0" w:space="0" w:color="auto"/>
            <w:left w:val="none" w:sz="0" w:space="0" w:color="auto"/>
            <w:bottom w:val="none" w:sz="0" w:space="0" w:color="auto"/>
            <w:right w:val="none" w:sz="0" w:space="0" w:color="auto"/>
          </w:divBdr>
        </w:div>
        <w:div w:id="1108738672">
          <w:marLeft w:val="480"/>
          <w:marRight w:val="0"/>
          <w:marTop w:val="0"/>
          <w:marBottom w:val="0"/>
          <w:divBdr>
            <w:top w:val="none" w:sz="0" w:space="0" w:color="auto"/>
            <w:left w:val="none" w:sz="0" w:space="0" w:color="auto"/>
            <w:bottom w:val="none" w:sz="0" w:space="0" w:color="auto"/>
            <w:right w:val="none" w:sz="0" w:space="0" w:color="auto"/>
          </w:divBdr>
        </w:div>
        <w:div w:id="1148863359">
          <w:marLeft w:val="480"/>
          <w:marRight w:val="0"/>
          <w:marTop w:val="0"/>
          <w:marBottom w:val="0"/>
          <w:divBdr>
            <w:top w:val="none" w:sz="0" w:space="0" w:color="auto"/>
            <w:left w:val="none" w:sz="0" w:space="0" w:color="auto"/>
            <w:bottom w:val="none" w:sz="0" w:space="0" w:color="auto"/>
            <w:right w:val="none" w:sz="0" w:space="0" w:color="auto"/>
          </w:divBdr>
        </w:div>
        <w:div w:id="1338266185">
          <w:marLeft w:val="480"/>
          <w:marRight w:val="0"/>
          <w:marTop w:val="0"/>
          <w:marBottom w:val="0"/>
          <w:divBdr>
            <w:top w:val="none" w:sz="0" w:space="0" w:color="auto"/>
            <w:left w:val="none" w:sz="0" w:space="0" w:color="auto"/>
            <w:bottom w:val="none" w:sz="0" w:space="0" w:color="auto"/>
            <w:right w:val="none" w:sz="0" w:space="0" w:color="auto"/>
          </w:divBdr>
        </w:div>
        <w:div w:id="1376656231">
          <w:marLeft w:val="480"/>
          <w:marRight w:val="0"/>
          <w:marTop w:val="0"/>
          <w:marBottom w:val="0"/>
          <w:divBdr>
            <w:top w:val="none" w:sz="0" w:space="0" w:color="auto"/>
            <w:left w:val="none" w:sz="0" w:space="0" w:color="auto"/>
            <w:bottom w:val="none" w:sz="0" w:space="0" w:color="auto"/>
            <w:right w:val="none" w:sz="0" w:space="0" w:color="auto"/>
          </w:divBdr>
        </w:div>
        <w:div w:id="1425225015">
          <w:marLeft w:val="480"/>
          <w:marRight w:val="0"/>
          <w:marTop w:val="0"/>
          <w:marBottom w:val="0"/>
          <w:divBdr>
            <w:top w:val="none" w:sz="0" w:space="0" w:color="auto"/>
            <w:left w:val="none" w:sz="0" w:space="0" w:color="auto"/>
            <w:bottom w:val="none" w:sz="0" w:space="0" w:color="auto"/>
            <w:right w:val="none" w:sz="0" w:space="0" w:color="auto"/>
          </w:divBdr>
        </w:div>
        <w:div w:id="1511749417">
          <w:marLeft w:val="480"/>
          <w:marRight w:val="0"/>
          <w:marTop w:val="0"/>
          <w:marBottom w:val="0"/>
          <w:divBdr>
            <w:top w:val="none" w:sz="0" w:space="0" w:color="auto"/>
            <w:left w:val="none" w:sz="0" w:space="0" w:color="auto"/>
            <w:bottom w:val="none" w:sz="0" w:space="0" w:color="auto"/>
            <w:right w:val="none" w:sz="0" w:space="0" w:color="auto"/>
          </w:divBdr>
        </w:div>
        <w:div w:id="1558855563">
          <w:marLeft w:val="480"/>
          <w:marRight w:val="0"/>
          <w:marTop w:val="0"/>
          <w:marBottom w:val="0"/>
          <w:divBdr>
            <w:top w:val="none" w:sz="0" w:space="0" w:color="auto"/>
            <w:left w:val="none" w:sz="0" w:space="0" w:color="auto"/>
            <w:bottom w:val="none" w:sz="0" w:space="0" w:color="auto"/>
            <w:right w:val="none" w:sz="0" w:space="0" w:color="auto"/>
          </w:divBdr>
        </w:div>
        <w:div w:id="1651522228">
          <w:marLeft w:val="480"/>
          <w:marRight w:val="0"/>
          <w:marTop w:val="0"/>
          <w:marBottom w:val="0"/>
          <w:divBdr>
            <w:top w:val="none" w:sz="0" w:space="0" w:color="auto"/>
            <w:left w:val="none" w:sz="0" w:space="0" w:color="auto"/>
            <w:bottom w:val="none" w:sz="0" w:space="0" w:color="auto"/>
            <w:right w:val="none" w:sz="0" w:space="0" w:color="auto"/>
          </w:divBdr>
        </w:div>
        <w:div w:id="1747189860">
          <w:marLeft w:val="480"/>
          <w:marRight w:val="0"/>
          <w:marTop w:val="0"/>
          <w:marBottom w:val="0"/>
          <w:divBdr>
            <w:top w:val="none" w:sz="0" w:space="0" w:color="auto"/>
            <w:left w:val="none" w:sz="0" w:space="0" w:color="auto"/>
            <w:bottom w:val="none" w:sz="0" w:space="0" w:color="auto"/>
            <w:right w:val="none" w:sz="0" w:space="0" w:color="auto"/>
          </w:divBdr>
        </w:div>
        <w:div w:id="1913541211">
          <w:marLeft w:val="480"/>
          <w:marRight w:val="0"/>
          <w:marTop w:val="0"/>
          <w:marBottom w:val="0"/>
          <w:divBdr>
            <w:top w:val="none" w:sz="0" w:space="0" w:color="auto"/>
            <w:left w:val="none" w:sz="0" w:space="0" w:color="auto"/>
            <w:bottom w:val="none" w:sz="0" w:space="0" w:color="auto"/>
            <w:right w:val="none" w:sz="0" w:space="0" w:color="auto"/>
          </w:divBdr>
        </w:div>
        <w:div w:id="2113627304">
          <w:marLeft w:val="480"/>
          <w:marRight w:val="0"/>
          <w:marTop w:val="0"/>
          <w:marBottom w:val="0"/>
          <w:divBdr>
            <w:top w:val="none" w:sz="0" w:space="0" w:color="auto"/>
            <w:left w:val="none" w:sz="0" w:space="0" w:color="auto"/>
            <w:bottom w:val="none" w:sz="0" w:space="0" w:color="auto"/>
            <w:right w:val="none" w:sz="0" w:space="0" w:color="auto"/>
          </w:divBdr>
        </w:div>
      </w:divsChild>
    </w:div>
    <w:div w:id="1677465335">
      <w:bodyDiv w:val="1"/>
      <w:marLeft w:val="0"/>
      <w:marRight w:val="0"/>
      <w:marTop w:val="0"/>
      <w:marBottom w:val="0"/>
      <w:divBdr>
        <w:top w:val="none" w:sz="0" w:space="0" w:color="auto"/>
        <w:left w:val="none" w:sz="0" w:space="0" w:color="auto"/>
        <w:bottom w:val="none" w:sz="0" w:space="0" w:color="auto"/>
        <w:right w:val="none" w:sz="0" w:space="0" w:color="auto"/>
      </w:divBdr>
      <w:divsChild>
        <w:div w:id="209269035">
          <w:marLeft w:val="480"/>
          <w:marRight w:val="0"/>
          <w:marTop w:val="0"/>
          <w:marBottom w:val="0"/>
          <w:divBdr>
            <w:top w:val="none" w:sz="0" w:space="0" w:color="auto"/>
            <w:left w:val="none" w:sz="0" w:space="0" w:color="auto"/>
            <w:bottom w:val="none" w:sz="0" w:space="0" w:color="auto"/>
            <w:right w:val="none" w:sz="0" w:space="0" w:color="auto"/>
          </w:divBdr>
        </w:div>
        <w:div w:id="220798684">
          <w:marLeft w:val="480"/>
          <w:marRight w:val="0"/>
          <w:marTop w:val="0"/>
          <w:marBottom w:val="0"/>
          <w:divBdr>
            <w:top w:val="none" w:sz="0" w:space="0" w:color="auto"/>
            <w:left w:val="none" w:sz="0" w:space="0" w:color="auto"/>
            <w:bottom w:val="none" w:sz="0" w:space="0" w:color="auto"/>
            <w:right w:val="none" w:sz="0" w:space="0" w:color="auto"/>
          </w:divBdr>
        </w:div>
        <w:div w:id="345595868">
          <w:marLeft w:val="480"/>
          <w:marRight w:val="0"/>
          <w:marTop w:val="0"/>
          <w:marBottom w:val="0"/>
          <w:divBdr>
            <w:top w:val="none" w:sz="0" w:space="0" w:color="auto"/>
            <w:left w:val="none" w:sz="0" w:space="0" w:color="auto"/>
            <w:bottom w:val="none" w:sz="0" w:space="0" w:color="auto"/>
            <w:right w:val="none" w:sz="0" w:space="0" w:color="auto"/>
          </w:divBdr>
        </w:div>
        <w:div w:id="433744725">
          <w:marLeft w:val="480"/>
          <w:marRight w:val="0"/>
          <w:marTop w:val="0"/>
          <w:marBottom w:val="0"/>
          <w:divBdr>
            <w:top w:val="none" w:sz="0" w:space="0" w:color="auto"/>
            <w:left w:val="none" w:sz="0" w:space="0" w:color="auto"/>
            <w:bottom w:val="none" w:sz="0" w:space="0" w:color="auto"/>
            <w:right w:val="none" w:sz="0" w:space="0" w:color="auto"/>
          </w:divBdr>
        </w:div>
        <w:div w:id="542668396">
          <w:marLeft w:val="480"/>
          <w:marRight w:val="0"/>
          <w:marTop w:val="0"/>
          <w:marBottom w:val="0"/>
          <w:divBdr>
            <w:top w:val="none" w:sz="0" w:space="0" w:color="auto"/>
            <w:left w:val="none" w:sz="0" w:space="0" w:color="auto"/>
            <w:bottom w:val="none" w:sz="0" w:space="0" w:color="auto"/>
            <w:right w:val="none" w:sz="0" w:space="0" w:color="auto"/>
          </w:divBdr>
        </w:div>
        <w:div w:id="656685133">
          <w:marLeft w:val="480"/>
          <w:marRight w:val="0"/>
          <w:marTop w:val="0"/>
          <w:marBottom w:val="0"/>
          <w:divBdr>
            <w:top w:val="none" w:sz="0" w:space="0" w:color="auto"/>
            <w:left w:val="none" w:sz="0" w:space="0" w:color="auto"/>
            <w:bottom w:val="none" w:sz="0" w:space="0" w:color="auto"/>
            <w:right w:val="none" w:sz="0" w:space="0" w:color="auto"/>
          </w:divBdr>
        </w:div>
        <w:div w:id="806355584">
          <w:marLeft w:val="480"/>
          <w:marRight w:val="0"/>
          <w:marTop w:val="0"/>
          <w:marBottom w:val="0"/>
          <w:divBdr>
            <w:top w:val="none" w:sz="0" w:space="0" w:color="auto"/>
            <w:left w:val="none" w:sz="0" w:space="0" w:color="auto"/>
            <w:bottom w:val="none" w:sz="0" w:space="0" w:color="auto"/>
            <w:right w:val="none" w:sz="0" w:space="0" w:color="auto"/>
          </w:divBdr>
        </w:div>
        <w:div w:id="865556580">
          <w:marLeft w:val="480"/>
          <w:marRight w:val="0"/>
          <w:marTop w:val="0"/>
          <w:marBottom w:val="0"/>
          <w:divBdr>
            <w:top w:val="none" w:sz="0" w:space="0" w:color="auto"/>
            <w:left w:val="none" w:sz="0" w:space="0" w:color="auto"/>
            <w:bottom w:val="none" w:sz="0" w:space="0" w:color="auto"/>
            <w:right w:val="none" w:sz="0" w:space="0" w:color="auto"/>
          </w:divBdr>
        </w:div>
        <w:div w:id="895316969">
          <w:marLeft w:val="480"/>
          <w:marRight w:val="0"/>
          <w:marTop w:val="0"/>
          <w:marBottom w:val="0"/>
          <w:divBdr>
            <w:top w:val="none" w:sz="0" w:space="0" w:color="auto"/>
            <w:left w:val="none" w:sz="0" w:space="0" w:color="auto"/>
            <w:bottom w:val="none" w:sz="0" w:space="0" w:color="auto"/>
            <w:right w:val="none" w:sz="0" w:space="0" w:color="auto"/>
          </w:divBdr>
        </w:div>
        <w:div w:id="939139498">
          <w:marLeft w:val="480"/>
          <w:marRight w:val="0"/>
          <w:marTop w:val="0"/>
          <w:marBottom w:val="0"/>
          <w:divBdr>
            <w:top w:val="none" w:sz="0" w:space="0" w:color="auto"/>
            <w:left w:val="none" w:sz="0" w:space="0" w:color="auto"/>
            <w:bottom w:val="none" w:sz="0" w:space="0" w:color="auto"/>
            <w:right w:val="none" w:sz="0" w:space="0" w:color="auto"/>
          </w:divBdr>
        </w:div>
        <w:div w:id="1130980935">
          <w:marLeft w:val="480"/>
          <w:marRight w:val="0"/>
          <w:marTop w:val="0"/>
          <w:marBottom w:val="0"/>
          <w:divBdr>
            <w:top w:val="none" w:sz="0" w:space="0" w:color="auto"/>
            <w:left w:val="none" w:sz="0" w:space="0" w:color="auto"/>
            <w:bottom w:val="none" w:sz="0" w:space="0" w:color="auto"/>
            <w:right w:val="none" w:sz="0" w:space="0" w:color="auto"/>
          </w:divBdr>
        </w:div>
        <w:div w:id="1298225372">
          <w:marLeft w:val="480"/>
          <w:marRight w:val="0"/>
          <w:marTop w:val="0"/>
          <w:marBottom w:val="0"/>
          <w:divBdr>
            <w:top w:val="none" w:sz="0" w:space="0" w:color="auto"/>
            <w:left w:val="none" w:sz="0" w:space="0" w:color="auto"/>
            <w:bottom w:val="none" w:sz="0" w:space="0" w:color="auto"/>
            <w:right w:val="none" w:sz="0" w:space="0" w:color="auto"/>
          </w:divBdr>
        </w:div>
        <w:div w:id="1548839209">
          <w:marLeft w:val="480"/>
          <w:marRight w:val="0"/>
          <w:marTop w:val="0"/>
          <w:marBottom w:val="0"/>
          <w:divBdr>
            <w:top w:val="none" w:sz="0" w:space="0" w:color="auto"/>
            <w:left w:val="none" w:sz="0" w:space="0" w:color="auto"/>
            <w:bottom w:val="none" w:sz="0" w:space="0" w:color="auto"/>
            <w:right w:val="none" w:sz="0" w:space="0" w:color="auto"/>
          </w:divBdr>
        </w:div>
        <w:div w:id="1575506972">
          <w:marLeft w:val="480"/>
          <w:marRight w:val="0"/>
          <w:marTop w:val="0"/>
          <w:marBottom w:val="0"/>
          <w:divBdr>
            <w:top w:val="none" w:sz="0" w:space="0" w:color="auto"/>
            <w:left w:val="none" w:sz="0" w:space="0" w:color="auto"/>
            <w:bottom w:val="none" w:sz="0" w:space="0" w:color="auto"/>
            <w:right w:val="none" w:sz="0" w:space="0" w:color="auto"/>
          </w:divBdr>
        </w:div>
        <w:div w:id="1709527509">
          <w:marLeft w:val="480"/>
          <w:marRight w:val="0"/>
          <w:marTop w:val="0"/>
          <w:marBottom w:val="0"/>
          <w:divBdr>
            <w:top w:val="none" w:sz="0" w:space="0" w:color="auto"/>
            <w:left w:val="none" w:sz="0" w:space="0" w:color="auto"/>
            <w:bottom w:val="none" w:sz="0" w:space="0" w:color="auto"/>
            <w:right w:val="none" w:sz="0" w:space="0" w:color="auto"/>
          </w:divBdr>
        </w:div>
        <w:div w:id="1801992517">
          <w:marLeft w:val="480"/>
          <w:marRight w:val="0"/>
          <w:marTop w:val="0"/>
          <w:marBottom w:val="0"/>
          <w:divBdr>
            <w:top w:val="none" w:sz="0" w:space="0" w:color="auto"/>
            <w:left w:val="none" w:sz="0" w:space="0" w:color="auto"/>
            <w:bottom w:val="none" w:sz="0" w:space="0" w:color="auto"/>
            <w:right w:val="none" w:sz="0" w:space="0" w:color="auto"/>
          </w:divBdr>
        </w:div>
        <w:div w:id="1912962445">
          <w:marLeft w:val="480"/>
          <w:marRight w:val="0"/>
          <w:marTop w:val="0"/>
          <w:marBottom w:val="0"/>
          <w:divBdr>
            <w:top w:val="none" w:sz="0" w:space="0" w:color="auto"/>
            <w:left w:val="none" w:sz="0" w:space="0" w:color="auto"/>
            <w:bottom w:val="none" w:sz="0" w:space="0" w:color="auto"/>
            <w:right w:val="none" w:sz="0" w:space="0" w:color="auto"/>
          </w:divBdr>
        </w:div>
        <w:div w:id="1977637531">
          <w:marLeft w:val="480"/>
          <w:marRight w:val="0"/>
          <w:marTop w:val="0"/>
          <w:marBottom w:val="0"/>
          <w:divBdr>
            <w:top w:val="none" w:sz="0" w:space="0" w:color="auto"/>
            <w:left w:val="none" w:sz="0" w:space="0" w:color="auto"/>
            <w:bottom w:val="none" w:sz="0" w:space="0" w:color="auto"/>
            <w:right w:val="none" w:sz="0" w:space="0" w:color="auto"/>
          </w:divBdr>
        </w:div>
        <w:div w:id="2042319509">
          <w:marLeft w:val="480"/>
          <w:marRight w:val="0"/>
          <w:marTop w:val="0"/>
          <w:marBottom w:val="0"/>
          <w:divBdr>
            <w:top w:val="none" w:sz="0" w:space="0" w:color="auto"/>
            <w:left w:val="none" w:sz="0" w:space="0" w:color="auto"/>
            <w:bottom w:val="none" w:sz="0" w:space="0" w:color="auto"/>
            <w:right w:val="none" w:sz="0" w:space="0" w:color="auto"/>
          </w:divBdr>
        </w:div>
        <w:div w:id="2124381108">
          <w:marLeft w:val="480"/>
          <w:marRight w:val="0"/>
          <w:marTop w:val="0"/>
          <w:marBottom w:val="0"/>
          <w:divBdr>
            <w:top w:val="none" w:sz="0" w:space="0" w:color="auto"/>
            <w:left w:val="none" w:sz="0" w:space="0" w:color="auto"/>
            <w:bottom w:val="none" w:sz="0" w:space="0" w:color="auto"/>
            <w:right w:val="none" w:sz="0" w:space="0" w:color="auto"/>
          </w:divBdr>
        </w:div>
      </w:divsChild>
    </w:div>
    <w:div w:id="1687831598">
      <w:bodyDiv w:val="1"/>
      <w:marLeft w:val="0"/>
      <w:marRight w:val="0"/>
      <w:marTop w:val="0"/>
      <w:marBottom w:val="0"/>
      <w:divBdr>
        <w:top w:val="none" w:sz="0" w:space="0" w:color="auto"/>
        <w:left w:val="none" w:sz="0" w:space="0" w:color="auto"/>
        <w:bottom w:val="none" w:sz="0" w:space="0" w:color="auto"/>
        <w:right w:val="none" w:sz="0" w:space="0" w:color="auto"/>
      </w:divBdr>
      <w:divsChild>
        <w:div w:id="1197427243">
          <w:marLeft w:val="480"/>
          <w:marRight w:val="0"/>
          <w:marTop w:val="0"/>
          <w:marBottom w:val="0"/>
          <w:divBdr>
            <w:top w:val="none" w:sz="0" w:space="0" w:color="auto"/>
            <w:left w:val="none" w:sz="0" w:space="0" w:color="auto"/>
            <w:bottom w:val="none" w:sz="0" w:space="0" w:color="auto"/>
            <w:right w:val="none" w:sz="0" w:space="0" w:color="auto"/>
          </w:divBdr>
        </w:div>
        <w:div w:id="1380741213">
          <w:marLeft w:val="480"/>
          <w:marRight w:val="0"/>
          <w:marTop w:val="0"/>
          <w:marBottom w:val="0"/>
          <w:divBdr>
            <w:top w:val="none" w:sz="0" w:space="0" w:color="auto"/>
            <w:left w:val="none" w:sz="0" w:space="0" w:color="auto"/>
            <w:bottom w:val="none" w:sz="0" w:space="0" w:color="auto"/>
            <w:right w:val="none" w:sz="0" w:space="0" w:color="auto"/>
          </w:divBdr>
        </w:div>
        <w:div w:id="1473987601">
          <w:marLeft w:val="480"/>
          <w:marRight w:val="0"/>
          <w:marTop w:val="0"/>
          <w:marBottom w:val="0"/>
          <w:divBdr>
            <w:top w:val="none" w:sz="0" w:space="0" w:color="auto"/>
            <w:left w:val="none" w:sz="0" w:space="0" w:color="auto"/>
            <w:bottom w:val="none" w:sz="0" w:space="0" w:color="auto"/>
            <w:right w:val="none" w:sz="0" w:space="0" w:color="auto"/>
          </w:divBdr>
        </w:div>
      </w:divsChild>
    </w:div>
    <w:div w:id="1688212369">
      <w:bodyDiv w:val="1"/>
      <w:marLeft w:val="0"/>
      <w:marRight w:val="0"/>
      <w:marTop w:val="0"/>
      <w:marBottom w:val="0"/>
      <w:divBdr>
        <w:top w:val="none" w:sz="0" w:space="0" w:color="auto"/>
        <w:left w:val="none" w:sz="0" w:space="0" w:color="auto"/>
        <w:bottom w:val="none" w:sz="0" w:space="0" w:color="auto"/>
        <w:right w:val="none" w:sz="0" w:space="0" w:color="auto"/>
      </w:divBdr>
      <w:divsChild>
        <w:div w:id="103578443">
          <w:marLeft w:val="480"/>
          <w:marRight w:val="0"/>
          <w:marTop w:val="0"/>
          <w:marBottom w:val="0"/>
          <w:divBdr>
            <w:top w:val="none" w:sz="0" w:space="0" w:color="auto"/>
            <w:left w:val="none" w:sz="0" w:space="0" w:color="auto"/>
            <w:bottom w:val="none" w:sz="0" w:space="0" w:color="auto"/>
            <w:right w:val="none" w:sz="0" w:space="0" w:color="auto"/>
          </w:divBdr>
        </w:div>
        <w:div w:id="325205067">
          <w:marLeft w:val="480"/>
          <w:marRight w:val="0"/>
          <w:marTop w:val="0"/>
          <w:marBottom w:val="0"/>
          <w:divBdr>
            <w:top w:val="none" w:sz="0" w:space="0" w:color="auto"/>
            <w:left w:val="none" w:sz="0" w:space="0" w:color="auto"/>
            <w:bottom w:val="none" w:sz="0" w:space="0" w:color="auto"/>
            <w:right w:val="none" w:sz="0" w:space="0" w:color="auto"/>
          </w:divBdr>
        </w:div>
        <w:div w:id="374085237">
          <w:marLeft w:val="480"/>
          <w:marRight w:val="0"/>
          <w:marTop w:val="0"/>
          <w:marBottom w:val="0"/>
          <w:divBdr>
            <w:top w:val="none" w:sz="0" w:space="0" w:color="auto"/>
            <w:left w:val="none" w:sz="0" w:space="0" w:color="auto"/>
            <w:bottom w:val="none" w:sz="0" w:space="0" w:color="auto"/>
            <w:right w:val="none" w:sz="0" w:space="0" w:color="auto"/>
          </w:divBdr>
        </w:div>
        <w:div w:id="518356236">
          <w:marLeft w:val="480"/>
          <w:marRight w:val="0"/>
          <w:marTop w:val="0"/>
          <w:marBottom w:val="0"/>
          <w:divBdr>
            <w:top w:val="none" w:sz="0" w:space="0" w:color="auto"/>
            <w:left w:val="none" w:sz="0" w:space="0" w:color="auto"/>
            <w:bottom w:val="none" w:sz="0" w:space="0" w:color="auto"/>
            <w:right w:val="none" w:sz="0" w:space="0" w:color="auto"/>
          </w:divBdr>
        </w:div>
        <w:div w:id="718436887">
          <w:marLeft w:val="480"/>
          <w:marRight w:val="0"/>
          <w:marTop w:val="0"/>
          <w:marBottom w:val="0"/>
          <w:divBdr>
            <w:top w:val="none" w:sz="0" w:space="0" w:color="auto"/>
            <w:left w:val="none" w:sz="0" w:space="0" w:color="auto"/>
            <w:bottom w:val="none" w:sz="0" w:space="0" w:color="auto"/>
            <w:right w:val="none" w:sz="0" w:space="0" w:color="auto"/>
          </w:divBdr>
        </w:div>
        <w:div w:id="718483145">
          <w:marLeft w:val="480"/>
          <w:marRight w:val="0"/>
          <w:marTop w:val="0"/>
          <w:marBottom w:val="0"/>
          <w:divBdr>
            <w:top w:val="none" w:sz="0" w:space="0" w:color="auto"/>
            <w:left w:val="none" w:sz="0" w:space="0" w:color="auto"/>
            <w:bottom w:val="none" w:sz="0" w:space="0" w:color="auto"/>
            <w:right w:val="none" w:sz="0" w:space="0" w:color="auto"/>
          </w:divBdr>
        </w:div>
        <w:div w:id="777724567">
          <w:marLeft w:val="480"/>
          <w:marRight w:val="0"/>
          <w:marTop w:val="0"/>
          <w:marBottom w:val="0"/>
          <w:divBdr>
            <w:top w:val="none" w:sz="0" w:space="0" w:color="auto"/>
            <w:left w:val="none" w:sz="0" w:space="0" w:color="auto"/>
            <w:bottom w:val="none" w:sz="0" w:space="0" w:color="auto"/>
            <w:right w:val="none" w:sz="0" w:space="0" w:color="auto"/>
          </w:divBdr>
        </w:div>
        <w:div w:id="960264263">
          <w:marLeft w:val="480"/>
          <w:marRight w:val="0"/>
          <w:marTop w:val="0"/>
          <w:marBottom w:val="0"/>
          <w:divBdr>
            <w:top w:val="none" w:sz="0" w:space="0" w:color="auto"/>
            <w:left w:val="none" w:sz="0" w:space="0" w:color="auto"/>
            <w:bottom w:val="none" w:sz="0" w:space="0" w:color="auto"/>
            <w:right w:val="none" w:sz="0" w:space="0" w:color="auto"/>
          </w:divBdr>
        </w:div>
        <w:div w:id="1223760166">
          <w:marLeft w:val="480"/>
          <w:marRight w:val="0"/>
          <w:marTop w:val="0"/>
          <w:marBottom w:val="0"/>
          <w:divBdr>
            <w:top w:val="none" w:sz="0" w:space="0" w:color="auto"/>
            <w:left w:val="none" w:sz="0" w:space="0" w:color="auto"/>
            <w:bottom w:val="none" w:sz="0" w:space="0" w:color="auto"/>
            <w:right w:val="none" w:sz="0" w:space="0" w:color="auto"/>
          </w:divBdr>
        </w:div>
        <w:div w:id="1415862485">
          <w:marLeft w:val="480"/>
          <w:marRight w:val="0"/>
          <w:marTop w:val="0"/>
          <w:marBottom w:val="0"/>
          <w:divBdr>
            <w:top w:val="none" w:sz="0" w:space="0" w:color="auto"/>
            <w:left w:val="none" w:sz="0" w:space="0" w:color="auto"/>
            <w:bottom w:val="none" w:sz="0" w:space="0" w:color="auto"/>
            <w:right w:val="none" w:sz="0" w:space="0" w:color="auto"/>
          </w:divBdr>
        </w:div>
        <w:div w:id="1710960157">
          <w:marLeft w:val="480"/>
          <w:marRight w:val="0"/>
          <w:marTop w:val="0"/>
          <w:marBottom w:val="0"/>
          <w:divBdr>
            <w:top w:val="none" w:sz="0" w:space="0" w:color="auto"/>
            <w:left w:val="none" w:sz="0" w:space="0" w:color="auto"/>
            <w:bottom w:val="none" w:sz="0" w:space="0" w:color="auto"/>
            <w:right w:val="none" w:sz="0" w:space="0" w:color="auto"/>
          </w:divBdr>
        </w:div>
        <w:div w:id="1872305568">
          <w:marLeft w:val="480"/>
          <w:marRight w:val="0"/>
          <w:marTop w:val="0"/>
          <w:marBottom w:val="0"/>
          <w:divBdr>
            <w:top w:val="none" w:sz="0" w:space="0" w:color="auto"/>
            <w:left w:val="none" w:sz="0" w:space="0" w:color="auto"/>
            <w:bottom w:val="none" w:sz="0" w:space="0" w:color="auto"/>
            <w:right w:val="none" w:sz="0" w:space="0" w:color="auto"/>
          </w:divBdr>
        </w:div>
        <w:div w:id="1911771919">
          <w:marLeft w:val="480"/>
          <w:marRight w:val="0"/>
          <w:marTop w:val="0"/>
          <w:marBottom w:val="0"/>
          <w:divBdr>
            <w:top w:val="none" w:sz="0" w:space="0" w:color="auto"/>
            <w:left w:val="none" w:sz="0" w:space="0" w:color="auto"/>
            <w:bottom w:val="none" w:sz="0" w:space="0" w:color="auto"/>
            <w:right w:val="none" w:sz="0" w:space="0" w:color="auto"/>
          </w:divBdr>
        </w:div>
        <w:div w:id="1998193115">
          <w:marLeft w:val="480"/>
          <w:marRight w:val="0"/>
          <w:marTop w:val="0"/>
          <w:marBottom w:val="0"/>
          <w:divBdr>
            <w:top w:val="none" w:sz="0" w:space="0" w:color="auto"/>
            <w:left w:val="none" w:sz="0" w:space="0" w:color="auto"/>
            <w:bottom w:val="none" w:sz="0" w:space="0" w:color="auto"/>
            <w:right w:val="none" w:sz="0" w:space="0" w:color="auto"/>
          </w:divBdr>
        </w:div>
        <w:div w:id="2058699719">
          <w:marLeft w:val="480"/>
          <w:marRight w:val="0"/>
          <w:marTop w:val="0"/>
          <w:marBottom w:val="0"/>
          <w:divBdr>
            <w:top w:val="none" w:sz="0" w:space="0" w:color="auto"/>
            <w:left w:val="none" w:sz="0" w:space="0" w:color="auto"/>
            <w:bottom w:val="none" w:sz="0" w:space="0" w:color="auto"/>
            <w:right w:val="none" w:sz="0" w:space="0" w:color="auto"/>
          </w:divBdr>
        </w:div>
      </w:divsChild>
    </w:div>
    <w:div w:id="1690795922">
      <w:bodyDiv w:val="1"/>
      <w:marLeft w:val="0"/>
      <w:marRight w:val="0"/>
      <w:marTop w:val="0"/>
      <w:marBottom w:val="0"/>
      <w:divBdr>
        <w:top w:val="none" w:sz="0" w:space="0" w:color="auto"/>
        <w:left w:val="none" w:sz="0" w:space="0" w:color="auto"/>
        <w:bottom w:val="none" w:sz="0" w:space="0" w:color="auto"/>
        <w:right w:val="none" w:sz="0" w:space="0" w:color="auto"/>
      </w:divBdr>
      <w:divsChild>
        <w:div w:id="69736506">
          <w:marLeft w:val="480"/>
          <w:marRight w:val="0"/>
          <w:marTop w:val="0"/>
          <w:marBottom w:val="0"/>
          <w:divBdr>
            <w:top w:val="none" w:sz="0" w:space="0" w:color="auto"/>
            <w:left w:val="none" w:sz="0" w:space="0" w:color="auto"/>
            <w:bottom w:val="none" w:sz="0" w:space="0" w:color="auto"/>
            <w:right w:val="none" w:sz="0" w:space="0" w:color="auto"/>
          </w:divBdr>
        </w:div>
        <w:div w:id="124663957">
          <w:marLeft w:val="480"/>
          <w:marRight w:val="0"/>
          <w:marTop w:val="0"/>
          <w:marBottom w:val="0"/>
          <w:divBdr>
            <w:top w:val="none" w:sz="0" w:space="0" w:color="auto"/>
            <w:left w:val="none" w:sz="0" w:space="0" w:color="auto"/>
            <w:bottom w:val="none" w:sz="0" w:space="0" w:color="auto"/>
            <w:right w:val="none" w:sz="0" w:space="0" w:color="auto"/>
          </w:divBdr>
        </w:div>
        <w:div w:id="150561447">
          <w:marLeft w:val="480"/>
          <w:marRight w:val="0"/>
          <w:marTop w:val="0"/>
          <w:marBottom w:val="0"/>
          <w:divBdr>
            <w:top w:val="none" w:sz="0" w:space="0" w:color="auto"/>
            <w:left w:val="none" w:sz="0" w:space="0" w:color="auto"/>
            <w:bottom w:val="none" w:sz="0" w:space="0" w:color="auto"/>
            <w:right w:val="none" w:sz="0" w:space="0" w:color="auto"/>
          </w:divBdr>
        </w:div>
        <w:div w:id="196162047">
          <w:marLeft w:val="480"/>
          <w:marRight w:val="0"/>
          <w:marTop w:val="0"/>
          <w:marBottom w:val="0"/>
          <w:divBdr>
            <w:top w:val="none" w:sz="0" w:space="0" w:color="auto"/>
            <w:left w:val="none" w:sz="0" w:space="0" w:color="auto"/>
            <w:bottom w:val="none" w:sz="0" w:space="0" w:color="auto"/>
            <w:right w:val="none" w:sz="0" w:space="0" w:color="auto"/>
          </w:divBdr>
        </w:div>
        <w:div w:id="245580213">
          <w:marLeft w:val="480"/>
          <w:marRight w:val="0"/>
          <w:marTop w:val="0"/>
          <w:marBottom w:val="0"/>
          <w:divBdr>
            <w:top w:val="none" w:sz="0" w:space="0" w:color="auto"/>
            <w:left w:val="none" w:sz="0" w:space="0" w:color="auto"/>
            <w:bottom w:val="none" w:sz="0" w:space="0" w:color="auto"/>
            <w:right w:val="none" w:sz="0" w:space="0" w:color="auto"/>
          </w:divBdr>
        </w:div>
        <w:div w:id="416827331">
          <w:marLeft w:val="480"/>
          <w:marRight w:val="0"/>
          <w:marTop w:val="0"/>
          <w:marBottom w:val="0"/>
          <w:divBdr>
            <w:top w:val="none" w:sz="0" w:space="0" w:color="auto"/>
            <w:left w:val="none" w:sz="0" w:space="0" w:color="auto"/>
            <w:bottom w:val="none" w:sz="0" w:space="0" w:color="auto"/>
            <w:right w:val="none" w:sz="0" w:space="0" w:color="auto"/>
          </w:divBdr>
        </w:div>
        <w:div w:id="472143367">
          <w:marLeft w:val="480"/>
          <w:marRight w:val="0"/>
          <w:marTop w:val="0"/>
          <w:marBottom w:val="0"/>
          <w:divBdr>
            <w:top w:val="none" w:sz="0" w:space="0" w:color="auto"/>
            <w:left w:val="none" w:sz="0" w:space="0" w:color="auto"/>
            <w:bottom w:val="none" w:sz="0" w:space="0" w:color="auto"/>
            <w:right w:val="none" w:sz="0" w:space="0" w:color="auto"/>
          </w:divBdr>
        </w:div>
        <w:div w:id="480852725">
          <w:marLeft w:val="480"/>
          <w:marRight w:val="0"/>
          <w:marTop w:val="0"/>
          <w:marBottom w:val="0"/>
          <w:divBdr>
            <w:top w:val="none" w:sz="0" w:space="0" w:color="auto"/>
            <w:left w:val="none" w:sz="0" w:space="0" w:color="auto"/>
            <w:bottom w:val="none" w:sz="0" w:space="0" w:color="auto"/>
            <w:right w:val="none" w:sz="0" w:space="0" w:color="auto"/>
          </w:divBdr>
        </w:div>
        <w:div w:id="592127543">
          <w:marLeft w:val="480"/>
          <w:marRight w:val="0"/>
          <w:marTop w:val="0"/>
          <w:marBottom w:val="0"/>
          <w:divBdr>
            <w:top w:val="none" w:sz="0" w:space="0" w:color="auto"/>
            <w:left w:val="none" w:sz="0" w:space="0" w:color="auto"/>
            <w:bottom w:val="none" w:sz="0" w:space="0" w:color="auto"/>
            <w:right w:val="none" w:sz="0" w:space="0" w:color="auto"/>
          </w:divBdr>
        </w:div>
        <w:div w:id="661277766">
          <w:marLeft w:val="480"/>
          <w:marRight w:val="0"/>
          <w:marTop w:val="0"/>
          <w:marBottom w:val="0"/>
          <w:divBdr>
            <w:top w:val="none" w:sz="0" w:space="0" w:color="auto"/>
            <w:left w:val="none" w:sz="0" w:space="0" w:color="auto"/>
            <w:bottom w:val="none" w:sz="0" w:space="0" w:color="auto"/>
            <w:right w:val="none" w:sz="0" w:space="0" w:color="auto"/>
          </w:divBdr>
        </w:div>
        <w:div w:id="778839672">
          <w:marLeft w:val="480"/>
          <w:marRight w:val="0"/>
          <w:marTop w:val="0"/>
          <w:marBottom w:val="0"/>
          <w:divBdr>
            <w:top w:val="none" w:sz="0" w:space="0" w:color="auto"/>
            <w:left w:val="none" w:sz="0" w:space="0" w:color="auto"/>
            <w:bottom w:val="none" w:sz="0" w:space="0" w:color="auto"/>
            <w:right w:val="none" w:sz="0" w:space="0" w:color="auto"/>
          </w:divBdr>
        </w:div>
        <w:div w:id="806320303">
          <w:marLeft w:val="480"/>
          <w:marRight w:val="0"/>
          <w:marTop w:val="0"/>
          <w:marBottom w:val="0"/>
          <w:divBdr>
            <w:top w:val="none" w:sz="0" w:space="0" w:color="auto"/>
            <w:left w:val="none" w:sz="0" w:space="0" w:color="auto"/>
            <w:bottom w:val="none" w:sz="0" w:space="0" w:color="auto"/>
            <w:right w:val="none" w:sz="0" w:space="0" w:color="auto"/>
          </w:divBdr>
        </w:div>
        <w:div w:id="831796273">
          <w:marLeft w:val="480"/>
          <w:marRight w:val="0"/>
          <w:marTop w:val="0"/>
          <w:marBottom w:val="0"/>
          <w:divBdr>
            <w:top w:val="none" w:sz="0" w:space="0" w:color="auto"/>
            <w:left w:val="none" w:sz="0" w:space="0" w:color="auto"/>
            <w:bottom w:val="none" w:sz="0" w:space="0" w:color="auto"/>
            <w:right w:val="none" w:sz="0" w:space="0" w:color="auto"/>
          </w:divBdr>
        </w:div>
        <w:div w:id="948463762">
          <w:marLeft w:val="480"/>
          <w:marRight w:val="0"/>
          <w:marTop w:val="0"/>
          <w:marBottom w:val="0"/>
          <w:divBdr>
            <w:top w:val="none" w:sz="0" w:space="0" w:color="auto"/>
            <w:left w:val="none" w:sz="0" w:space="0" w:color="auto"/>
            <w:bottom w:val="none" w:sz="0" w:space="0" w:color="auto"/>
            <w:right w:val="none" w:sz="0" w:space="0" w:color="auto"/>
          </w:divBdr>
        </w:div>
        <w:div w:id="1030687293">
          <w:marLeft w:val="480"/>
          <w:marRight w:val="0"/>
          <w:marTop w:val="0"/>
          <w:marBottom w:val="0"/>
          <w:divBdr>
            <w:top w:val="none" w:sz="0" w:space="0" w:color="auto"/>
            <w:left w:val="none" w:sz="0" w:space="0" w:color="auto"/>
            <w:bottom w:val="none" w:sz="0" w:space="0" w:color="auto"/>
            <w:right w:val="none" w:sz="0" w:space="0" w:color="auto"/>
          </w:divBdr>
        </w:div>
        <w:div w:id="1079446067">
          <w:marLeft w:val="480"/>
          <w:marRight w:val="0"/>
          <w:marTop w:val="0"/>
          <w:marBottom w:val="0"/>
          <w:divBdr>
            <w:top w:val="none" w:sz="0" w:space="0" w:color="auto"/>
            <w:left w:val="none" w:sz="0" w:space="0" w:color="auto"/>
            <w:bottom w:val="none" w:sz="0" w:space="0" w:color="auto"/>
            <w:right w:val="none" w:sz="0" w:space="0" w:color="auto"/>
          </w:divBdr>
        </w:div>
        <w:div w:id="1192378762">
          <w:marLeft w:val="480"/>
          <w:marRight w:val="0"/>
          <w:marTop w:val="0"/>
          <w:marBottom w:val="0"/>
          <w:divBdr>
            <w:top w:val="none" w:sz="0" w:space="0" w:color="auto"/>
            <w:left w:val="none" w:sz="0" w:space="0" w:color="auto"/>
            <w:bottom w:val="none" w:sz="0" w:space="0" w:color="auto"/>
            <w:right w:val="none" w:sz="0" w:space="0" w:color="auto"/>
          </w:divBdr>
        </w:div>
        <w:div w:id="1225407390">
          <w:marLeft w:val="480"/>
          <w:marRight w:val="0"/>
          <w:marTop w:val="0"/>
          <w:marBottom w:val="0"/>
          <w:divBdr>
            <w:top w:val="none" w:sz="0" w:space="0" w:color="auto"/>
            <w:left w:val="none" w:sz="0" w:space="0" w:color="auto"/>
            <w:bottom w:val="none" w:sz="0" w:space="0" w:color="auto"/>
            <w:right w:val="none" w:sz="0" w:space="0" w:color="auto"/>
          </w:divBdr>
        </w:div>
        <w:div w:id="1271430811">
          <w:marLeft w:val="480"/>
          <w:marRight w:val="0"/>
          <w:marTop w:val="0"/>
          <w:marBottom w:val="0"/>
          <w:divBdr>
            <w:top w:val="none" w:sz="0" w:space="0" w:color="auto"/>
            <w:left w:val="none" w:sz="0" w:space="0" w:color="auto"/>
            <w:bottom w:val="none" w:sz="0" w:space="0" w:color="auto"/>
            <w:right w:val="none" w:sz="0" w:space="0" w:color="auto"/>
          </w:divBdr>
        </w:div>
        <w:div w:id="1329479904">
          <w:marLeft w:val="480"/>
          <w:marRight w:val="0"/>
          <w:marTop w:val="0"/>
          <w:marBottom w:val="0"/>
          <w:divBdr>
            <w:top w:val="none" w:sz="0" w:space="0" w:color="auto"/>
            <w:left w:val="none" w:sz="0" w:space="0" w:color="auto"/>
            <w:bottom w:val="none" w:sz="0" w:space="0" w:color="auto"/>
            <w:right w:val="none" w:sz="0" w:space="0" w:color="auto"/>
          </w:divBdr>
        </w:div>
        <w:div w:id="1336108135">
          <w:marLeft w:val="480"/>
          <w:marRight w:val="0"/>
          <w:marTop w:val="0"/>
          <w:marBottom w:val="0"/>
          <w:divBdr>
            <w:top w:val="none" w:sz="0" w:space="0" w:color="auto"/>
            <w:left w:val="none" w:sz="0" w:space="0" w:color="auto"/>
            <w:bottom w:val="none" w:sz="0" w:space="0" w:color="auto"/>
            <w:right w:val="none" w:sz="0" w:space="0" w:color="auto"/>
          </w:divBdr>
        </w:div>
        <w:div w:id="1468889732">
          <w:marLeft w:val="480"/>
          <w:marRight w:val="0"/>
          <w:marTop w:val="0"/>
          <w:marBottom w:val="0"/>
          <w:divBdr>
            <w:top w:val="none" w:sz="0" w:space="0" w:color="auto"/>
            <w:left w:val="none" w:sz="0" w:space="0" w:color="auto"/>
            <w:bottom w:val="none" w:sz="0" w:space="0" w:color="auto"/>
            <w:right w:val="none" w:sz="0" w:space="0" w:color="auto"/>
          </w:divBdr>
        </w:div>
        <w:div w:id="1508398672">
          <w:marLeft w:val="480"/>
          <w:marRight w:val="0"/>
          <w:marTop w:val="0"/>
          <w:marBottom w:val="0"/>
          <w:divBdr>
            <w:top w:val="none" w:sz="0" w:space="0" w:color="auto"/>
            <w:left w:val="none" w:sz="0" w:space="0" w:color="auto"/>
            <w:bottom w:val="none" w:sz="0" w:space="0" w:color="auto"/>
            <w:right w:val="none" w:sz="0" w:space="0" w:color="auto"/>
          </w:divBdr>
        </w:div>
        <w:div w:id="1618489482">
          <w:marLeft w:val="480"/>
          <w:marRight w:val="0"/>
          <w:marTop w:val="0"/>
          <w:marBottom w:val="0"/>
          <w:divBdr>
            <w:top w:val="none" w:sz="0" w:space="0" w:color="auto"/>
            <w:left w:val="none" w:sz="0" w:space="0" w:color="auto"/>
            <w:bottom w:val="none" w:sz="0" w:space="0" w:color="auto"/>
            <w:right w:val="none" w:sz="0" w:space="0" w:color="auto"/>
          </w:divBdr>
        </w:div>
        <w:div w:id="1631209598">
          <w:marLeft w:val="480"/>
          <w:marRight w:val="0"/>
          <w:marTop w:val="0"/>
          <w:marBottom w:val="0"/>
          <w:divBdr>
            <w:top w:val="none" w:sz="0" w:space="0" w:color="auto"/>
            <w:left w:val="none" w:sz="0" w:space="0" w:color="auto"/>
            <w:bottom w:val="none" w:sz="0" w:space="0" w:color="auto"/>
            <w:right w:val="none" w:sz="0" w:space="0" w:color="auto"/>
          </w:divBdr>
        </w:div>
        <w:div w:id="1643660059">
          <w:marLeft w:val="480"/>
          <w:marRight w:val="0"/>
          <w:marTop w:val="0"/>
          <w:marBottom w:val="0"/>
          <w:divBdr>
            <w:top w:val="none" w:sz="0" w:space="0" w:color="auto"/>
            <w:left w:val="none" w:sz="0" w:space="0" w:color="auto"/>
            <w:bottom w:val="none" w:sz="0" w:space="0" w:color="auto"/>
            <w:right w:val="none" w:sz="0" w:space="0" w:color="auto"/>
          </w:divBdr>
        </w:div>
        <w:div w:id="1668821887">
          <w:marLeft w:val="480"/>
          <w:marRight w:val="0"/>
          <w:marTop w:val="0"/>
          <w:marBottom w:val="0"/>
          <w:divBdr>
            <w:top w:val="none" w:sz="0" w:space="0" w:color="auto"/>
            <w:left w:val="none" w:sz="0" w:space="0" w:color="auto"/>
            <w:bottom w:val="none" w:sz="0" w:space="0" w:color="auto"/>
            <w:right w:val="none" w:sz="0" w:space="0" w:color="auto"/>
          </w:divBdr>
        </w:div>
        <w:div w:id="1696231262">
          <w:marLeft w:val="480"/>
          <w:marRight w:val="0"/>
          <w:marTop w:val="0"/>
          <w:marBottom w:val="0"/>
          <w:divBdr>
            <w:top w:val="none" w:sz="0" w:space="0" w:color="auto"/>
            <w:left w:val="none" w:sz="0" w:space="0" w:color="auto"/>
            <w:bottom w:val="none" w:sz="0" w:space="0" w:color="auto"/>
            <w:right w:val="none" w:sz="0" w:space="0" w:color="auto"/>
          </w:divBdr>
        </w:div>
        <w:div w:id="1754741557">
          <w:marLeft w:val="480"/>
          <w:marRight w:val="0"/>
          <w:marTop w:val="0"/>
          <w:marBottom w:val="0"/>
          <w:divBdr>
            <w:top w:val="none" w:sz="0" w:space="0" w:color="auto"/>
            <w:left w:val="none" w:sz="0" w:space="0" w:color="auto"/>
            <w:bottom w:val="none" w:sz="0" w:space="0" w:color="auto"/>
            <w:right w:val="none" w:sz="0" w:space="0" w:color="auto"/>
          </w:divBdr>
        </w:div>
        <w:div w:id="1964195193">
          <w:marLeft w:val="480"/>
          <w:marRight w:val="0"/>
          <w:marTop w:val="0"/>
          <w:marBottom w:val="0"/>
          <w:divBdr>
            <w:top w:val="none" w:sz="0" w:space="0" w:color="auto"/>
            <w:left w:val="none" w:sz="0" w:space="0" w:color="auto"/>
            <w:bottom w:val="none" w:sz="0" w:space="0" w:color="auto"/>
            <w:right w:val="none" w:sz="0" w:space="0" w:color="auto"/>
          </w:divBdr>
        </w:div>
        <w:div w:id="2026401844">
          <w:marLeft w:val="480"/>
          <w:marRight w:val="0"/>
          <w:marTop w:val="0"/>
          <w:marBottom w:val="0"/>
          <w:divBdr>
            <w:top w:val="none" w:sz="0" w:space="0" w:color="auto"/>
            <w:left w:val="none" w:sz="0" w:space="0" w:color="auto"/>
            <w:bottom w:val="none" w:sz="0" w:space="0" w:color="auto"/>
            <w:right w:val="none" w:sz="0" w:space="0" w:color="auto"/>
          </w:divBdr>
        </w:div>
      </w:divsChild>
    </w:div>
    <w:div w:id="1693991696">
      <w:bodyDiv w:val="1"/>
      <w:marLeft w:val="0"/>
      <w:marRight w:val="0"/>
      <w:marTop w:val="0"/>
      <w:marBottom w:val="0"/>
      <w:divBdr>
        <w:top w:val="none" w:sz="0" w:space="0" w:color="auto"/>
        <w:left w:val="none" w:sz="0" w:space="0" w:color="auto"/>
        <w:bottom w:val="none" w:sz="0" w:space="0" w:color="auto"/>
        <w:right w:val="none" w:sz="0" w:space="0" w:color="auto"/>
      </w:divBdr>
    </w:div>
    <w:div w:id="1699425832">
      <w:bodyDiv w:val="1"/>
      <w:marLeft w:val="0"/>
      <w:marRight w:val="0"/>
      <w:marTop w:val="0"/>
      <w:marBottom w:val="0"/>
      <w:divBdr>
        <w:top w:val="none" w:sz="0" w:space="0" w:color="auto"/>
        <w:left w:val="none" w:sz="0" w:space="0" w:color="auto"/>
        <w:bottom w:val="none" w:sz="0" w:space="0" w:color="auto"/>
        <w:right w:val="none" w:sz="0" w:space="0" w:color="auto"/>
      </w:divBdr>
    </w:div>
    <w:div w:id="1702125336">
      <w:bodyDiv w:val="1"/>
      <w:marLeft w:val="0"/>
      <w:marRight w:val="0"/>
      <w:marTop w:val="0"/>
      <w:marBottom w:val="0"/>
      <w:divBdr>
        <w:top w:val="none" w:sz="0" w:space="0" w:color="auto"/>
        <w:left w:val="none" w:sz="0" w:space="0" w:color="auto"/>
        <w:bottom w:val="none" w:sz="0" w:space="0" w:color="auto"/>
        <w:right w:val="none" w:sz="0" w:space="0" w:color="auto"/>
      </w:divBdr>
      <w:divsChild>
        <w:div w:id="57746885">
          <w:marLeft w:val="480"/>
          <w:marRight w:val="0"/>
          <w:marTop w:val="0"/>
          <w:marBottom w:val="0"/>
          <w:divBdr>
            <w:top w:val="none" w:sz="0" w:space="0" w:color="auto"/>
            <w:left w:val="none" w:sz="0" w:space="0" w:color="auto"/>
            <w:bottom w:val="none" w:sz="0" w:space="0" w:color="auto"/>
            <w:right w:val="none" w:sz="0" w:space="0" w:color="auto"/>
          </w:divBdr>
        </w:div>
        <w:div w:id="159199269">
          <w:marLeft w:val="480"/>
          <w:marRight w:val="0"/>
          <w:marTop w:val="0"/>
          <w:marBottom w:val="0"/>
          <w:divBdr>
            <w:top w:val="none" w:sz="0" w:space="0" w:color="auto"/>
            <w:left w:val="none" w:sz="0" w:space="0" w:color="auto"/>
            <w:bottom w:val="none" w:sz="0" w:space="0" w:color="auto"/>
            <w:right w:val="none" w:sz="0" w:space="0" w:color="auto"/>
          </w:divBdr>
        </w:div>
        <w:div w:id="202642799">
          <w:marLeft w:val="480"/>
          <w:marRight w:val="0"/>
          <w:marTop w:val="0"/>
          <w:marBottom w:val="0"/>
          <w:divBdr>
            <w:top w:val="none" w:sz="0" w:space="0" w:color="auto"/>
            <w:left w:val="none" w:sz="0" w:space="0" w:color="auto"/>
            <w:bottom w:val="none" w:sz="0" w:space="0" w:color="auto"/>
            <w:right w:val="none" w:sz="0" w:space="0" w:color="auto"/>
          </w:divBdr>
        </w:div>
        <w:div w:id="289820806">
          <w:marLeft w:val="480"/>
          <w:marRight w:val="0"/>
          <w:marTop w:val="0"/>
          <w:marBottom w:val="0"/>
          <w:divBdr>
            <w:top w:val="none" w:sz="0" w:space="0" w:color="auto"/>
            <w:left w:val="none" w:sz="0" w:space="0" w:color="auto"/>
            <w:bottom w:val="none" w:sz="0" w:space="0" w:color="auto"/>
            <w:right w:val="none" w:sz="0" w:space="0" w:color="auto"/>
          </w:divBdr>
        </w:div>
        <w:div w:id="330446183">
          <w:marLeft w:val="480"/>
          <w:marRight w:val="0"/>
          <w:marTop w:val="0"/>
          <w:marBottom w:val="0"/>
          <w:divBdr>
            <w:top w:val="none" w:sz="0" w:space="0" w:color="auto"/>
            <w:left w:val="none" w:sz="0" w:space="0" w:color="auto"/>
            <w:bottom w:val="none" w:sz="0" w:space="0" w:color="auto"/>
            <w:right w:val="none" w:sz="0" w:space="0" w:color="auto"/>
          </w:divBdr>
        </w:div>
        <w:div w:id="466629011">
          <w:marLeft w:val="480"/>
          <w:marRight w:val="0"/>
          <w:marTop w:val="0"/>
          <w:marBottom w:val="0"/>
          <w:divBdr>
            <w:top w:val="none" w:sz="0" w:space="0" w:color="auto"/>
            <w:left w:val="none" w:sz="0" w:space="0" w:color="auto"/>
            <w:bottom w:val="none" w:sz="0" w:space="0" w:color="auto"/>
            <w:right w:val="none" w:sz="0" w:space="0" w:color="auto"/>
          </w:divBdr>
        </w:div>
        <w:div w:id="500125831">
          <w:marLeft w:val="480"/>
          <w:marRight w:val="0"/>
          <w:marTop w:val="0"/>
          <w:marBottom w:val="0"/>
          <w:divBdr>
            <w:top w:val="none" w:sz="0" w:space="0" w:color="auto"/>
            <w:left w:val="none" w:sz="0" w:space="0" w:color="auto"/>
            <w:bottom w:val="none" w:sz="0" w:space="0" w:color="auto"/>
            <w:right w:val="none" w:sz="0" w:space="0" w:color="auto"/>
          </w:divBdr>
        </w:div>
        <w:div w:id="503474790">
          <w:marLeft w:val="480"/>
          <w:marRight w:val="0"/>
          <w:marTop w:val="0"/>
          <w:marBottom w:val="0"/>
          <w:divBdr>
            <w:top w:val="none" w:sz="0" w:space="0" w:color="auto"/>
            <w:left w:val="none" w:sz="0" w:space="0" w:color="auto"/>
            <w:bottom w:val="none" w:sz="0" w:space="0" w:color="auto"/>
            <w:right w:val="none" w:sz="0" w:space="0" w:color="auto"/>
          </w:divBdr>
        </w:div>
        <w:div w:id="761487948">
          <w:marLeft w:val="480"/>
          <w:marRight w:val="0"/>
          <w:marTop w:val="0"/>
          <w:marBottom w:val="0"/>
          <w:divBdr>
            <w:top w:val="none" w:sz="0" w:space="0" w:color="auto"/>
            <w:left w:val="none" w:sz="0" w:space="0" w:color="auto"/>
            <w:bottom w:val="none" w:sz="0" w:space="0" w:color="auto"/>
            <w:right w:val="none" w:sz="0" w:space="0" w:color="auto"/>
          </w:divBdr>
        </w:div>
        <w:div w:id="1014570241">
          <w:marLeft w:val="480"/>
          <w:marRight w:val="0"/>
          <w:marTop w:val="0"/>
          <w:marBottom w:val="0"/>
          <w:divBdr>
            <w:top w:val="none" w:sz="0" w:space="0" w:color="auto"/>
            <w:left w:val="none" w:sz="0" w:space="0" w:color="auto"/>
            <w:bottom w:val="none" w:sz="0" w:space="0" w:color="auto"/>
            <w:right w:val="none" w:sz="0" w:space="0" w:color="auto"/>
          </w:divBdr>
        </w:div>
        <w:div w:id="1039403632">
          <w:marLeft w:val="480"/>
          <w:marRight w:val="0"/>
          <w:marTop w:val="0"/>
          <w:marBottom w:val="0"/>
          <w:divBdr>
            <w:top w:val="none" w:sz="0" w:space="0" w:color="auto"/>
            <w:left w:val="none" w:sz="0" w:space="0" w:color="auto"/>
            <w:bottom w:val="none" w:sz="0" w:space="0" w:color="auto"/>
            <w:right w:val="none" w:sz="0" w:space="0" w:color="auto"/>
          </w:divBdr>
        </w:div>
        <w:div w:id="1072049628">
          <w:marLeft w:val="480"/>
          <w:marRight w:val="0"/>
          <w:marTop w:val="0"/>
          <w:marBottom w:val="0"/>
          <w:divBdr>
            <w:top w:val="none" w:sz="0" w:space="0" w:color="auto"/>
            <w:left w:val="none" w:sz="0" w:space="0" w:color="auto"/>
            <w:bottom w:val="none" w:sz="0" w:space="0" w:color="auto"/>
            <w:right w:val="none" w:sz="0" w:space="0" w:color="auto"/>
          </w:divBdr>
        </w:div>
        <w:div w:id="1098911138">
          <w:marLeft w:val="480"/>
          <w:marRight w:val="0"/>
          <w:marTop w:val="0"/>
          <w:marBottom w:val="0"/>
          <w:divBdr>
            <w:top w:val="none" w:sz="0" w:space="0" w:color="auto"/>
            <w:left w:val="none" w:sz="0" w:space="0" w:color="auto"/>
            <w:bottom w:val="none" w:sz="0" w:space="0" w:color="auto"/>
            <w:right w:val="none" w:sz="0" w:space="0" w:color="auto"/>
          </w:divBdr>
        </w:div>
        <w:div w:id="1268931224">
          <w:marLeft w:val="480"/>
          <w:marRight w:val="0"/>
          <w:marTop w:val="0"/>
          <w:marBottom w:val="0"/>
          <w:divBdr>
            <w:top w:val="none" w:sz="0" w:space="0" w:color="auto"/>
            <w:left w:val="none" w:sz="0" w:space="0" w:color="auto"/>
            <w:bottom w:val="none" w:sz="0" w:space="0" w:color="auto"/>
            <w:right w:val="none" w:sz="0" w:space="0" w:color="auto"/>
          </w:divBdr>
        </w:div>
        <w:div w:id="1345327807">
          <w:marLeft w:val="480"/>
          <w:marRight w:val="0"/>
          <w:marTop w:val="0"/>
          <w:marBottom w:val="0"/>
          <w:divBdr>
            <w:top w:val="none" w:sz="0" w:space="0" w:color="auto"/>
            <w:left w:val="none" w:sz="0" w:space="0" w:color="auto"/>
            <w:bottom w:val="none" w:sz="0" w:space="0" w:color="auto"/>
            <w:right w:val="none" w:sz="0" w:space="0" w:color="auto"/>
          </w:divBdr>
        </w:div>
        <w:div w:id="1400789861">
          <w:marLeft w:val="480"/>
          <w:marRight w:val="0"/>
          <w:marTop w:val="0"/>
          <w:marBottom w:val="0"/>
          <w:divBdr>
            <w:top w:val="none" w:sz="0" w:space="0" w:color="auto"/>
            <w:left w:val="none" w:sz="0" w:space="0" w:color="auto"/>
            <w:bottom w:val="none" w:sz="0" w:space="0" w:color="auto"/>
            <w:right w:val="none" w:sz="0" w:space="0" w:color="auto"/>
          </w:divBdr>
        </w:div>
        <w:div w:id="1460490634">
          <w:marLeft w:val="480"/>
          <w:marRight w:val="0"/>
          <w:marTop w:val="0"/>
          <w:marBottom w:val="0"/>
          <w:divBdr>
            <w:top w:val="none" w:sz="0" w:space="0" w:color="auto"/>
            <w:left w:val="none" w:sz="0" w:space="0" w:color="auto"/>
            <w:bottom w:val="none" w:sz="0" w:space="0" w:color="auto"/>
            <w:right w:val="none" w:sz="0" w:space="0" w:color="auto"/>
          </w:divBdr>
        </w:div>
        <w:div w:id="1557162084">
          <w:marLeft w:val="480"/>
          <w:marRight w:val="0"/>
          <w:marTop w:val="0"/>
          <w:marBottom w:val="0"/>
          <w:divBdr>
            <w:top w:val="none" w:sz="0" w:space="0" w:color="auto"/>
            <w:left w:val="none" w:sz="0" w:space="0" w:color="auto"/>
            <w:bottom w:val="none" w:sz="0" w:space="0" w:color="auto"/>
            <w:right w:val="none" w:sz="0" w:space="0" w:color="auto"/>
          </w:divBdr>
        </w:div>
        <w:div w:id="1600020466">
          <w:marLeft w:val="480"/>
          <w:marRight w:val="0"/>
          <w:marTop w:val="0"/>
          <w:marBottom w:val="0"/>
          <w:divBdr>
            <w:top w:val="none" w:sz="0" w:space="0" w:color="auto"/>
            <w:left w:val="none" w:sz="0" w:space="0" w:color="auto"/>
            <w:bottom w:val="none" w:sz="0" w:space="0" w:color="auto"/>
            <w:right w:val="none" w:sz="0" w:space="0" w:color="auto"/>
          </w:divBdr>
        </w:div>
        <w:div w:id="1643577937">
          <w:marLeft w:val="480"/>
          <w:marRight w:val="0"/>
          <w:marTop w:val="0"/>
          <w:marBottom w:val="0"/>
          <w:divBdr>
            <w:top w:val="none" w:sz="0" w:space="0" w:color="auto"/>
            <w:left w:val="none" w:sz="0" w:space="0" w:color="auto"/>
            <w:bottom w:val="none" w:sz="0" w:space="0" w:color="auto"/>
            <w:right w:val="none" w:sz="0" w:space="0" w:color="auto"/>
          </w:divBdr>
        </w:div>
        <w:div w:id="1683975193">
          <w:marLeft w:val="480"/>
          <w:marRight w:val="0"/>
          <w:marTop w:val="0"/>
          <w:marBottom w:val="0"/>
          <w:divBdr>
            <w:top w:val="none" w:sz="0" w:space="0" w:color="auto"/>
            <w:left w:val="none" w:sz="0" w:space="0" w:color="auto"/>
            <w:bottom w:val="none" w:sz="0" w:space="0" w:color="auto"/>
            <w:right w:val="none" w:sz="0" w:space="0" w:color="auto"/>
          </w:divBdr>
        </w:div>
        <w:div w:id="1833523999">
          <w:marLeft w:val="480"/>
          <w:marRight w:val="0"/>
          <w:marTop w:val="0"/>
          <w:marBottom w:val="0"/>
          <w:divBdr>
            <w:top w:val="none" w:sz="0" w:space="0" w:color="auto"/>
            <w:left w:val="none" w:sz="0" w:space="0" w:color="auto"/>
            <w:bottom w:val="none" w:sz="0" w:space="0" w:color="auto"/>
            <w:right w:val="none" w:sz="0" w:space="0" w:color="auto"/>
          </w:divBdr>
        </w:div>
        <w:div w:id="1853032347">
          <w:marLeft w:val="480"/>
          <w:marRight w:val="0"/>
          <w:marTop w:val="0"/>
          <w:marBottom w:val="0"/>
          <w:divBdr>
            <w:top w:val="none" w:sz="0" w:space="0" w:color="auto"/>
            <w:left w:val="none" w:sz="0" w:space="0" w:color="auto"/>
            <w:bottom w:val="none" w:sz="0" w:space="0" w:color="auto"/>
            <w:right w:val="none" w:sz="0" w:space="0" w:color="auto"/>
          </w:divBdr>
        </w:div>
        <w:div w:id="2029017969">
          <w:marLeft w:val="480"/>
          <w:marRight w:val="0"/>
          <w:marTop w:val="0"/>
          <w:marBottom w:val="0"/>
          <w:divBdr>
            <w:top w:val="none" w:sz="0" w:space="0" w:color="auto"/>
            <w:left w:val="none" w:sz="0" w:space="0" w:color="auto"/>
            <w:bottom w:val="none" w:sz="0" w:space="0" w:color="auto"/>
            <w:right w:val="none" w:sz="0" w:space="0" w:color="auto"/>
          </w:divBdr>
        </w:div>
      </w:divsChild>
    </w:div>
    <w:div w:id="1708094914">
      <w:bodyDiv w:val="1"/>
      <w:marLeft w:val="0"/>
      <w:marRight w:val="0"/>
      <w:marTop w:val="0"/>
      <w:marBottom w:val="0"/>
      <w:divBdr>
        <w:top w:val="none" w:sz="0" w:space="0" w:color="auto"/>
        <w:left w:val="none" w:sz="0" w:space="0" w:color="auto"/>
        <w:bottom w:val="none" w:sz="0" w:space="0" w:color="auto"/>
        <w:right w:val="none" w:sz="0" w:space="0" w:color="auto"/>
      </w:divBdr>
    </w:div>
    <w:div w:id="1722512724">
      <w:bodyDiv w:val="1"/>
      <w:marLeft w:val="0"/>
      <w:marRight w:val="0"/>
      <w:marTop w:val="0"/>
      <w:marBottom w:val="0"/>
      <w:divBdr>
        <w:top w:val="none" w:sz="0" w:space="0" w:color="auto"/>
        <w:left w:val="none" w:sz="0" w:space="0" w:color="auto"/>
        <w:bottom w:val="none" w:sz="0" w:space="0" w:color="auto"/>
        <w:right w:val="none" w:sz="0" w:space="0" w:color="auto"/>
      </w:divBdr>
      <w:divsChild>
        <w:div w:id="1857185565">
          <w:marLeft w:val="0"/>
          <w:marRight w:val="0"/>
          <w:marTop w:val="0"/>
          <w:marBottom w:val="0"/>
          <w:divBdr>
            <w:top w:val="none" w:sz="0" w:space="0" w:color="auto"/>
            <w:left w:val="none" w:sz="0" w:space="0" w:color="auto"/>
            <w:bottom w:val="none" w:sz="0" w:space="0" w:color="auto"/>
            <w:right w:val="none" w:sz="0" w:space="0" w:color="auto"/>
          </w:divBdr>
          <w:divsChild>
            <w:div w:id="1725835890">
              <w:marLeft w:val="0"/>
              <w:marRight w:val="0"/>
              <w:marTop w:val="0"/>
              <w:marBottom w:val="0"/>
              <w:divBdr>
                <w:top w:val="none" w:sz="0" w:space="0" w:color="auto"/>
                <w:left w:val="none" w:sz="0" w:space="0" w:color="auto"/>
                <w:bottom w:val="none" w:sz="0" w:space="0" w:color="auto"/>
                <w:right w:val="none" w:sz="0" w:space="0" w:color="auto"/>
              </w:divBdr>
              <w:divsChild>
                <w:div w:id="53358261">
                  <w:marLeft w:val="0"/>
                  <w:marRight w:val="0"/>
                  <w:marTop w:val="0"/>
                  <w:marBottom w:val="0"/>
                  <w:divBdr>
                    <w:top w:val="none" w:sz="0" w:space="0" w:color="auto"/>
                    <w:left w:val="none" w:sz="0" w:space="0" w:color="auto"/>
                    <w:bottom w:val="none" w:sz="0" w:space="0" w:color="auto"/>
                    <w:right w:val="none" w:sz="0" w:space="0" w:color="auto"/>
                  </w:divBdr>
                  <w:divsChild>
                    <w:div w:id="6990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005858">
      <w:bodyDiv w:val="1"/>
      <w:marLeft w:val="0"/>
      <w:marRight w:val="0"/>
      <w:marTop w:val="0"/>
      <w:marBottom w:val="0"/>
      <w:divBdr>
        <w:top w:val="none" w:sz="0" w:space="0" w:color="auto"/>
        <w:left w:val="none" w:sz="0" w:space="0" w:color="auto"/>
        <w:bottom w:val="none" w:sz="0" w:space="0" w:color="auto"/>
        <w:right w:val="none" w:sz="0" w:space="0" w:color="auto"/>
      </w:divBdr>
    </w:div>
    <w:div w:id="1747418025">
      <w:bodyDiv w:val="1"/>
      <w:marLeft w:val="0"/>
      <w:marRight w:val="0"/>
      <w:marTop w:val="0"/>
      <w:marBottom w:val="0"/>
      <w:divBdr>
        <w:top w:val="none" w:sz="0" w:space="0" w:color="auto"/>
        <w:left w:val="none" w:sz="0" w:space="0" w:color="auto"/>
        <w:bottom w:val="none" w:sz="0" w:space="0" w:color="auto"/>
        <w:right w:val="none" w:sz="0" w:space="0" w:color="auto"/>
      </w:divBdr>
    </w:div>
    <w:div w:id="1751779108">
      <w:bodyDiv w:val="1"/>
      <w:marLeft w:val="0"/>
      <w:marRight w:val="0"/>
      <w:marTop w:val="0"/>
      <w:marBottom w:val="0"/>
      <w:divBdr>
        <w:top w:val="none" w:sz="0" w:space="0" w:color="auto"/>
        <w:left w:val="none" w:sz="0" w:space="0" w:color="auto"/>
        <w:bottom w:val="none" w:sz="0" w:space="0" w:color="auto"/>
        <w:right w:val="none" w:sz="0" w:space="0" w:color="auto"/>
      </w:divBdr>
    </w:div>
    <w:div w:id="1766883167">
      <w:bodyDiv w:val="1"/>
      <w:marLeft w:val="0"/>
      <w:marRight w:val="0"/>
      <w:marTop w:val="0"/>
      <w:marBottom w:val="0"/>
      <w:divBdr>
        <w:top w:val="none" w:sz="0" w:space="0" w:color="auto"/>
        <w:left w:val="none" w:sz="0" w:space="0" w:color="auto"/>
        <w:bottom w:val="none" w:sz="0" w:space="0" w:color="auto"/>
        <w:right w:val="none" w:sz="0" w:space="0" w:color="auto"/>
      </w:divBdr>
    </w:div>
    <w:div w:id="1778331104">
      <w:bodyDiv w:val="1"/>
      <w:marLeft w:val="0"/>
      <w:marRight w:val="0"/>
      <w:marTop w:val="0"/>
      <w:marBottom w:val="0"/>
      <w:divBdr>
        <w:top w:val="none" w:sz="0" w:space="0" w:color="auto"/>
        <w:left w:val="none" w:sz="0" w:space="0" w:color="auto"/>
        <w:bottom w:val="none" w:sz="0" w:space="0" w:color="auto"/>
        <w:right w:val="none" w:sz="0" w:space="0" w:color="auto"/>
      </w:divBdr>
      <w:divsChild>
        <w:div w:id="101384939">
          <w:marLeft w:val="480"/>
          <w:marRight w:val="0"/>
          <w:marTop w:val="0"/>
          <w:marBottom w:val="0"/>
          <w:divBdr>
            <w:top w:val="none" w:sz="0" w:space="0" w:color="auto"/>
            <w:left w:val="none" w:sz="0" w:space="0" w:color="auto"/>
            <w:bottom w:val="none" w:sz="0" w:space="0" w:color="auto"/>
            <w:right w:val="none" w:sz="0" w:space="0" w:color="auto"/>
          </w:divBdr>
        </w:div>
        <w:div w:id="190144596">
          <w:marLeft w:val="480"/>
          <w:marRight w:val="0"/>
          <w:marTop w:val="0"/>
          <w:marBottom w:val="0"/>
          <w:divBdr>
            <w:top w:val="none" w:sz="0" w:space="0" w:color="auto"/>
            <w:left w:val="none" w:sz="0" w:space="0" w:color="auto"/>
            <w:bottom w:val="none" w:sz="0" w:space="0" w:color="auto"/>
            <w:right w:val="none" w:sz="0" w:space="0" w:color="auto"/>
          </w:divBdr>
        </w:div>
        <w:div w:id="192352679">
          <w:marLeft w:val="480"/>
          <w:marRight w:val="0"/>
          <w:marTop w:val="0"/>
          <w:marBottom w:val="0"/>
          <w:divBdr>
            <w:top w:val="none" w:sz="0" w:space="0" w:color="auto"/>
            <w:left w:val="none" w:sz="0" w:space="0" w:color="auto"/>
            <w:bottom w:val="none" w:sz="0" w:space="0" w:color="auto"/>
            <w:right w:val="none" w:sz="0" w:space="0" w:color="auto"/>
          </w:divBdr>
        </w:div>
        <w:div w:id="309479598">
          <w:marLeft w:val="480"/>
          <w:marRight w:val="0"/>
          <w:marTop w:val="0"/>
          <w:marBottom w:val="0"/>
          <w:divBdr>
            <w:top w:val="none" w:sz="0" w:space="0" w:color="auto"/>
            <w:left w:val="none" w:sz="0" w:space="0" w:color="auto"/>
            <w:bottom w:val="none" w:sz="0" w:space="0" w:color="auto"/>
            <w:right w:val="none" w:sz="0" w:space="0" w:color="auto"/>
          </w:divBdr>
        </w:div>
        <w:div w:id="405688945">
          <w:marLeft w:val="480"/>
          <w:marRight w:val="0"/>
          <w:marTop w:val="0"/>
          <w:marBottom w:val="0"/>
          <w:divBdr>
            <w:top w:val="none" w:sz="0" w:space="0" w:color="auto"/>
            <w:left w:val="none" w:sz="0" w:space="0" w:color="auto"/>
            <w:bottom w:val="none" w:sz="0" w:space="0" w:color="auto"/>
            <w:right w:val="none" w:sz="0" w:space="0" w:color="auto"/>
          </w:divBdr>
        </w:div>
        <w:div w:id="651756687">
          <w:marLeft w:val="480"/>
          <w:marRight w:val="0"/>
          <w:marTop w:val="0"/>
          <w:marBottom w:val="0"/>
          <w:divBdr>
            <w:top w:val="none" w:sz="0" w:space="0" w:color="auto"/>
            <w:left w:val="none" w:sz="0" w:space="0" w:color="auto"/>
            <w:bottom w:val="none" w:sz="0" w:space="0" w:color="auto"/>
            <w:right w:val="none" w:sz="0" w:space="0" w:color="auto"/>
          </w:divBdr>
        </w:div>
        <w:div w:id="743721517">
          <w:marLeft w:val="480"/>
          <w:marRight w:val="0"/>
          <w:marTop w:val="0"/>
          <w:marBottom w:val="0"/>
          <w:divBdr>
            <w:top w:val="none" w:sz="0" w:space="0" w:color="auto"/>
            <w:left w:val="none" w:sz="0" w:space="0" w:color="auto"/>
            <w:bottom w:val="none" w:sz="0" w:space="0" w:color="auto"/>
            <w:right w:val="none" w:sz="0" w:space="0" w:color="auto"/>
          </w:divBdr>
        </w:div>
        <w:div w:id="931624855">
          <w:marLeft w:val="480"/>
          <w:marRight w:val="0"/>
          <w:marTop w:val="0"/>
          <w:marBottom w:val="0"/>
          <w:divBdr>
            <w:top w:val="none" w:sz="0" w:space="0" w:color="auto"/>
            <w:left w:val="none" w:sz="0" w:space="0" w:color="auto"/>
            <w:bottom w:val="none" w:sz="0" w:space="0" w:color="auto"/>
            <w:right w:val="none" w:sz="0" w:space="0" w:color="auto"/>
          </w:divBdr>
        </w:div>
        <w:div w:id="1104226332">
          <w:marLeft w:val="480"/>
          <w:marRight w:val="0"/>
          <w:marTop w:val="0"/>
          <w:marBottom w:val="0"/>
          <w:divBdr>
            <w:top w:val="none" w:sz="0" w:space="0" w:color="auto"/>
            <w:left w:val="none" w:sz="0" w:space="0" w:color="auto"/>
            <w:bottom w:val="none" w:sz="0" w:space="0" w:color="auto"/>
            <w:right w:val="none" w:sz="0" w:space="0" w:color="auto"/>
          </w:divBdr>
        </w:div>
        <w:div w:id="1325933705">
          <w:marLeft w:val="480"/>
          <w:marRight w:val="0"/>
          <w:marTop w:val="0"/>
          <w:marBottom w:val="0"/>
          <w:divBdr>
            <w:top w:val="none" w:sz="0" w:space="0" w:color="auto"/>
            <w:left w:val="none" w:sz="0" w:space="0" w:color="auto"/>
            <w:bottom w:val="none" w:sz="0" w:space="0" w:color="auto"/>
            <w:right w:val="none" w:sz="0" w:space="0" w:color="auto"/>
          </w:divBdr>
        </w:div>
        <w:div w:id="1335497341">
          <w:marLeft w:val="480"/>
          <w:marRight w:val="0"/>
          <w:marTop w:val="0"/>
          <w:marBottom w:val="0"/>
          <w:divBdr>
            <w:top w:val="none" w:sz="0" w:space="0" w:color="auto"/>
            <w:left w:val="none" w:sz="0" w:space="0" w:color="auto"/>
            <w:bottom w:val="none" w:sz="0" w:space="0" w:color="auto"/>
            <w:right w:val="none" w:sz="0" w:space="0" w:color="auto"/>
          </w:divBdr>
        </w:div>
        <w:div w:id="1410300371">
          <w:marLeft w:val="480"/>
          <w:marRight w:val="0"/>
          <w:marTop w:val="0"/>
          <w:marBottom w:val="0"/>
          <w:divBdr>
            <w:top w:val="none" w:sz="0" w:space="0" w:color="auto"/>
            <w:left w:val="none" w:sz="0" w:space="0" w:color="auto"/>
            <w:bottom w:val="none" w:sz="0" w:space="0" w:color="auto"/>
            <w:right w:val="none" w:sz="0" w:space="0" w:color="auto"/>
          </w:divBdr>
        </w:div>
        <w:div w:id="1477721115">
          <w:marLeft w:val="480"/>
          <w:marRight w:val="0"/>
          <w:marTop w:val="0"/>
          <w:marBottom w:val="0"/>
          <w:divBdr>
            <w:top w:val="none" w:sz="0" w:space="0" w:color="auto"/>
            <w:left w:val="none" w:sz="0" w:space="0" w:color="auto"/>
            <w:bottom w:val="none" w:sz="0" w:space="0" w:color="auto"/>
            <w:right w:val="none" w:sz="0" w:space="0" w:color="auto"/>
          </w:divBdr>
        </w:div>
        <w:div w:id="1591507296">
          <w:marLeft w:val="480"/>
          <w:marRight w:val="0"/>
          <w:marTop w:val="0"/>
          <w:marBottom w:val="0"/>
          <w:divBdr>
            <w:top w:val="none" w:sz="0" w:space="0" w:color="auto"/>
            <w:left w:val="none" w:sz="0" w:space="0" w:color="auto"/>
            <w:bottom w:val="none" w:sz="0" w:space="0" w:color="auto"/>
            <w:right w:val="none" w:sz="0" w:space="0" w:color="auto"/>
          </w:divBdr>
        </w:div>
        <w:div w:id="1695424667">
          <w:marLeft w:val="480"/>
          <w:marRight w:val="0"/>
          <w:marTop w:val="0"/>
          <w:marBottom w:val="0"/>
          <w:divBdr>
            <w:top w:val="none" w:sz="0" w:space="0" w:color="auto"/>
            <w:left w:val="none" w:sz="0" w:space="0" w:color="auto"/>
            <w:bottom w:val="none" w:sz="0" w:space="0" w:color="auto"/>
            <w:right w:val="none" w:sz="0" w:space="0" w:color="auto"/>
          </w:divBdr>
        </w:div>
        <w:div w:id="1766489287">
          <w:marLeft w:val="480"/>
          <w:marRight w:val="0"/>
          <w:marTop w:val="0"/>
          <w:marBottom w:val="0"/>
          <w:divBdr>
            <w:top w:val="none" w:sz="0" w:space="0" w:color="auto"/>
            <w:left w:val="none" w:sz="0" w:space="0" w:color="auto"/>
            <w:bottom w:val="none" w:sz="0" w:space="0" w:color="auto"/>
            <w:right w:val="none" w:sz="0" w:space="0" w:color="auto"/>
          </w:divBdr>
        </w:div>
        <w:div w:id="1787432989">
          <w:marLeft w:val="480"/>
          <w:marRight w:val="0"/>
          <w:marTop w:val="0"/>
          <w:marBottom w:val="0"/>
          <w:divBdr>
            <w:top w:val="none" w:sz="0" w:space="0" w:color="auto"/>
            <w:left w:val="none" w:sz="0" w:space="0" w:color="auto"/>
            <w:bottom w:val="none" w:sz="0" w:space="0" w:color="auto"/>
            <w:right w:val="none" w:sz="0" w:space="0" w:color="auto"/>
          </w:divBdr>
        </w:div>
        <w:div w:id="1798329359">
          <w:marLeft w:val="480"/>
          <w:marRight w:val="0"/>
          <w:marTop w:val="0"/>
          <w:marBottom w:val="0"/>
          <w:divBdr>
            <w:top w:val="none" w:sz="0" w:space="0" w:color="auto"/>
            <w:left w:val="none" w:sz="0" w:space="0" w:color="auto"/>
            <w:bottom w:val="none" w:sz="0" w:space="0" w:color="auto"/>
            <w:right w:val="none" w:sz="0" w:space="0" w:color="auto"/>
          </w:divBdr>
        </w:div>
        <w:div w:id="1978492068">
          <w:marLeft w:val="480"/>
          <w:marRight w:val="0"/>
          <w:marTop w:val="0"/>
          <w:marBottom w:val="0"/>
          <w:divBdr>
            <w:top w:val="none" w:sz="0" w:space="0" w:color="auto"/>
            <w:left w:val="none" w:sz="0" w:space="0" w:color="auto"/>
            <w:bottom w:val="none" w:sz="0" w:space="0" w:color="auto"/>
            <w:right w:val="none" w:sz="0" w:space="0" w:color="auto"/>
          </w:divBdr>
        </w:div>
        <w:div w:id="2056854420">
          <w:marLeft w:val="480"/>
          <w:marRight w:val="0"/>
          <w:marTop w:val="0"/>
          <w:marBottom w:val="0"/>
          <w:divBdr>
            <w:top w:val="none" w:sz="0" w:space="0" w:color="auto"/>
            <w:left w:val="none" w:sz="0" w:space="0" w:color="auto"/>
            <w:bottom w:val="none" w:sz="0" w:space="0" w:color="auto"/>
            <w:right w:val="none" w:sz="0" w:space="0" w:color="auto"/>
          </w:divBdr>
        </w:div>
        <w:div w:id="2064211097">
          <w:marLeft w:val="480"/>
          <w:marRight w:val="0"/>
          <w:marTop w:val="0"/>
          <w:marBottom w:val="0"/>
          <w:divBdr>
            <w:top w:val="none" w:sz="0" w:space="0" w:color="auto"/>
            <w:left w:val="none" w:sz="0" w:space="0" w:color="auto"/>
            <w:bottom w:val="none" w:sz="0" w:space="0" w:color="auto"/>
            <w:right w:val="none" w:sz="0" w:space="0" w:color="auto"/>
          </w:divBdr>
        </w:div>
        <w:div w:id="2080901236">
          <w:marLeft w:val="480"/>
          <w:marRight w:val="0"/>
          <w:marTop w:val="0"/>
          <w:marBottom w:val="0"/>
          <w:divBdr>
            <w:top w:val="none" w:sz="0" w:space="0" w:color="auto"/>
            <w:left w:val="none" w:sz="0" w:space="0" w:color="auto"/>
            <w:bottom w:val="none" w:sz="0" w:space="0" w:color="auto"/>
            <w:right w:val="none" w:sz="0" w:space="0" w:color="auto"/>
          </w:divBdr>
        </w:div>
        <w:div w:id="2107577675">
          <w:marLeft w:val="480"/>
          <w:marRight w:val="0"/>
          <w:marTop w:val="0"/>
          <w:marBottom w:val="0"/>
          <w:divBdr>
            <w:top w:val="none" w:sz="0" w:space="0" w:color="auto"/>
            <w:left w:val="none" w:sz="0" w:space="0" w:color="auto"/>
            <w:bottom w:val="none" w:sz="0" w:space="0" w:color="auto"/>
            <w:right w:val="none" w:sz="0" w:space="0" w:color="auto"/>
          </w:divBdr>
        </w:div>
      </w:divsChild>
    </w:div>
    <w:div w:id="1778595441">
      <w:bodyDiv w:val="1"/>
      <w:marLeft w:val="0"/>
      <w:marRight w:val="0"/>
      <w:marTop w:val="0"/>
      <w:marBottom w:val="0"/>
      <w:divBdr>
        <w:top w:val="none" w:sz="0" w:space="0" w:color="auto"/>
        <w:left w:val="none" w:sz="0" w:space="0" w:color="auto"/>
        <w:bottom w:val="none" w:sz="0" w:space="0" w:color="auto"/>
        <w:right w:val="none" w:sz="0" w:space="0" w:color="auto"/>
      </w:divBdr>
      <w:divsChild>
        <w:div w:id="1903175168">
          <w:marLeft w:val="480"/>
          <w:marRight w:val="0"/>
          <w:marTop w:val="0"/>
          <w:marBottom w:val="0"/>
          <w:divBdr>
            <w:top w:val="none" w:sz="0" w:space="0" w:color="auto"/>
            <w:left w:val="none" w:sz="0" w:space="0" w:color="auto"/>
            <w:bottom w:val="none" w:sz="0" w:space="0" w:color="auto"/>
            <w:right w:val="none" w:sz="0" w:space="0" w:color="auto"/>
          </w:divBdr>
        </w:div>
      </w:divsChild>
    </w:div>
    <w:div w:id="1791628565">
      <w:bodyDiv w:val="1"/>
      <w:marLeft w:val="0"/>
      <w:marRight w:val="0"/>
      <w:marTop w:val="0"/>
      <w:marBottom w:val="0"/>
      <w:divBdr>
        <w:top w:val="none" w:sz="0" w:space="0" w:color="auto"/>
        <w:left w:val="none" w:sz="0" w:space="0" w:color="auto"/>
        <w:bottom w:val="none" w:sz="0" w:space="0" w:color="auto"/>
        <w:right w:val="none" w:sz="0" w:space="0" w:color="auto"/>
      </w:divBdr>
    </w:div>
    <w:div w:id="1795129252">
      <w:bodyDiv w:val="1"/>
      <w:marLeft w:val="0"/>
      <w:marRight w:val="0"/>
      <w:marTop w:val="0"/>
      <w:marBottom w:val="0"/>
      <w:divBdr>
        <w:top w:val="none" w:sz="0" w:space="0" w:color="auto"/>
        <w:left w:val="none" w:sz="0" w:space="0" w:color="auto"/>
        <w:bottom w:val="none" w:sz="0" w:space="0" w:color="auto"/>
        <w:right w:val="none" w:sz="0" w:space="0" w:color="auto"/>
      </w:divBdr>
      <w:divsChild>
        <w:div w:id="187959292">
          <w:marLeft w:val="480"/>
          <w:marRight w:val="0"/>
          <w:marTop w:val="0"/>
          <w:marBottom w:val="0"/>
          <w:divBdr>
            <w:top w:val="none" w:sz="0" w:space="0" w:color="auto"/>
            <w:left w:val="none" w:sz="0" w:space="0" w:color="auto"/>
            <w:bottom w:val="none" w:sz="0" w:space="0" w:color="auto"/>
            <w:right w:val="none" w:sz="0" w:space="0" w:color="auto"/>
          </w:divBdr>
        </w:div>
        <w:div w:id="308219195">
          <w:marLeft w:val="480"/>
          <w:marRight w:val="0"/>
          <w:marTop w:val="0"/>
          <w:marBottom w:val="0"/>
          <w:divBdr>
            <w:top w:val="none" w:sz="0" w:space="0" w:color="auto"/>
            <w:left w:val="none" w:sz="0" w:space="0" w:color="auto"/>
            <w:bottom w:val="none" w:sz="0" w:space="0" w:color="auto"/>
            <w:right w:val="none" w:sz="0" w:space="0" w:color="auto"/>
          </w:divBdr>
        </w:div>
        <w:div w:id="316421272">
          <w:marLeft w:val="480"/>
          <w:marRight w:val="0"/>
          <w:marTop w:val="0"/>
          <w:marBottom w:val="0"/>
          <w:divBdr>
            <w:top w:val="none" w:sz="0" w:space="0" w:color="auto"/>
            <w:left w:val="none" w:sz="0" w:space="0" w:color="auto"/>
            <w:bottom w:val="none" w:sz="0" w:space="0" w:color="auto"/>
            <w:right w:val="none" w:sz="0" w:space="0" w:color="auto"/>
          </w:divBdr>
        </w:div>
        <w:div w:id="478812192">
          <w:marLeft w:val="480"/>
          <w:marRight w:val="0"/>
          <w:marTop w:val="0"/>
          <w:marBottom w:val="0"/>
          <w:divBdr>
            <w:top w:val="none" w:sz="0" w:space="0" w:color="auto"/>
            <w:left w:val="none" w:sz="0" w:space="0" w:color="auto"/>
            <w:bottom w:val="none" w:sz="0" w:space="0" w:color="auto"/>
            <w:right w:val="none" w:sz="0" w:space="0" w:color="auto"/>
          </w:divBdr>
        </w:div>
        <w:div w:id="480999725">
          <w:marLeft w:val="480"/>
          <w:marRight w:val="0"/>
          <w:marTop w:val="0"/>
          <w:marBottom w:val="0"/>
          <w:divBdr>
            <w:top w:val="none" w:sz="0" w:space="0" w:color="auto"/>
            <w:left w:val="none" w:sz="0" w:space="0" w:color="auto"/>
            <w:bottom w:val="none" w:sz="0" w:space="0" w:color="auto"/>
            <w:right w:val="none" w:sz="0" w:space="0" w:color="auto"/>
          </w:divBdr>
        </w:div>
        <w:div w:id="673218116">
          <w:marLeft w:val="480"/>
          <w:marRight w:val="0"/>
          <w:marTop w:val="0"/>
          <w:marBottom w:val="0"/>
          <w:divBdr>
            <w:top w:val="none" w:sz="0" w:space="0" w:color="auto"/>
            <w:left w:val="none" w:sz="0" w:space="0" w:color="auto"/>
            <w:bottom w:val="none" w:sz="0" w:space="0" w:color="auto"/>
            <w:right w:val="none" w:sz="0" w:space="0" w:color="auto"/>
          </w:divBdr>
        </w:div>
        <w:div w:id="689643517">
          <w:marLeft w:val="480"/>
          <w:marRight w:val="0"/>
          <w:marTop w:val="0"/>
          <w:marBottom w:val="0"/>
          <w:divBdr>
            <w:top w:val="none" w:sz="0" w:space="0" w:color="auto"/>
            <w:left w:val="none" w:sz="0" w:space="0" w:color="auto"/>
            <w:bottom w:val="none" w:sz="0" w:space="0" w:color="auto"/>
            <w:right w:val="none" w:sz="0" w:space="0" w:color="auto"/>
          </w:divBdr>
        </w:div>
        <w:div w:id="796752365">
          <w:marLeft w:val="480"/>
          <w:marRight w:val="0"/>
          <w:marTop w:val="0"/>
          <w:marBottom w:val="0"/>
          <w:divBdr>
            <w:top w:val="none" w:sz="0" w:space="0" w:color="auto"/>
            <w:left w:val="none" w:sz="0" w:space="0" w:color="auto"/>
            <w:bottom w:val="none" w:sz="0" w:space="0" w:color="auto"/>
            <w:right w:val="none" w:sz="0" w:space="0" w:color="auto"/>
          </w:divBdr>
        </w:div>
        <w:div w:id="800726940">
          <w:marLeft w:val="480"/>
          <w:marRight w:val="0"/>
          <w:marTop w:val="0"/>
          <w:marBottom w:val="0"/>
          <w:divBdr>
            <w:top w:val="none" w:sz="0" w:space="0" w:color="auto"/>
            <w:left w:val="none" w:sz="0" w:space="0" w:color="auto"/>
            <w:bottom w:val="none" w:sz="0" w:space="0" w:color="auto"/>
            <w:right w:val="none" w:sz="0" w:space="0" w:color="auto"/>
          </w:divBdr>
        </w:div>
        <w:div w:id="818306705">
          <w:marLeft w:val="480"/>
          <w:marRight w:val="0"/>
          <w:marTop w:val="0"/>
          <w:marBottom w:val="0"/>
          <w:divBdr>
            <w:top w:val="none" w:sz="0" w:space="0" w:color="auto"/>
            <w:left w:val="none" w:sz="0" w:space="0" w:color="auto"/>
            <w:bottom w:val="none" w:sz="0" w:space="0" w:color="auto"/>
            <w:right w:val="none" w:sz="0" w:space="0" w:color="auto"/>
          </w:divBdr>
        </w:div>
        <w:div w:id="851845998">
          <w:marLeft w:val="480"/>
          <w:marRight w:val="0"/>
          <w:marTop w:val="0"/>
          <w:marBottom w:val="0"/>
          <w:divBdr>
            <w:top w:val="none" w:sz="0" w:space="0" w:color="auto"/>
            <w:left w:val="none" w:sz="0" w:space="0" w:color="auto"/>
            <w:bottom w:val="none" w:sz="0" w:space="0" w:color="auto"/>
            <w:right w:val="none" w:sz="0" w:space="0" w:color="auto"/>
          </w:divBdr>
        </w:div>
        <w:div w:id="871918891">
          <w:marLeft w:val="480"/>
          <w:marRight w:val="0"/>
          <w:marTop w:val="0"/>
          <w:marBottom w:val="0"/>
          <w:divBdr>
            <w:top w:val="none" w:sz="0" w:space="0" w:color="auto"/>
            <w:left w:val="none" w:sz="0" w:space="0" w:color="auto"/>
            <w:bottom w:val="none" w:sz="0" w:space="0" w:color="auto"/>
            <w:right w:val="none" w:sz="0" w:space="0" w:color="auto"/>
          </w:divBdr>
        </w:div>
        <w:div w:id="938214627">
          <w:marLeft w:val="480"/>
          <w:marRight w:val="0"/>
          <w:marTop w:val="0"/>
          <w:marBottom w:val="0"/>
          <w:divBdr>
            <w:top w:val="none" w:sz="0" w:space="0" w:color="auto"/>
            <w:left w:val="none" w:sz="0" w:space="0" w:color="auto"/>
            <w:bottom w:val="none" w:sz="0" w:space="0" w:color="auto"/>
            <w:right w:val="none" w:sz="0" w:space="0" w:color="auto"/>
          </w:divBdr>
        </w:div>
        <w:div w:id="982269768">
          <w:marLeft w:val="480"/>
          <w:marRight w:val="0"/>
          <w:marTop w:val="0"/>
          <w:marBottom w:val="0"/>
          <w:divBdr>
            <w:top w:val="none" w:sz="0" w:space="0" w:color="auto"/>
            <w:left w:val="none" w:sz="0" w:space="0" w:color="auto"/>
            <w:bottom w:val="none" w:sz="0" w:space="0" w:color="auto"/>
            <w:right w:val="none" w:sz="0" w:space="0" w:color="auto"/>
          </w:divBdr>
        </w:div>
        <w:div w:id="1072234844">
          <w:marLeft w:val="480"/>
          <w:marRight w:val="0"/>
          <w:marTop w:val="0"/>
          <w:marBottom w:val="0"/>
          <w:divBdr>
            <w:top w:val="none" w:sz="0" w:space="0" w:color="auto"/>
            <w:left w:val="none" w:sz="0" w:space="0" w:color="auto"/>
            <w:bottom w:val="none" w:sz="0" w:space="0" w:color="auto"/>
            <w:right w:val="none" w:sz="0" w:space="0" w:color="auto"/>
          </w:divBdr>
        </w:div>
        <w:div w:id="1085764090">
          <w:marLeft w:val="480"/>
          <w:marRight w:val="0"/>
          <w:marTop w:val="0"/>
          <w:marBottom w:val="0"/>
          <w:divBdr>
            <w:top w:val="none" w:sz="0" w:space="0" w:color="auto"/>
            <w:left w:val="none" w:sz="0" w:space="0" w:color="auto"/>
            <w:bottom w:val="none" w:sz="0" w:space="0" w:color="auto"/>
            <w:right w:val="none" w:sz="0" w:space="0" w:color="auto"/>
          </w:divBdr>
        </w:div>
        <w:div w:id="1104962776">
          <w:marLeft w:val="480"/>
          <w:marRight w:val="0"/>
          <w:marTop w:val="0"/>
          <w:marBottom w:val="0"/>
          <w:divBdr>
            <w:top w:val="none" w:sz="0" w:space="0" w:color="auto"/>
            <w:left w:val="none" w:sz="0" w:space="0" w:color="auto"/>
            <w:bottom w:val="none" w:sz="0" w:space="0" w:color="auto"/>
            <w:right w:val="none" w:sz="0" w:space="0" w:color="auto"/>
          </w:divBdr>
        </w:div>
        <w:div w:id="1190799282">
          <w:marLeft w:val="480"/>
          <w:marRight w:val="0"/>
          <w:marTop w:val="0"/>
          <w:marBottom w:val="0"/>
          <w:divBdr>
            <w:top w:val="none" w:sz="0" w:space="0" w:color="auto"/>
            <w:left w:val="none" w:sz="0" w:space="0" w:color="auto"/>
            <w:bottom w:val="none" w:sz="0" w:space="0" w:color="auto"/>
            <w:right w:val="none" w:sz="0" w:space="0" w:color="auto"/>
          </w:divBdr>
        </w:div>
        <w:div w:id="1201626221">
          <w:marLeft w:val="480"/>
          <w:marRight w:val="0"/>
          <w:marTop w:val="0"/>
          <w:marBottom w:val="0"/>
          <w:divBdr>
            <w:top w:val="none" w:sz="0" w:space="0" w:color="auto"/>
            <w:left w:val="none" w:sz="0" w:space="0" w:color="auto"/>
            <w:bottom w:val="none" w:sz="0" w:space="0" w:color="auto"/>
            <w:right w:val="none" w:sz="0" w:space="0" w:color="auto"/>
          </w:divBdr>
        </w:div>
        <w:div w:id="1319845107">
          <w:marLeft w:val="480"/>
          <w:marRight w:val="0"/>
          <w:marTop w:val="0"/>
          <w:marBottom w:val="0"/>
          <w:divBdr>
            <w:top w:val="none" w:sz="0" w:space="0" w:color="auto"/>
            <w:left w:val="none" w:sz="0" w:space="0" w:color="auto"/>
            <w:bottom w:val="none" w:sz="0" w:space="0" w:color="auto"/>
            <w:right w:val="none" w:sz="0" w:space="0" w:color="auto"/>
          </w:divBdr>
        </w:div>
        <w:div w:id="1414549138">
          <w:marLeft w:val="480"/>
          <w:marRight w:val="0"/>
          <w:marTop w:val="0"/>
          <w:marBottom w:val="0"/>
          <w:divBdr>
            <w:top w:val="none" w:sz="0" w:space="0" w:color="auto"/>
            <w:left w:val="none" w:sz="0" w:space="0" w:color="auto"/>
            <w:bottom w:val="none" w:sz="0" w:space="0" w:color="auto"/>
            <w:right w:val="none" w:sz="0" w:space="0" w:color="auto"/>
          </w:divBdr>
        </w:div>
        <w:div w:id="1423524844">
          <w:marLeft w:val="480"/>
          <w:marRight w:val="0"/>
          <w:marTop w:val="0"/>
          <w:marBottom w:val="0"/>
          <w:divBdr>
            <w:top w:val="none" w:sz="0" w:space="0" w:color="auto"/>
            <w:left w:val="none" w:sz="0" w:space="0" w:color="auto"/>
            <w:bottom w:val="none" w:sz="0" w:space="0" w:color="auto"/>
            <w:right w:val="none" w:sz="0" w:space="0" w:color="auto"/>
          </w:divBdr>
        </w:div>
        <w:div w:id="1456559214">
          <w:marLeft w:val="480"/>
          <w:marRight w:val="0"/>
          <w:marTop w:val="0"/>
          <w:marBottom w:val="0"/>
          <w:divBdr>
            <w:top w:val="none" w:sz="0" w:space="0" w:color="auto"/>
            <w:left w:val="none" w:sz="0" w:space="0" w:color="auto"/>
            <w:bottom w:val="none" w:sz="0" w:space="0" w:color="auto"/>
            <w:right w:val="none" w:sz="0" w:space="0" w:color="auto"/>
          </w:divBdr>
        </w:div>
        <w:div w:id="1533834527">
          <w:marLeft w:val="480"/>
          <w:marRight w:val="0"/>
          <w:marTop w:val="0"/>
          <w:marBottom w:val="0"/>
          <w:divBdr>
            <w:top w:val="none" w:sz="0" w:space="0" w:color="auto"/>
            <w:left w:val="none" w:sz="0" w:space="0" w:color="auto"/>
            <w:bottom w:val="none" w:sz="0" w:space="0" w:color="auto"/>
            <w:right w:val="none" w:sz="0" w:space="0" w:color="auto"/>
          </w:divBdr>
        </w:div>
        <w:div w:id="1607886998">
          <w:marLeft w:val="480"/>
          <w:marRight w:val="0"/>
          <w:marTop w:val="0"/>
          <w:marBottom w:val="0"/>
          <w:divBdr>
            <w:top w:val="none" w:sz="0" w:space="0" w:color="auto"/>
            <w:left w:val="none" w:sz="0" w:space="0" w:color="auto"/>
            <w:bottom w:val="none" w:sz="0" w:space="0" w:color="auto"/>
            <w:right w:val="none" w:sz="0" w:space="0" w:color="auto"/>
          </w:divBdr>
        </w:div>
        <w:div w:id="1624732948">
          <w:marLeft w:val="480"/>
          <w:marRight w:val="0"/>
          <w:marTop w:val="0"/>
          <w:marBottom w:val="0"/>
          <w:divBdr>
            <w:top w:val="none" w:sz="0" w:space="0" w:color="auto"/>
            <w:left w:val="none" w:sz="0" w:space="0" w:color="auto"/>
            <w:bottom w:val="none" w:sz="0" w:space="0" w:color="auto"/>
            <w:right w:val="none" w:sz="0" w:space="0" w:color="auto"/>
          </w:divBdr>
        </w:div>
        <w:div w:id="1735738551">
          <w:marLeft w:val="480"/>
          <w:marRight w:val="0"/>
          <w:marTop w:val="0"/>
          <w:marBottom w:val="0"/>
          <w:divBdr>
            <w:top w:val="none" w:sz="0" w:space="0" w:color="auto"/>
            <w:left w:val="none" w:sz="0" w:space="0" w:color="auto"/>
            <w:bottom w:val="none" w:sz="0" w:space="0" w:color="auto"/>
            <w:right w:val="none" w:sz="0" w:space="0" w:color="auto"/>
          </w:divBdr>
        </w:div>
        <w:div w:id="2011178271">
          <w:marLeft w:val="480"/>
          <w:marRight w:val="0"/>
          <w:marTop w:val="0"/>
          <w:marBottom w:val="0"/>
          <w:divBdr>
            <w:top w:val="none" w:sz="0" w:space="0" w:color="auto"/>
            <w:left w:val="none" w:sz="0" w:space="0" w:color="auto"/>
            <w:bottom w:val="none" w:sz="0" w:space="0" w:color="auto"/>
            <w:right w:val="none" w:sz="0" w:space="0" w:color="auto"/>
          </w:divBdr>
        </w:div>
        <w:div w:id="2066828794">
          <w:marLeft w:val="480"/>
          <w:marRight w:val="0"/>
          <w:marTop w:val="0"/>
          <w:marBottom w:val="0"/>
          <w:divBdr>
            <w:top w:val="none" w:sz="0" w:space="0" w:color="auto"/>
            <w:left w:val="none" w:sz="0" w:space="0" w:color="auto"/>
            <w:bottom w:val="none" w:sz="0" w:space="0" w:color="auto"/>
            <w:right w:val="none" w:sz="0" w:space="0" w:color="auto"/>
          </w:divBdr>
        </w:div>
        <w:div w:id="2126925984">
          <w:marLeft w:val="480"/>
          <w:marRight w:val="0"/>
          <w:marTop w:val="0"/>
          <w:marBottom w:val="0"/>
          <w:divBdr>
            <w:top w:val="none" w:sz="0" w:space="0" w:color="auto"/>
            <w:left w:val="none" w:sz="0" w:space="0" w:color="auto"/>
            <w:bottom w:val="none" w:sz="0" w:space="0" w:color="auto"/>
            <w:right w:val="none" w:sz="0" w:space="0" w:color="auto"/>
          </w:divBdr>
        </w:div>
      </w:divsChild>
    </w:div>
    <w:div w:id="1803495605">
      <w:bodyDiv w:val="1"/>
      <w:marLeft w:val="0"/>
      <w:marRight w:val="0"/>
      <w:marTop w:val="0"/>
      <w:marBottom w:val="0"/>
      <w:divBdr>
        <w:top w:val="none" w:sz="0" w:space="0" w:color="auto"/>
        <w:left w:val="none" w:sz="0" w:space="0" w:color="auto"/>
        <w:bottom w:val="none" w:sz="0" w:space="0" w:color="auto"/>
        <w:right w:val="none" w:sz="0" w:space="0" w:color="auto"/>
      </w:divBdr>
    </w:div>
    <w:div w:id="1808742097">
      <w:bodyDiv w:val="1"/>
      <w:marLeft w:val="0"/>
      <w:marRight w:val="0"/>
      <w:marTop w:val="0"/>
      <w:marBottom w:val="0"/>
      <w:divBdr>
        <w:top w:val="none" w:sz="0" w:space="0" w:color="auto"/>
        <w:left w:val="none" w:sz="0" w:space="0" w:color="auto"/>
        <w:bottom w:val="none" w:sz="0" w:space="0" w:color="auto"/>
        <w:right w:val="none" w:sz="0" w:space="0" w:color="auto"/>
      </w:divBdr>
      <w:divsChild>
        <w:div w:id="50230462">
          <w:marLeft w:val="480"/>
          <w:marRight w:val="0"/>
          <w:marTop w:val="0"/>
          <w:marBottom w:val="0"/>
          <w:divBdr>
            <w:top w:val="none" w:sz="0" w:space="0" w:color="auto"/>
            <w:left w:val="none" w:sz="0" w:space="0" w:color="auto"/>
            <w:bottom w:val="none" w:sz="0" w:space="0" w:color="auto"/>
            <w:right w:val="none" w:sz="0" w:space="0" w:color="auto"/>
          </w:divBdr>
        </w:div>
        <w:div w:id="247883274">
          <w:marLeft w:val="480"/>
          <w:marRight w:val="0"/>
          <w:marTop w:val="0"/>
          <w:marBottom w:val="0"/>
          <w:divBdr>
            <w:top w:val="none" w:sz="0" w:space="0" w:color="auto"/>
            <w:left w:val="none" w:sz="0" w:space="0" w:color="auto"/>
            <w:bottom w:val="none" w:sz="0" w:space="0" w:color="auto"/>
            <w:right w:val="none" w:sz="0" w:space="0" w:color="auto"/>
          </w:divBdr>
        </w:div>
        <w:div w:id="281351958">
          <w:marLeft w:val="480"/>
          <w:marRight w:val="0"/>
          <w:marTop w:val="0"/>
          <w:marBottom w:val="0"/>
          <w:divBdr>
            <w:top w:val="none" w:sz="0" w:space="0" w:color="auto"/>
            <w:left w:val="none" w:sz="0" w:space="0" w:color="auto"/>
            <w:bottom w:val="none" w:sz="0" w:space="0" w:color="auto"/>
            <w:right w:val="none" w:sz="0" w:space="0" w:color="auto"/>
          </w:divBdr>
        </w:div>
        <w:div w:id="485442715">
          <w:marLeft w:val="480"/>
          <w:marRight w:val="0"/>
          <w:marTop w:val="0"/>
          <w:marBottom w:val="0"/>
          <w:divBdr>
            <w:top w:val="none" w:sz="0" w:space="0" w:color="auto"/>
            <w:left w:val="none" w:sz="0" w:space="0" w:color="auto"/>
            <w:bottom w:val="none" w:sz="0" w:space="0" w:color="auto"/>
            <w:right w:val="none" w:sz="0" w:space="0" w:color="auto"/>
          </w:divBdr>
          <w:divsChild>
            <w:div w:id="2077626438">
              <w:marLeft w:val="0"/>
              <w:marRight w:val="0"/>
              <w:marTop w:val="0"/>
              <w:marBottom w:val="0"/>
              <w:divBdr>
                <w:top w:val="none" w:sz="0" w:space="0" w:color="auto"/>
                <w:left w:val="none" w:sz="0" w:space="0" w:color="auto"/>
                <w:bottom w:val="none" w:sz="0" w:space="0" w:color="auto"/>
                <w:right w:val="none" w:sz="0" w:space="0" w:color="auto"/>
              </w:divBdr>
              <w:divsChild>
                <w:div w:id="284318199">
                  <w:marLeft w:val="480"/>
                  <w:marRight w:val="0"/>
                  <w:marTop w:val="0"/>
                  <w:marBottom w:val="0"/>
                  <w:divBdr>
                    <w:top w:val="none" w:sz="0" w:space="0" w:color="auto"/>
                    <w:left w:val="none" w:sz="0" w:space="0" w:color="auto"/>
                    <w:bottom w:val="none" w:sz="0" w:space="0" w:color="auto"/>
                    <w:right w:val="none" w:sz="0" w:space="0" w:color="auto"/>
                  </w:divBdr>
                </w:div>
                <w:div w:id="719328807">
                  <w:marLeft w:val="480"/>
                  <w:marRight w:val="0"/>
                  <w:marTop w:val="0"/>
                  <w:marBottom w:val="0"/>
                  <w:divBdr>
                    <w:top w:val="none" w:sz="0" w:space="0" w:color="auto"/>
                    <w:left w:val="none" w:sz="0" w:space="0" w:color="auto"/>
                    <w:bottom w:val="none" w:sz="0" w:space="0" w:color="auto"/>
                    <w:right w:val="none" w:sz="0" w:space="0" w:color="auto"/>
                  </w:divBdr>
                </w:div>
                <w:div w:id="1005715739">
                  <w:marLeft w:val="480"/>
                  <w:marRight w:val="0"/>
                  <w:marTop w:val="0"/>
                  <w:marBottom w:val="0"/>
                  <w:divBdr>
                    <w:top w:val="none" w:sz="0" w:space="0" w:color="auto"/>
                    <w:left w:val="none" w:sz="0" w:space="0" w:color="auto"/>
                    <w:bottom w:val="none" w:sz="0" w:space="0" w:color="auto"/>
                    <w:right w:val="none" w:sz="0" w:space="0" w:color="auto"/>
                  </w:divBdr>
                </w:div>
                <w:div w:id="1052005148">
                  <w:marLeft w:val="480"/>
                  <w:marRight w:val="0"/>
                  <w:marTop w:val="0"/>
                  <w:marBottom w:val="0"/>
                  <w:divBdr>
                    <w:top w:val="none" w:sz="0" w:space="0" w:color="auto"/>
                    <w:left w:val="none" w:sz="0" w:space="0" w:color="auto"/>
                    <w:bottom w:val="none" w:sz="0" w:space="0" w:color="auto"/>
                    <w:right w:val="none" w:sz="0" w:space="0" w:color="auto"/>
                  </w:divBdr>
                </w:div>
                <w:div w:id="1454833995">
                  <w:marLeft w:val="480"/>
                  <w:marRight w:val="0"/>
                  <w:marTop w:val="0"/>
                  <w:marBottom w:val="0"/>
                  <w:divBdr>
                    <w:top w:val="none" w:sz="0" w:space="0" w:color="auto"/>
                    <w:left w:val="none" w:sz="0" w:space="0" w:color="auto"/>
                    <w:bottom w:val="none" w:sz="0" w:space="0" w:color="auto"/>
                    <w:right w:val="none" w:sz="0" w:space="0" w:color="auto"/>
                  </w:divBdr>
                </w:div>
                <w:div w:id="1772818337">
                  <w:marLeft w:val="480"/>
                  <w:marRight w:val="0"/>
                  <w:marTop w:val="0"/>
                  <w:marBottom w:val="0"/>
                  <w:divBdr>
                    <w:top w:val="none" w:sz="0" w:space="0" w:color="auto"/>
                    <w:left w:val="none" w:sz="0" w:space="0" w:color="auto"/>
                    <w:bottom w:val="none" w:sz="0" w:space="0" w:color="auto"/>
                    <w:right w:val="none" w:sz="0" w:space="0" w:color="auto"/>
                  </w:divBdr>
                </w:div>
                <w:div w:id="1807770074">
                  <w:marLeft w:val="480"/>
                  <w:marRight w:val="0"/>
                  <w:marTop w:val="0"/>
                  <w:marBottom w:val="0"/>
                  <w:divBdr>
                    <w:top w:val="none" w:sz="0" w:space="0" w:color="auto"/>
                    <w:left w:val="none" w:sz="0" w:space="0" w:color="auto"/>
                    <w:bottom w:val="none" w:sz="0" w:space="0" w:color="auto"/>
                    <w:right w:val="none" w:sz="0" w:space="0" w:color="auto"/>
                  </w:divBdr>
                </w:div>
                <w:div w:id="2066680035">
                  <w:marLeft w:val="480"/>
                  <w:marRight w:val="0"/>
                  <w:marTop w:val="0"/>
                  <w:marBottom w:val="0"/>
                  <w:divBdr>
                    <w:top w:val="none" w:sz="0" w:space="0" w:color="auto"/>
                    <w:left w:val="none" w:sz="0" w:space="0" w:color="auto"/>
                    <w:bottom w:val="none" w:sz="0" w:space="0" w:color="auto"/>
                    <w:right w:val="none" w:sz="0" w:space="0" w:color="auto"/>
                  </w:divBdr>
                </w:div>
                <w:div w:id="2083990666">
                  <w:marLeft w:val="480"/>
                  <w:marRight w:val="0"/>
                  <w:marTop w:val="0"/>
                  <w:marBottom w:val="0"/>
                  <w:divBdr>
                    <w:top w:val="none" w:sz="0" w:space="0" w:color="auto"/>
                    <w:left w:val="none" w:sz="0" w:space="0" w:color="auto"/>
                    <w:bottom w:val="none" w:sz="0" w:space="0" w:color="auto"/>
                    <w:right w:val="none" w:sz="0" w:space="0" w:color="auto"/>
                  </w:divBdr>
                </w:div>
                <w:div w:id="2105149162">
                  <w:marLeft w:val="480"/>
                  <w:marRight w:val="0"/>
                  <w:marTop w:val="0"/>
                  <w:marBottom w:val="0"/>
                  <w:divBdr>
                    <w:top w:val="none" w:sz="0" w:space="0" w:color="auto"/>
                    <w:left w:val="none" w:sz="0" w:space="0" w:color="auto"/>
                    <w:bottom w:val="none" w:sz="0" w:space="0" w:color="auto"/>
                    <w:right w:val="none" w:sz="0" w:space="0" w:color="auto"/>
                  </w:divBdr>
                </w:div>
                <w:div w:id="212292004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46590890">
          <w:marLeft w:val="480"/>
          <w:marRight w:val="0"/>
          <w:marTop w:val="0"/>
          <w:marBottom w:val="0"/>
          <w:divBdr>
            <w:top w:val="none" w:sz="0" w:space="0" w:color="auto"/>
            <w:left w:val="none" w:sz="0" w:space="0" w:color="auto"/>
            <w:bottom w:val="none" w:sz="0" w:space="0" w:color="auto"/>
            <w:right w:val="none" w:sz="0" w:space="0" w:color="auto"/>
          </w:divBdr>
        </w:div>
        <w:div w:id="657005757">
          <w:marLeft w:val="480"/>
          <w:marRight w:val="0"/>
          <w:marTop w:val="0"/>
          <w:marBottom w:val="0"/>
          <w:divBdr>
            <w:top w:val="none" w:sz="0" w:space="0" w:color="auto"/>
            <w:left w:val="none" w:sz="0" w:space="0" w:color="auto"/>
            <w:bottom w:val="none" w:sz="0" w:space="0" w:color="auto"/>
            <w:right w:val="none" w:sz="0" w:space="0" w:color="auto"/>
          </w:divBdr>
        </w:div>
        <w:div w:id="665667829">
          <w:marLeft w:val="480"/>
          <w:marRight w:val="0"/>
          <w:marTop w:val="0"/>
          <w:marBottom w:val="0"/>
          <w:divBdr>
            <w:top w:val="none" w:sz="0" w:space="0" w:color="auto"/>
            <w:left w:val="none" w:sz="0" w:space="0" w:color="auto"/>
            <w:bottom w:val="none" w:sz="0" w:space="0" w:color="auto"/>
            <w:right w:val="none" w:sz="0" w:space="0" w:color="auto"/>
          </w:divBdr>
        </w:div>
        <w:div w:id="825125449">
          <w:marLeft w:val="480"/>
          <w:marRight w:val="0"/>
          <w:marTop w:val="0"/>
          <w:marBottom w:val="0"/>
          <w:divBdr>
            <w:top w:val="none" w:sz="0" w:space="0" w:color="auto"/>
            <w:left w:val="none" w:sz="0" w:space="0" w:color="auto"/>
            <w:bottom w:val="none" w:sz="0" w:space="0" w:color="auto"/>
            <w:right w:val="none" w:sz="0" w:space="0" w:color="auto"/>
          </w:divBdr>
        </w:div>
        <w:div w:id="1128357605">
          <w:marLeft w:val="480"/>
          <w:marRight w:val="0"/>
          <w:marTop w:val="0"/>
          <w:marBottom w:val="0"/>
          <w:divBdr>
            <w:top w:val="none" w:sz="0" w:space="0" w:color="auto"/>
            <w:left w:val="none" w:sz="0" w:space="0" w:color="auto"/>
            <w:bottom w:val="none" w:sz="0" w:space="0" w:color="auto"/>
            <w:right w:val="none" w:sz="0" w:space="0" w:color="auto"/>
          </w:divBdr>
        </w:div>
        <w:div w:id="1495994580">
          <w:marLeft w:val="480"/>
          <w:marRight w:val="0"/>
          <w:marTop w:val="0"/>
          <w:marBottom w:val="0"/>
          <w:divBdr>
            <w:top w:val="none" w:sz="0" w:space="0" w:color="auto"/>
            <w:left w:val="none" w:sz="0" w:space="0" w:color="auto"/>
            <w:bottom w:val="none" w:sz="0" w:space="0" w:color="auto"/>
            <w:right w:val="none" w:sz="0" w:space="0" w:color="auto"/>
          </w:divBdr>
        </w:div>
        <w:div w:id="2081319286">
          <w:marLeft w:val="480"/>
          <w:marRight w:val="0"/>
          <w:marTop w:val="0"/>
          <w:marBottom w:val="0"/>
          <w:divBdr>
            <w:top w:val="none" w:sz="0" w:space="0" w:color="auto"/>
            <w:left w:val="none" w:sz="0" w:space="0" w:color="auto"/>
            <w:bottom w:val="none" w:sz="0" w:space="0" w:color="auto"/>
            <w:right w:val="none" w:sz="0" w:space="0" w:color="auto"/>
          </w:divBdr>
        </w:div>
      </w:divsChild>
    </w:div>
    <w:div w:id="1822843941">
      <w:bodyDiv w:val="1"/>
      <w:marLeft w:val="0"/>
      <w:marRight w:val="0"/>
      <w:marTop w:val="0"/>
      <w:marBottom w:val="0"/>
      <w:divBdr>
        <w:top w:val="none" w:sz="0" w:space="0" w:color="auto"/>
        <w:left w:val="none" w:sz="0" w:space="0" w:color="auto"/>
        <w:bottom w:val="none" w:sz="0" w:space="0" w:color="auto"/>
        <w:right w:val="none" w:sz="0" w:space="0" w:color="auto"/>
      </w:divBdr>
    </w:div>
    <w:div w:id="1829131053">
      <w:bodyDiv w:val="1"/>
      <w:marLeft w:val="0"/>
      <w:marRight w:val="0"/>
      <w:marTop w:val="0"/>
      <w:marBottom w:val="0"/>
      <w:divBdr>
        <w:top w:val="none" w:sz="0" w:space="0" w:color="auto"/>
        <w:left w:val="none" w:sz="0" w:space="0" w:color="auto"/>
        <w:bottom w:val="none" w:sz="0" w:space="0" w:color="auto"/>
        <w:right w:val="none" w:sz="0" w:space="0" w:color="auto"/>
      </w:divBdr>
      <w:divsChild>
        <w:div w:id="14967362">
          <w:marLeft w:val="480"/>
          <w:marRight w:val="0"/>
          <w:marTop w:val="0"/>
          <w:marBottom w:val="0"/>
          <w:divBdr>
            <w:top w:val="none" w:sz="0" w:space="0" w:color="auto"/>
            <w:left w:val="none" w:sz="0" w:space="0" w:color="auto"/>
            <w:bottom w:val="none" w:sz="0" w:space="0" w:color="auto"/>
            <w:right w:val="none" w:sz="0" w:space="0" w:color="auto"/>
          </w:divBdr>
        </w:div>
        <w:div w:id="27224318">
          <w:marLeft w:val="480"/>
          <w:marRight w:val="0"/>
          <w:marTop w:val="0"/>
          <w:marBottom w:val="0"/>
          <w:divBdr>
            <w:top w:val="none" w:sz="0" w:space="0" w:color="auto"/>
            <w:left w:val="none" w:sz="0" w:space="0" w:color="auto"/>
            <w:bottom w:val="none" w:sz="0" w:space="0" w:color="auto"/>
            <w:right w:val="none" w:sz="0" w:space="0" w:color="auto"/>
          </w:divBdr>
        </w:div>
        <w:div w:id="31854461">
          <w:marLeft w:val="480"/>
          <w:marRight w:val="0"/>
          <w:marTop w:val="0"/>
          <w:marBottom w:val="0"/>
          <w:divBdr>
            <w:top w:val="none" w:sz="0" w:space="0" w:color="auto"/>
            <w:left w:val="none" w:sz="0" w:space="0" w:color="auto"/>
            <w:bottom w:val="none" w:sz="0" w:space="0" w:color="auto"/>
            <w:right w:val="none" w:sz="0" w:space="0" w:color="auto"/>
          </w:divBdr>
        </w:div>
        <w:div w:id="57830400">
          <w:marLeft w:val="480"/>
          <w:marRight w:val="0"/>
          <w:marTop w:val="0"/>
          <w:marBottom w:val="0"/>
          <w:divBdr>
            <w:top w:val="none" w:sz="0" w:space="0" w:color="auto"/>
            <w:left w:val="none" w:sz="0" w:space="0" w:color="auto"/>
            <w:bottom w:val="none" w:sz="0" w:space="0" w:color="auto"/>
            <w:right w:val="none" w:sz="0" w:space="0" w:color="auto"/>
          </w:divBdr>
        </w:div>
        <w:div w:id="275990727">
          <w:marLeft w:val="480"/>
          <w:marRight w:val="0"/>
          <w:marTop w:val="0"/>
          <w:marBottom w:val="0"/>
          <w:divBdr>
            <w:top w:val="none" w:sz="0" w:space="0" w:color="auto"/>
            <w:left w:val="none" w:sz="0" w:space="0" w:color="auto"/>
            <w:bottom w:val="none" w:sz="0" w:space="0" w:color="auto"/>
            <w:right w:val="none" w:sz="0" w:space="0" w:color="auto"/>
          </w:divBdr>
        </w:div>
        <w:div w:id="392966633">
          <w:marLeft w:val="480"/>
          <w:marRight w:val="0"/>
          <w:marTop w:val="0"/>
          <w:marBottom w:val="0"/>
          <w:divBdr>
            <w:top w:val="none" w:sz="0" w:space="0" w:color="auto"/>
            <w:left w:val="none" w:sz="0" w:space="0" w:color="auto"/>
            <w:bottom w:val="none" w:sz="0" w:space="0" w:color="auto"/>
            <w:right w:val="none" w:sz="0" w:space="0" w:color="auto"/>
          </w:divBdr>
        </w:div>
        <w:div w:id="415514351">
          <w:marLeft w:val="480"/>
          <w:marRight w:val="0"/>
          <w:marTop w:val="0"/>
          <w:marBottom w:val="0"/>
          <w:divBdr>
            <w:top w:val="none" w:sz="0" w:space="0" w:color="auto"/>
            <w:left w:val="none" w:sz="0" w:space="0" w:color="auto"/>
            <w:bottom w:val="none" w:sz="0" w:space="0" w:color="auto"/>
            <w:right w:val="none" w:sz="0" w:space="0" w:color="auto"/>
          </w:divBdr>
        </w:div>
        <w:div w:id="425469647">
          <w:marLeft w:val="480"/>
          <w:marRight w:val="0"/>
          <w:marTop w:val="0"/>
          <w:marBottom w:val="0"/>
          <w:divBdr>
            <w:top w:val="none" w:sz="0" w:space="0" w:color="auto"/>
            <w:left w:val="none" w:sz="0" w:space="0" w:color="auto"/>
            <w:bottom w:val="none" w:sz="0" w:space="0" w:color="auto"/>
            <w:right w:val="none" w:sz="0" w:space="0" w:color="auto"/>
          </w:divBdr>
        </w:div>
        <w:div w:id="505704951">
          <w:marLeft w:val="480"/>
          <w:marRight w:val="0"/>
          <w:marTop w:val="0"/>
          <w:marBottom w:val="0"/>
          <w:divBdr>
            <w:top w:val="none" w:sz="0" w:space="0" w:color="auto"/>
            <w:left w:val="none" w:sz="0" w:space="0" w:color="auto"/>
            <w:bottom w:val="none" w:sz="0" w:space="0" w:color="auto"/>
            <w:right w:val="none" w:sz="0" w:space="0" w:color="auto"/>
          </w:divBdr>
        </w:div>
        <w:div w:id="519052156">
          <w:marLeft w:val="480"/>
          <w:marRight w:val="0"/>
          <w:marTop w:val="0"/>
          <w:marBottom w:val="0"/>
          <w:divBdr>
            <w:top w:val="none" w:sz="0" w:space="0" w:color="auto"/>
            <w:left w:val="none" w:sz="0" w:space="0" w:color="auto"/>
            <w:bottom w:val="none" w:sz="0" w:space="0" w:color="auto"/>
            <w:right w:val="none" w:sz="0" w:space="0" w:color="auto"/>
          </w:divBdr>
        </w:div>
        <w:div w:id="731198415">
          <w:marLeft w:val="480"/>
          <w:marRight w:val="0"/>
          <w:marTop w:val="0"/>
          <w:marBottom w:val="0"/>
          <w:divBdr>
            <w:top w:val="none" w:sz="0" w:space="0" w:color="auto"/>
            <w:left w:val="none" w:sz="0" w:space="0" w:color="auto"/>
            <w:bottom w:val="none" w:sz="0" w:space="0" w:color="auto"/>
            <w:right w:val="none" w:sz="0" w:space="0" w:color="auto"/>
          </w:divBdr>
        </w:div>
        <w:div w:id="759300252">
          <w:marLeft w:val="480"/>
          <w:marRight w:val="0"/>
          <w:marTop w:val="0"/>
          <w:marBottom w:val="0"/>
          <w:divBdr>
            <w:top w:val="none" w:sz="0" w:space="0" w:color="auto"/>
            <w:left w:val="none" w:sz="0" w:space="0" w:color="auto"/>
            <w:bottom w:val="none" w:sz="0" w:space="0" w:color="auto"/>
            <w:right w:val="none" w:sz="0" w:space="0" w:color="auto"/>
          </w:divBdr>
        </w:div>
        <w:div w:id="776096339">
          <w:marLeft w:val="480"/>
          <w:marRight w:val="0"/>
          <w:marTop w:val="0"/>
          <w:marBottom w:val="0"/>
          <w:divBdr>
            <w:top w:val="none" w:sz="0" w:space="0" w:color="auto"/>
            <w:left w:val="none" w:sz="0" w:space="0" w:color="auto"/>
            <w:bottom w:val="none" w:sz="0" w:space="0" w:color="auto"/>
            <w:right w:val="none" w:sz="0" w:space="0" w:color="auto"/>
          </w:divBdr>
        </w:div>
        <w:div w:id="784614371">
          <w:marLeft w:val="480"/>
          <w:marRight w:val="0"/>
          <w:marTop w:val="0"/>
          <w:marBottom w:val="0"/>
          <w:divBdr>
            <w:top w:val="none" w:sz="0" w:space="0" w:color="auto"/>
            <w:left w:val="none" w:sz="0" w:space="0" w:color="auto"/>
            <w:bottom w:val="none" w:sz="0" w:space="0" w:color="auto"/>
            <w:right w:val="none" w:sz="0" w:space="0" w:color="auto"/>
          </w:divBdr>
        </w:div>
        <w:div w:id="843203880">
          <w:marLeft w:val="480"/>
          <w:marRight w:val="0"/>
          <w:marTop w:val="0"/>
          <w:marBottom w:val="0"/>
          <w:divBdr>
            <w:top w:val="none" w:sz="0" w:space="0" w:color="auto"/>
            <w:left w:val="none" w:sz="0" w:space="0" w:color="auto"/>
            <w:bottom w:val="none" w:sz="0" w:space="0" w:color="auto"/>
            <w:right w:val="none" w:sz="0" w:space="0" w:color="auto"/>
          </w:divBdr>
        </w:div>
        <w:div w:id="1207836033">
          <w:marLeft w:val="480"/>
          <w:marRight w:val="0"/>
          <w:marTop w:val="0"/>
          <w:marBottom w:val="0"/>
          <w:divBdr>
            <w:top w:val="none" w:sz="0" w:space="0" w:color="auto"/>
            <w:left w:val="none" w:sz="0" w:space="0" w:color="auto"/>
            <w:bottom w:val="none" w:sz="0" w:space="0" w:color="auto"/>
            <w:right w:val="none" w:sz="0" w:space="0" w:color="auto"/>
          </w:divBdr>
        </w:div>
        <w:div w:id="1233471586">
          <w:marLeft w:val="480"/>
          <w:marRight w:val="0"/>
          <w:marTop w:val="0"/>
          <w:marBottom w:val="0"/>
          <w:divBdr>
            <w:top w:val="none" w:sz="0" w:space="0" w:color="auto"/>
            <w:left w:val="none" w:sz="0" w:space="0" w:color="auto"/>
            <w:bottom w:val="none" w:sz="0" w:space="0" w:color="auto"/>
            <w:right w:val="none" w:sz="0" w:space="0" w:color="auto"/>
          </w:divBdr>
        </w:div>
        <w:div w:id="1296327209">
          <w:marLeft w:val="480"/>
          <w:marRight w:val="0"/>
          <w:marTop w:val="0"/>
          <w:marBottom w:val="0"/>
          <w:divBdr>
            <w:top w:val="none" w:sz="0" w:space="0" w:color="auto"/>
            <w:left w:val="none" w:sz="0" w:space="0" w:color="auto"/>
            <w:bottom w:val="none" w:sz="0" w:space="0" w:color="auto"/>
            <w:right w:val="none" w:sz="0" w:space="0" w:color="auto"/>
          </w:divBdr>
        </w:div>
        <w:div w:id="1450860721">
          <w:marLeft w:val="480"/>
          <w:marRight w:val="0"/>
          <w:marTop w:val="0"/>
          <w:marBottom w:val="0"/>
          <w:divBdr>
            <w:top w:val="none" w:sz="0" w:space="0" w:color="auto"/>
            <w:left w:val="none" w:sz="0" w:space="0" w:color="auto"/>
            <w:bottom w:val="none" w:sz="0" w:space="0" w:color="auto"/>
            <w:right w:val="none" w:sz="0" w:space="0" w:color="auto"/>
          </w:divBdr>
        </w:div>
        <w:div w:id="1628701840">
          <w:marLeft w:val="480"/>
          <w:marRight w:val="0"/>
          <w:marTop w:val="0"/>
          <w:marBottom w:val="0"/>
          <w:divBdr>
            <w:top w:val="none" w:sz="0" w:space="0" w:color="auto"/>
            <w:left w:val="none" w:sz="0" w:space="0" w:color="auto"/>
            <w:bottom w:val="none" w:sz="0" w:space="0" w:color="auto"/>
            <w:right w:val="none" w:sz="0" w:space="0" w:color="auto"/>
          </w:divBdr>
        </w:div>
        <w:div w:id="1688751287">
          <w:marLeft w:val="480"/>
          <w:marRight w:val="0"/>
          <w:marTop w:val="0"/>
          <w:marBottom w:val="0"/>
          <w:divBdr>
            <w:top w:val="none" w:sz="0" w:space="0" w:color="auto"/>
            <w:left w:val="none" w:sz="0" w:space="0" w:color="auto"/>
            <w:bottom w:val="none" w:sz="0" w:space="0" w:color="auto"/>
            <w:right w:val="none" w:sz="0" w:space="0" w:color="auto"/>
          </w:divBdr>
        </w:div>
        <w:div w:id="1743943582">
          <w:marLeft w:val="480"/>
          <w:marRight w:val="0"/>
          <w:marTop w:val="0"/>
          <w:marBottom w:val="0"/>
          <w:divBdr>
            <w:top w:val="none" w:sz="0" w:space="0" w:color="auto"/>
            <w:left w:val="none" w:sz="0" w:space="0" w:color="auto"/>
            <w:bottom w:val="none" w:sz="0" w:space="0" w:color="auto"/>
            <w:right w:val="none" w:sz="0" w:space="0" w:color="auto"/>
          </w:divBdr>
        </w:div>
        <w:div w:id="1776946597">
          <w:marLeft w:val="480"/>
          <w:marRight w:val="0"/>
          <w:marTop w:val="0"/>
          <w:marBottom w:val="0"/>
          <w:divBdr>
            <w:top w:val="none" w:sz="0" w:space="0" w:color="auto"/>
            <w:left w:val="none" w:sz="0" w:space="0" w:color="auto"/>
            <w:bottom w:val="none" w:sz="0" w:space="0" w:color="auto"/>
            <w:right w:val="none" w:sz="0" w:space="0" w:color="auto"/>
          </w:divBdr>
        </w:div>
        <w:div w:id="1823039831">
          <w:marLeft w:val="480"/>
          <w:marRight w:val="0"/>
          <w:marTop w:val="0"/>
          <w:marBottom w:val="0"/>
          <w:divBdr>
            <w:top w:val="none" w:sz="0" w:space="0" w:color="auto"/>
            <w:left w:val="none" w:sz="0" w:space="0" w:color="auto"/>
            <w:bottom w:val="none" w:sz="0" w:space="0" w:color="auto"/>
            <w:right w:val="none" w:sz="0" w:space="0" w:color="auto"/>
          </w:divBdr>
        </w:div>
        <w:div w:id="1836729222">
          <w:marLeft w:val="480"/>
          <w:marRight w:val="0"/>
          <w:marTop w:val="0"/>
          <w:marBottom w:val="0"/>
          <w:divBdr>
            <w:top w:val="none" w:sz="0" w:space="0" w:color="auto"/>
            <w:left w:val="none" w:sz="0" w:space="0" w:color="auto"/>
            <w:bottom w:val="none" w:sz="0" w:space="0" w:color="auto"/>
            <w:right w:val="none" w:sz="0" w:space="0" w:color="auto"/>
          </w:divBdr>
        </w:div>
        <w:div w:id="1908102553">
          <w:marLeft w:val="480"/>
          <w:marRight w:val="0"/>
          <w:marTop w:val="0"/>
          <w:marBottom w:val="0"/>
          <w:divBdr>
            <w:top w:val="none" w:sz="0" w:space="0" w:color="auto"/>
            <w:left w:val="none" w:sz="0" w:space="0" w:color="auto"/>
            <w:bottom w:val="none" w:sz="0" w:space="0" w:color="auto"/>
            <w:right w:val="none" w:sz="0" w:space="0" w:color="auto"/>
          </w:divBdr>
        </w:div>
        <w:div w:id="1914923895">
          <w:marLeft w:val="480"/>
          <w:marRight w:val="0"/>
          <w:marTop w:val="0"/>
          <w:marBottom w:val="0"/>
          <w:divBdr>
            <w:top w:val="none" w:sz="0" w:space="0" w:color="auto"/>
            <w:left w:val="none" w:sz="0" w:space="0" w:color="auto"/>
            <w:bottom w:val="none" w:sz="0" w:space="0" w:color="auto"/>
            <w:right w:val="none" w:sz="0" w:space="0" w:color="auto"/>
          </w:divBdr>
        </w:div>
        <w:div w:id="1985115959">
          <w:marLeft w:val="480"/>
          <w:marRight w:val="0"/>
          <w:marTop w:val="0"/>
          <w:marBottom w:val="0"/>
          <w:divBdr>
            <w:top w:val="none" w:sz="0" w:space="0" w:color="auto"/>
            <w:left w:val="none" w:sz="0" w:space="0" w:color="auto"/>
            <w:bottom w:val="none" w:sz="0" w:space="0" w:color="auto"/>
            <w:right w:val="none" w:sz="0" w:space="0" w:color="auto"/>
          </w:divBdr>
        </w:div>
        <w:div w:id="2023779131">
          <w:marLeft w:val="480"/>
          <w:marRight w:val="0"/>
          <w:marTop w:val="0"/>
          <w:marBottom w:val="0"/>
          <w:divBdr>
            <w:top w:val="none" w:sz="0" w:space="0" w:color="auto"/>
            <w:left w:val="none" w:sz="0" w:space="0" w:color="auto"/>
            <w:bottom w:val="none" w:sz="0" w:space="0" w:color="auto"/>
            <w:right w:val="none" w:sz="0" w:space="0" w:color="auto"/>
          </w:divBdr>
        </w:div>
        <w:div w:id="2035841221">
          <w:marLeft w:val="480"/>
          <w:marRight w:val="0"/>
          <w:marTop w:val="0"/>
          <w:marBottom w:val="0"/>
          <w:divBdr>
            <w:top w:val="none" w:sz="0" w:space="0" w:color="auto"/>
            <w:left w:val="none" w:sz="0" w:space="0" w:color="auto"/>
            <w:bottom w:val="none" w:sz="0" w:space="0" w:color="auto"/>
            <w:right w:val="none" w:sz="0" w:space="0" w:color="auto"/>
          </w:divBdr>
        </w:div>
      </w:divsChild>
    </w:div>
    <w:div w:id="1845046661">
      <w:bodyDiv w:val="1"/>
      <w:marLeft w:val="0"/>
      <w:marRight w:val="0"/>
      <w:marTop w:val="0"/>
      <w:marBottom w:val="0"/>
      <w:divBdr>
        <w:top w:val="none" w:sz="0" w:space="0" w:color="auto"/>
        <w:left w:val="none" w:sz="0" w:space="0" w:color="auto"/>
        <w:bottom w:val="none" w:sz="0" w:space="0" w:color="auto"/>
        <w:right w:val="none" w:sz="0" w:space="0" w:color="auto"/>
      </w:divBdr>
      <w:divsChild>
        <w:div w:id="297105253">
          <w:marLeft w:val="480"/>
          <w:marRight w:val="0"/>
          <w:marTop w:val="0"/>
          <w:marBottom w:val="0"/>
          <w:divBdr>
            <w:top w:val="none" w:sz="0" w:space="0" w:color="auto"/>
            <w:left w:val="none" w:sz="0" w:space="0" w:color="auto"/>
            <w:bottom w:val="none" w:sz="0" w:space="0" w:color="auto"/>
            <w:right w:val="none" w:sz="0" w:space="0" w:color="auto"/>
          </w:divBdr>
        </w:div>
        <w:div w:id="1225334766">
          <w:marLeft w:val="480"/>
          <w:marRight w:val="0"/>
          <w:marTop w:val="0"/>
          <w:marBottom w:val="0"/>
          <w:divBdr>
            <w:top w:val="none" w:sz="0" w:space="0" w:color="auto"/>
            <w:left w:val="none" w:sz="0" w:space="0" w:color="auto"/>
            <w:bottom w:val="none" w:sz="0" w:space="0" w:color="auto"/>
            <w:right w:val="none" w:sz="0" w:space="0" w:color="auto"/>
          </w:divBdr>
        </w:div>
        <w:div w:id="2074769538">
          <w:marLeft w:val="480"/>
          <w:marRight w:val="0"/>
          <w:marTop w:val="0"/>
          <w:marBottom w:val="0"/>
          <w:divBdr>
            <w:top w:val="none" w:sz="0" w:space="0" w:color="auto"/>
            <w:left w:val="none" w:sz="0" w:space="0" w:color="auto"/>
            <w:bottom w:val="none" w:sz="0" w:space="0" w:color="auto"/>
            <w:right w:val="none" w:sz="0" w:space="0" w:color="auto"/>
          </w:divBdr>
        </w:div>
      </w:divsChild>
    </w:div>
    <w:div w:id="1845432396">
      <w:bodyDiv w:val="1"/>
      <w:marLeft w:val="0"/>
      <w:marRight w:val="0"/>
      <w:marTop w:val="0"/>
      <w:marBottom w:val="0"/>
      <w:divBdr>
        <w:top w:val="none" w:sz="0" w:space="0" w:color="auto"/>
        <w:left w:val="none" w:sz="0" w:space="0" w:color="auto"/>
        <w:bottom w:val="none" w:sz="0" w:space="0" w:color="auto"/>
        <w:right w:val="none" w:sz="0" w:space="0" w:color="auto"/>
      </w:divBdr>
      <w:divsChild>
        <w:div w:id="382098784">
          <w:marLeft w:val="480"/>
          <w:marRight w:val="0"/>
          <w:marTop w:val="0"/>
          <w:marBottom w:val="0"/>
          <w:divBdr>
            <w:top w:val="none" w:sz="0" w:space="0" w:color="auto"/>
            <w:left w:val="none" w:sz="0" w:space="0" w:color="auto"/>
            <w:bottom w:val="none" w:sz="0" w:space="0" w:color="auto"/>
            <w:right w:val="none" w:sz="0" w:space="0" w:color="auto"/>
          </w:divBdr>
        </w:div>
        <w:div w:id="403144661">
          <w:marLeft w:val="480"/>
          <w:marRight w:val="0"/>
          <w:marTop w:val="0"/>
          <w:marBottom w:val="0"/>
          <w:divBdr>
            <w:top w:val="none" w:sz="0" w:space="0" w:color="auto"/>
            <w:left w:val="none" w:sz="0" w:space="0" w:color="auto"/>
            <w:bottom w:val="none" w:sz="0" w:space="0" w:color="auto"/>
            <w:right w:val="none" w:sz="0" w:space="0" w:color="auto"/>
          </w:divBdr>
        </w:div>
        <w:div w:id="993414830">
          <w:marLeft w:val="480"/>
          <w:marRight w:val="0"/>
          <w:marTop w:val="0"/>
          <w:marBottom w:val="0"/>
          <w:divBdr>
            <w:top w:val="none" w:sz="0" w:space="0" w:color="auto"/>
            <w:left w:val="none" w:sz="0" w:space="0" w:color="auto"/>
            <w:bottom w:val="none" w:sz="0" w:space="0" w:color="auto"/>
            <w:right w:val="none" w:sz="0" w:space="0" w:color="auto"/>
          </w:divBdr>
        </w:div>
        <w:div w:id="1285498929">
          <w:marLeft w:val="480"/>
          <w:marRight w:val="0"/>
          <w:marTop w:val="0"/>
          <w:marBottom w:val="0"/>
          <w:divBdr>
            <w:top w:val="none" w:sz="0" w:space="0" w:color="auto"/>
            <w:left w:val="none" w:sz="0" w:space="0" w:color="auto"/>
            <w:bottom w:val="none" w:sz="0" w:space="0" w:color="auto"/>
            <w:right w:val="none" w:sz="0" w:space="0" w:color="auto"/>
          </w:divBdr>
        </w:div>
        <w:div w:id="1394044437">
          <w:marLeft w:val="480"/>
          <w:marRight w:val="0"/>
          <w:marTop w:val="0"/>
          <w:marBottom w:val="0"/>
          <w:divBdr>
            <w:top w:val="none" w:sz="0" w:space="0" w:color="auto"/>
            <w:left w:val="none" w:sz="0" w:space="0" w:color="auto"/>
            <w:bottom w:val="none" w:sz="0" w:space="0" w:color="auto"/>
            <w:right w:val="none" w:sz="0" w:space="0" w:color="auto"/>
          </w:divBdr>
        </w:div>
        <w:div w:id="1396054098">
          <w:marLeft w:val="480"/>
          <w:marRight w:val="0"/>
          <w:marTop w:val="0"/>
          <w:marBottom w:val="0"/>
          <w:divBdr>
            <w:top w:val="none" w:sz="0" w:space="0" w:color="auto"/>
            <w:left w:val="none" w:sz="0" w:space="0" w:color="auto"/>
            <w:bottom w:val="none" w:sz="0" w:space="0" w:color="auto"/>
            <w:right w:val="none" w:sz="0" w:space="0" w:color="auto"/>
          </w:divBdr>
        </w:div>
        <w:div w:id="1989286903">
          <w:marLeft w:val="480"/>
          <w:marRight w:val="0"/>
          <w:marTop w:val="0"/>
          <w:marBottom w:val="0"/>
          <w:divBdr>
            <w:top w:val="none" w:sz="0" w:space="0" w:color="auto"/>
            <w:left w:val="none" w:sz="0" w:space="0" w:color="auto"/>
            <w:bottom w:val="none" w:sz="0" w:space="0" w:color="auto"/>
            <w:right w:val="none" w:sz="0" w:space="0" w:color="auto"/>
          </w:divBdr>
        </w:div>
      </w:divsChild>
    </w:div>
    <w:div w:id="1858999776">
      <w:bodyDiv w:val="1"/>
      <w:marLeft w:val="0"/>
      <w:marRight w:val="0"/>
      <w:marTop w:val="0"/>
      <w:marBottom w:val="0"/>
      <w:divBdr>
        <w:top w:val="none" w:sz="0" w:space="0" w:color="auto"/>
        <w:left w:val="none" w:sz="0" w:space="0" w:color="auto"/>
        <w:bottom w:val="none" w:sz="0" w:space="0" w:color="auto"/>
        <w:right w:val="none" w:sz="0" w:space="0" w:color="auto"/>
      </w:divBdr>
      <w:divsChild>
        <w:div w:id="464549979">
          <w:marLeft w:val="480"/>
          <w:marRight w:val="0"/>
          <w:marTop w:val="0"/>
          <w:marBottom w:val="0"/>
          <w:divBdr>
            <w:top w:val="none" w:sz="0" w:space="0" w:color="auto"/>
            <w:left w:val="none" w:sz="0" w:space="0" w:color="auto"/>
            <w:bottom w:val="none" w:sz="0" w:space="0" w:color="auto"/>
            <w:right w:val="none" w:sz="0" w:space="0" w:color="auto"/>
          </w:divBdr>
        </w:div>
        <w:div w:id="1369380104">
          <w:marLeft w:val="480"/>
          <w:marRight w:val="0"/>
          <w:marTop w:val="0"/>
          <w:marBottom w:val="0"/>
          <w:divBdr>
            <w:top w:val="none" w:sz="0" w:space="0" w:color="auto"/>
            <w:left w:val="none" w:sz="0" w:space="0" w:color="auto"/>
            <w:bottom w:val="none" w:sz="0" w:space="0" w:color="auto"/>
            <w:right w:val="none" w:sz="0" w:space="0" w:color="auto"/>
          </w:divBdr>
        </w:div>
        <w:div w:id="1965193366">
          <w:marLeft w:val="480"/>
          <w:marRight w:val="0"/>
          <w:marTop w:val="0"/>
          <w:marBottom w:val="0"/>
          <w:divBdr>
            <w:top w:val="none" w:sz="0" w:space="0" w:color="auto"/>
            <w:left w:val="none" w:sz="0" w:space="0" w:color="auto"/>
            <w:bottom w:val="none" w:sz="0" w:space="0" w:color="auto"/>
            <w:right w:val="none" w:sz="0" w:space="0" w:color="auto"/>
          </w:divBdr>
        </w:div>
      </w:divsChild>
    </w:div>
    <w:div w:id="1860465769">
      <w:bodyDiv w:val="1"/>
      <w:marLeft w:val="0"/>
      <w:marRight w:val="0"/>
      <w:marTop w:val="0"/>
      <w:marBottom w:val="0"/>
      <w:divBdr>
        <w:top w:val="none" w:sz="0" w:space="0" w:color="auto"/>
        <w:left w:val="none" w:sz="0" w:space="0" w:color="auto"/>
        <w:bottom w:val="none" w:sz="0" w:space="0" w:color="auto"/>
        <w:right w:val="none" w:sz="0" w:space="0" w:color="auto"/>
      </w:divBdr>
      <w:divsChild>
        <w:div w:id="16808320">
          <w:marLeft w:val="480"/>
          <w:marRight w:val="0"/>
          <w:marTop w:val="0"/>
          <w:marBottom w:val="0"/>
          <w:divBdr>
            <w:top w:val="none" w:sz="0" w:space="0" w:color="auto"/>
            <w:left w:val="none" w:sz="0" w:space="0" w:color="auto"/>
            <w:bottom w:val="none" w:sz="0" w:space="0" w:color="auto"/>
            <w:right w:val="none" w:sz="0" w:space="0" w:color="auto"/>
          </w:divBdr>
        </w:div>
        <w:div w:id="37319511">
          <w:marLeft w:val="480"/>
          <w:marRight w:val="0"/>
          <w:marTop w:val="0"/>
          <w:marBottom w:val="0"/>
          <w:divBdr>
            <w:top w:val="none" w:sz="0" w:space="0" w:color="auto"/>
            <w:left w:val="none" w:sz="0" w:space="0" w:color="auto"/>
            <w:bottom w:val="none" w:sz="0" w:space="0" w:color="auto"/>
            <w:right w:val="none" w:sz="0" w:space="0" w:color="auto"/>
          </w:divBdr>
        </w:div>
        <w:div w:id="78793947">
          <w:marLeft w:val="480"/>
          <w:marRight w:val="0"/>
          <w:marTop w:val="0"/>
          <w:marBottom w:val="0"/>
          <w:divBdr>
            <w:top w:val="none" w:sz="0" w:space="0" w:color="auto"/>
            <w:left w:val="none" w:sz="0" w:space="0" w:color="auto"/>
            <w:bottom w:val="none" w:sz="0" w:space="0" w:color="auto"/>
            <w:right w:val="none" w:sz="0" w:space="0" w:color="auto"/>
          </w:divBdr>
        </w:div>
        <w:div w:id="108669109">
          <w:marLeft w:val="480"/>
          <w:marRight w:val="0"/>
          <w:marTop w:val="0"/>
          <w:marBottom w:val="0"/>
          <w:divBdr>
            <w:top w:val="none" w:sz="0" w:space="0" w:color="auto"/>
            <w:left w:val="none" w:sz="0" w:space="0" w:color="auto"/>
            <w:bottom w:val="none" w:sz="0" w:space="0" w:color="auto"/>
            <w:right w:val="none" w:sz="0" w:space="0" w:color="auto"/>
          </w:divBdr>
        </w:div>
        <w:div w:id="307174206">
          <w:marLeft w:val="480"/>
          <w:marRight w:val="0"/>
          <w:marTop w:val="0"/>
          <w:marBottom w:val="0"/>
          <w:divBdr>
            <w:top w:val="none" w:sz="0" w:space="0" w:color="auto"/>
            <w:left w:val="none" w:sz="0" w:space="0" w:color="auto"/>
            <w:bottom w:val="none" w:sz="0" w:space="0" w:color="auto"/>
            <w:right w:val="none" w:sz="0" w:space="0" w:color="auto"/>
          </w:divBdr>
        </w:div>
        <w:div w:id="510607327">
          <w:marLeft w:val="480"/>
          <w:marRight w:val="0"/>
          <w:marTop w:val="0"/>
          <w:marBottom w:val="0"/>
          <w:divBdr>
            <w:top w:val="none" w:sz="0" w:space="0" w:color="auto"/>
            <w:left w:val="none" w:sz="0" w:space="0" w:color="auto"/>
            <w:bottom w:val="none" w:sz="0" w:space="0" w:color="auto"/>
            <w:right w:val="none" w:sz="0" w:space="0" w:color="auto"/>
          </w:divBdr>
        </w:div>
        <w:div w:id="578448258">
          <w:marLeft w:val="480"/>
          <w:marRight w:val="0"/>
          <w:marTop w:val="0"/>
          <w:marBottom w:val="0"/>
          <w:divBdr>
            <w:top w:val="none" w:sz="0" w:space="0" w:color="auto"/>
            <w:left w:val="none" w:sz="0" w:space="0" w:color="auto"/>
            <w:bottom w:val="none" w:sz="0" w:space="0" w:color="auto"/>
            <w:right w:val="none" w:sz="0" w:space="0" w:color="auto"/>
          </w:divBdr>
        </w:div>
        <w:div w:id="1008409935">
          <w:marLeft w:val="480"/>
          <w:marRight w:val="0"/>
          <w:marTop w:val="0"/>
          <w:marBottom w:val="0"/>
          <w:divBdr>
            <w:top w:val="none" w:sz="0" w:space="0" w:color="auto"/>
            <w:left w:val="none" w:sz="0" w:space="0" w:color="auto"/>
            <w:bottom w:val="none" w:sz="0" w:space="0" w:color="auto"/>
            <w:right w:val="none" w:sz="0" w:space="0" w:color="auto"/>
          </w:divBdr>
        </w:div>
        <w:div w:id="1017461691">
          <w:marLeft w:val="480"/>
          <w:marRight w:val="0"/>
          <w:marTop w:val="0"/>
          <w:marBottom w:val="0"/>
          <w:divBdr>
            <w:top w:val="none" w:sz="0" w:space="0" w:color="auto"/>
            <w:left w:val="none" w:sz="0" w:space="0" w:color="auto"/>
            <w:bottom w:val="none" w:sz="0" w:space="0" w:color="auto"/>
            <w:right w:val="none" w:sz="0" w:space="0" w:color="auto"/>
          </w:divBdr>
        </w:div>
        <w:div w:id="1056735037">
          <w:marLeft w:val="480"/>
          <w:marRight w:val="0"/>
          <w:marTop w:val="0"/>
          <w:marBottom w:val="0"/>
          <w:divBdr>
            <w:top w:val="none" w:sz="0" w:space="0" w:color="auto"/>
            <w:left w:val="none" w:sz="0" w:space="0" w:color="auto"/>
            <w:bottom w:val="none" w:sz="0" w:space="0" w:color="auto"/>
            <w:right w:val="none" w:sz="0" w:space="0" w:color="auto"/>
          </w:divBdr>
        </w:div>
        <w:div w:id="1153302843">
          <w:marLeft w:val="480"/>
          <w:marRight w:val="0"/>
          <w:marTop w:val="0"/>
          <w:marBottom w:val="0"/>
          <w:divBdr>
            <w:top w:val="none" w:sz="0" w:space="0" w:color="auto"/>
            <w:left w:val="none" w:sz="0" w:space="0" w:color="auto"/>
            <w:bottom w:val="none" w:sz="0" w:space="0" w:color="auto"/>
            <w:right w:val="none" w:sz="0" w:space="0" w:color="auto"/>
          </w:divBdr>
        </w:div>
        <w:div w:id="1205142256">
          <w:marLeft w:val="480"/>
          <w:marRight w:val="0"/>
          <w:marTop w:val="0"/>
          <w:marBottom w:val="0"/>
          <w:divBdr>
            <w:top w:val="none" w:sz="0" w:space="0" w:color="auto"/>
            <w:left w:val="none" w:sz="0" w:space="0" w:color="auto"/>
            <w:bottom w:val="none" w:sz="0" w:space="0" w:color="auto"/>
            <w:right w:val="none" w:sz="0" w:space="0" w:color="auto"/>
          </w:divBdr>
        </w:div>
        <w:div w:id="1458063159">
          <w:marLeft w:val="480"/>
          <w:marRight w:val="0"/>
          <w:marTop w:val="0"/>
          <w:marBottom w:val="0"/>
          <w:divBdr>
            <w:top w:val="none" w:sz="0" w:space="0" w:color="auto"/>
            <w:left w:val="none" w:sz="0" w:space="0" w:color="auto"/>
            <w:bottom w:val="none" w:sz="0" w:space="0" w:color="auto"/>
            <w:right w:val="none" w:sz="0" w:space="0" w:color="auto"/>
          </w:divBdr>
        </w:div>
        <w:div w:id="1706448274">
          <w:marLeft w:val="480"/>
          <w:marRight w:val="0"/>
          <w:marTop w:val="0"/>
          <w:marBottom w:val="0"/>
          <w:divBdr>
            <w:top w:val="none" w:sz="0" w:space="0" w:color="auto"/>
            <w:left w:val="none" w:sz="0" w:space="0" w:color="auto"/>
            <w:bottom w:val="none" w:sz="0" w:space="0" w:color="auto"/>
            <w:right w:val="none" w:sz="0" w:space="0" w:color="auto"/>
          </w:divBdr>
        </w:div>
        <w:div w:id="1960186342">
          <w:marLeft w:val="480"/>
          <w:marRight w:val="0"/>
          <w:marTop w:val="0"/>
          <w:marBottom w:val="0"/>
          <w:divBdr>
            <w:top w:val="none" w:sz="0" w:space="0" w:color="auto"/>
            <w:left w:val="none" w:sz="0" w:space="0" w:color="auto"/>
            <w:bottom w:val="none" w:sz="0" w:space="0" w:color="auto"/>
            <w:right w:val="none" w:sz="0" w:space="0" w:color="auto"/>
          </w:divBdr>
        </w:div>
        <w:div w:id="2100447190">
          <w:marLeft w:val="480"/>
          <w:marRight w:val="0"/>
          <w:marTop w:val="0"/>
          <w:marBottom w:val="0"/>
          <w:divBdr>
            <w:top w:val="none" w:sz="0" w:space="0" w:color="auto"/>
            <w:left w:val="none" w:sz="0" w:space="0" w:color="auto"/>
            <w:bottom w:val="none" w:sz="0" w:space="0" w:color="auto"/>
            <w:right w:val="none" w:sz="0" w:space="0" w:color="auto"/>
          </w:divBdr>
        </w:div>
      </w:divsChild>
    </w:div>
    <w:div w:id="1866941365">
      <w:bodyDiv w:val="1"/>
      <w:marLeft w:val="0"/>
      <w:marRight w:val="0"/>
      <w:marTop w:val="0"/>
      <w:marBottom w:val="0"/>
      <w:divBdr>
        <w:top w:val="none" w:sz="0" w:space="0" w:color="auto"/>
        <w:left w:val="none" w:sz="0" w:space="0" w:color="auto"/>
        <w:bottom w:val="none" w:sz="0" w:space="0" w:color="auto"/>
        <w:right w:val="none" w:sz="0" w:space="0" w:color="auto"/>
      </w:divBdr>
      <w:divsChild>
        <w:div w:id="12465566">
          <w:marLeft w:val="480"/>
          <w:marRight w:val="0"/>
          <w:marTop w:val="0"/>
          <w:marBottom w:val="0"/>
          <w:divBdr>
            <w:top w:val="none" w:sz="0" w:space="0" w:color="auto"/>
            <w:left w:val="none" w:sz="0" w:space="0" w:color="auto"/>
            <w:bottom w:val="none" w:sz="0" w:space="0" w:color="auto"/>
            <w:right w:val="none" w:sz="0" w:space="0" w:color="auto"/>
          </w:divBdr>
        </w:div>
        <w:div w:id="34668597">
          <w:marLeft w:val="480"/>
          <w:marRight w:val="0"/>
          <w:marTop w:val="0"/>
          <w:marBottom w:val="0"/>
          <w:divBdr>
            <w:top w:val="none" w:sz="0" w:space="0" w:color="auto"/>
            <w:left w:val="none" w:sz="0" w:space="0" w:color="auto"/>
            <w:bottom w:val="none" w:sz="0" w:space="0" w:color="auto"/>
            <w:right w:val="none" w:sz="0" w:space="0" w:color="auto"/>
          </w:divBdr>
        </w:div>
        <w:div w:id="67120974">
          <w:marLeft w:val="480"/>
          <w:marRight w:val="0"/>
          <w:marTop w:val="0"/>
          <w:marBottom w:val="0"/>
          <w:divBdr>
            <w:top w:val="none" w:sz="0" w:space="0" w:color="auto"/>
            <w:left w:val="none" w:sz="0" w:space="0" w:color="auto"/>
            <w:bottom w:val="none" w:sz="0" w:space="0" w:color="auto"/>
            <w:right w:val="none" w:sz="0" w:space="0" w:color="auto"/>
          </w:divBdr>
        </w:div>
        <w:div w:id="140314509">
          <w:marLeft w:val="480"/>
          <w:marRight w:val="0"/>
          <w:marTop w:val="0"/>
          <w:marBottom w:val="0"/>
          <w:divBdr>
            <w:top w:val="none" w:sz="0" w:space="0" w:color="auto"/>
            <w:left w:val="none" w:sz="0" w:space="0" w:color="auto"/>
            <w:bottom w:val="none" w:sz="0" w:space="0" w:color="auto"/>
            <w:right w:val="none" w:sz="0" w:space="0" w:color="auto"/>
          </w:divBdr>
        </w:div>
        <w:div w:id="251858801">
          <w:marLeft w:val="480"/>
          <w:marRight w:val="0"/>
          <w:marTop w:val="0"/>
          <w:marBottom w:val="0"/>
          <w:divBdr>
            <w:top w:val="none" w:sz="0" w:space="0" w:color="auto"/>
            <w:left w:val="none" w:sz="0" w:space="0" w:color="auto"/>
            <w:bottom w:val="none" w:sz="0" w:space="0" w:color="auto"/>
            <w:right w:val="none" w:sz="0" w:space="0" w:color="auto"/>
          </w:divBdr>
        </w:div>
        <w:div w:id="311716612">
          <w:marLeft w:val="480"/>
          <w:marRight w:val="0"/>
          <w:marTop w:val="0"/>
          <w:marBottom w:val="0"/>
          <w:divBdr>
            <w:top w:val="none" w:sz="0" w:space="0" w:color="auto"/>
            <w:left w:val="none" w:sz="0" w:space="0" w:color="auto"/>
            <w:bottom w:val="none" w:sz="0" w:space="0" w:color="auto"/>
            <w:right w:val="none" w:sz="0" w:space="0" w:color="auto"/>
          </w:divBdr>
        </w:div>
        <w:div w:id="352221349">
          <w:marLeft w:val="480"/>
          <w:marRight w:val="0"/>
          <w:marTop w:val="0"/>
          <w:marBottom w:val="0"/>
          <w:divBdr>
            <w:top w:val="none" w:sz="0" w:space="0" w:color="auto"/>
            <w:left w:val="none" w:sz="0" w:space="0" w:color="auto"/>
            <w:bottom w:val="none" w:sz="0" w:space="0" w:color="auto"/>
            <w:right w:val="none" w:sz="0" w:space="0" w:color="auto"/>
          </w:divBdr>
        </w:div>
        <w:div w:id="541794252">
          <w:marLeft w:val="480"/>
          <w:marRight w:val="0"/>
          <w:marTop w:val="0"/>
          <w:marBottom w:val="0"/>
          <w:divBdr>
            <w:top w:val="none" w:sz="0" w:space="0" w:color="auto"/>
            <w:left w:val="none" w:sz="0" w:space="0" w:color="auto"/>
            <w:bottom w:val="none" w:sz="0" w:space="0" w:color="auto"/>
            <w:right w:val="none" w:sz="0" w:space="0" w:color="auto"/>
          </w:divBdr>
        </w:div>
        <w:div w:id="587619977">
          <w:marLeft w:val="480"/>
          <w:marRight w:val="0"/>
          <w:marTop w:val="0"/>
          <w:marBottom w:val="0"/>
          <w:divBdr>
            <w:top w:val="none" w:sz="0" w:space="0" w:color="auto"/>
            <w:left w:val="none" w:sz="0" w:space="0" w:color="auto"/>
            <w:bottom w:val="none" w:sz="0" w:space="0" w:color="auto"/>
            <w:right w:val="none" w:sz="0" w:space="0" w:color="auto"/>
          </w:divBdr>
        </w:div>
        <w:div w:id="593248014">
          <w:marLeft w:val="480"/>
          <w:marRight w:val="0"/>
          <w:marTop w:val="0"/>
          <w:marBottom w:val="0"/>
          <w:divBdr>
            <w:top w:val="none" w:sz="0" w:space="0" w:color="auto"/>
            <w:left w:val="none" w:sz="0" w:space="0" w:color="auto"/>
            <w:bottom w:val="none" w:sz="0" w:space="0" w:color="auto"/>
            <w:right w:val="none" w:sz="0" w:space="0" w:color="auto"/>
          </w:divBdr>
        </w:div>
        <w:div w:id="595476686">
          <w:marLeft w:val="480"/>
          <w:marRight w:val="0"/>
          <w:marTop w:val="0"/>
          <w:marBottom w:val="0"/>
          <w:divBdr>
            <w:top w:val="none" w:sz="0" w:space="0" w:color="auto"/>
            <w:left w:val="none" w:sz="0" w:space="0" w:color="auto"/>
            <w:bottom w:val="none" w:sz="0" w:space="0" w:color="auto"/>
            <w:right w:val="none" w:sz="0" w:space="0" w:color="auto"/>
          </w:divBdr>
        </w:div>
        <w:div w:id="666399721">
          <w:marLeft w:val="480"/>
          <w:marRight w:val="0"/>
          <w:marTop w:val="0"/>
          <w:marBottom w:val="0"/>
          <w:divBdr>
            <w:top w:val="none" w:sz="0" w:space="0" w:color="auto"/>
            <w:left w:val="none" w:sz="0" w:space="0" w:color="auto"/>
            <w:bottom w:val="none" w:sz="0" w:space="0" w:color="auto"/>
            <w:right w:val="none" w:sz="0" w:space="0" w:color="auto"/>
          </w:divBdr>
        </w:div>
        <w:div w:id="871453609">
          <w:marLeft w:val="480"/>
          <w:marRight w:val="0"/>
          <w:marTop w:val="0"/>
          <w:marBottom w:val="0"/>
          <w:divBdr>
            <w:top w:val="none" w:sz="0" w:space="0" w:color="auto"/>
            <w:left w:val="none" w:sz="0" w:space="0" w:color="auto"/>
            <w:bottom w:val="none" w:sz="0" w:space="0" w:color="auto"/>
            <w:right w:val="none" w:sz="0" w:space="0" w:color="auto"/>
          </w:divBdr>
        </w:div>
        <w:div w:id="887646622">
          <w:marLeft w:val="480"/>
          <w:marRight w:val="0"/>
          <w:marTop w:val="0"/>
          <w:marBottom w:val="0"/>
          <w:divBdr>
            <w:top w:val="none" w:sz="0" w:space="0" w:color="auto"/>
            <w:left w:val="none" w:sz="0" w:space="0" w:color="auto"/>
            <w:bottom w:val="none" w:sz="0" w:space="0" w:color="auto"/>
            <w:right w:val="none" w:sz="0" w:space="0" w:color="auto"/>
          </w:divBdr>
        </w:div>
        <w:div w:id="927927617">
          <w:marLeft w:val="480"/>
          <w:marRight w:val="0"/>
          <w:marTop w:val="0"/>
          <w:marBottom w:val="0"/>
          <w:divBdr>
            <w:top w:val="none" w:sz="0" w:space="0" w:color="auto"/>
            <w:left w:val="none" w:sz="0" w:space="0" w:color="auto"/>
            <w:bottom w:val="none" w:sz="0" w:space="0" w:color="auto"/>
            <w:right w:val="none" w:sz="0" w:space="0" w:color="auto"/>
          </w:divBdr>
        </w:div>
        <w:div w:id="1071777047">
          <w:marLeft w:val="480"/>
          <w:marRight w:val="0"/>
          <w:marTop w:val="0"/>
          <w:marBottom w:val="0"/>
          <w:divBdr>
            <w:top w:val="none" w:sz="0" w:space="0" w:color="auto"/>
            <w:left w:val="none" w:sz="0" w:space="0" w:color="auto"/>
            <w:bottom w:val="none" w:sz="0" w:space="0" w:color="auto"/>
            <w:right w:val="none" w:sz="0" w:space="0" w:color="auto"/>
          </w:divBdr>
        </w:div>
        <w:div w:id="1116287574">
          <w:marLeft w:val="480"/>
          <w:marRight w:val="0"/>
          <w:marTop w:val="0"/>
          <w:marBottom w:val="0"/>
          <w:divBdr>
            <w:top w:val="none" w:sz="0" w:space="0" w:color="auto"/>
            <w:left w:val="none" w:sz="0" w:space="0" w:color="auto"/>
            <w:bottom w:val="none" w:sz="0" w:space="0" w:color="auto"/>
            <w:right w:val="none" w:sz="0" w:space="0" w:color="auto"/>
          </w:divBdr>
        </w:div>
        <w:div w:id="1232622464">
          <w:marLeft w:val="480"/>
          <w:marRight w:val="0"/>
          <w:marTop w:val="0"/>
          <w:marBottom w:val="0"/>
          <w:divBdr>
            <w:top w:val="none" w:sz="0" w:space="0" w:color="auto"/>
            <w:left w:val="none" w:sz="0" w:space="0" w:color="auto"/>
            <w:bottom w:val="none" w:sz="0" w:space="0" w:color="auto"/>
            <w:right w:val="none" w:sz="0" w:space="0" w:color="auto"/>
          </w:divBdr>
        </w:div>
        <w:div w:id="1267083757">
          <w:marLeft w:val="480"/>
          <w:marRight w:val="0"/>
          <w:marTop w:val="0"/>
          <w:marBottom w:val="0"/>
          <w:divBdr>
            <w:top w:val="none" w:sz="0" w:space="0" w:color="auto"/>
            <w:left w:val="none" w:sz="0" w:space="0" w:color="auto"/>
            <w:bottom w:val="none" w:sz="0" w:space="0" w:color="auto"/>
            <w:right w:val="none" w:sz="0" w:space="0" w:color="auto"/>
          </w:divBdr>
        </w:div>
        <w:div w:id="1389262307">
          <w:marLeft w:val="480"/>
          <w:marRight w:val="0"/>
          <w:marTop w:val="0"/>
          <w:marBottom w:val="0"/>
          <w:divBdr>
            <w:top w:val="none" w:sz="0" w:space="0" w:color="auto"/>
            <w:left w:val="none" w:sz="0" w:space="0" w:color="auto"/>
            <w:bottom w:val="none" w:sz="0" w:space="0" w:color="auto"/>
            <w:right w:val="none" w:sz="0" w:space="0" w:color="auto"/>
          </w:divBdr>
        </w:div>
        <w:div w:id="1576550105">
          <w:marLeft w:val="480"/>
          <w:marRight w:val="0"/>
          <w:marTop w:val="0"/>
          <w:marBottom w:val="0"/>
          <w:divBdr>
            <w:top w:val="none" w:sz="0" w:space="0" w:color="auto"/>
            <w:left w:val="none" w:sz="0" w:space="0" w:color="auto"/>
            <w:bottom w:val="none" w:sz="0" w:space="0" w:color="auto"/>
            <w:right w:val="none" w:sz="0" w:space="0" w:color="auto"/>
          </w:divBdr>
        </w:div>
        <w:div w:id="1711149876">
          <w:marLeft w:val="480"/>
          <w:marRight w:val="0"/>
          <w:marTop w:val="0"/>
          <w:marBottom w:val="0"/>
          <w:divBdr>
            <w:top w:val="none" w:sz="0" w:space="0" w:color="auto"/>
            <w:left w:val="none" w:sz="0" w:space="0" w:color="auto"/>
            <w:bottom w:val="none" w:sz="0" w:space="0" w:color="auto"/>
            <w:right w:val="none" w:sz="0" w:space="0" w:color="auto"/>
          </w:divBdr>
        </w:div>
        <w:div w:id="1730886073">
          <w:marLeft w:val="480"/>
          <w:marRight w:val="0"/>
          <w:marTop w:val="0"/>
          <w:marBottom w:val="0"/>
          <w:divBdr>
            <w:top w:val="none" w:sz="0" w:space="0" w:color="auto"/>
            <w:left w:val="none" w:sz="0" w:space="0" w:color="auto"/>
            <w:bottom w:val="none" w:sz="0" w:space="0" w:color="auto"/>
            <w:right w:val="none" w:sz="0" w:space="0" w:color="auto"/>
          </w:divBdr>
        </w:div>
        <w:div w:id="1761297064">
          <w:marLeft w:val="480"/>
          <w:marRight w:val="0"/>
          <w:marTop w:val="0"/>
          <w:marBottom w:val="0"/>
          <w:divBdr>
            <w:top w:val="none" w:sz="0" w:space="0" w:color="auto"/>
            <w:left w:val="none" w:sz="0" w:space="0" w:color="auto"/>
            <w:bottom w:val="none" w:sz="0" w:space="0" w:color="auto"/>
            <w:right w:val="none" w:sz="0" w:space="0" w:color="auto"/>
          </w:divBdr>
        </w:div>
        <w:div w:id="1803114695">
          <w:marLeft w:val="480"/>
          <w:marRight w:val="0"/>
          <w:marTop w:val="0"/>
          <w:marBottom w:val="0"/>
          <w:divBdr>
            <w:top w:val="none" w:sz="0" w:space="0" w:color="auto"/>
            <w:left w:val="none" w:sz="0" w:space="0" w:color="auto"/>
            <w:bottom w:val="none" w:sz="0" w:space="0" w:color="auto"/>
            <w:right w:val="none" w:sz="0" w:space="0" w:color="auto"/>
          </w:divBdr>
        </w:div>
        <w:div w:id="1915235432">
          <w:marLeft w:val="480"/>
          <w:marRight w:val="0"/>
          <w:marTop w:val="0"/>
          <w:marBottom w:val="0"/>
          <w:divBdr>
            <w:top w:val="none" w:sz="0" w:space="0" w:color="auto"/>
            <w:left w:val="none" w:sz="0" w:space="0" w:color="auto"/>
            <w:bottom w:val="none" w:sz="0" w:space="0" w:color="auto"/>
            <w:right w:val="none" w:sz="0" w:space="0" w:color="auto"/>
          </w:divBdr>
        </w:div>
        <w:div w:id="2002270302">
          <w:marLeft w:val="480"/>
          <w:marRight w:val="0"/>
          <w:marTop w:val="0"/>
          <w:marBottom w:val="0"/>
          <w:divBdr>
            <w:top w:val="none" w:sz="0" w:space="0" w:color="auto"/>
            <w:left w:val="none" w:sz="0" w:space="0" w:color="auto"/>
            <w:bottom w:val="none" w:sz="0" w:space="0" w:color="auto"/>
            <w:right w:val="none" w:sz="0" w:space="0" w:color="auto"/>
          </w:divBdr>
        </w:div>
        <w:div w:id="2046246110">
          <w:marLeft w:val="480"/>
          <w:marRight w:val="0"/>
          <w:marTop w:val="0"/>
          <w:marBottom w:val="0"/>
          <w:divBdr>
            <w:top w:val="none" w:sz="0" w:space="0" w:color="auto"/>
            <w:left w:val="none" w:sz="0" w:space="0" w:color="auto"/>
            <w:bottom w:val="none" w:sz="0" w:space="0" w:color="auto"/>
            <w:right w:val="none" w:sz="0" w:space="0" w:color="auto"/>
          </w:divBdr>
        </w:div>
      </w:divsChild>
    </w:div>
    <w:div w:id="1898974893">
      <w:bodyDiv w:val="1"/>
      <w:marLeft w:val="0"/>
      <w:marRight w:val="0"/>
      <w:marTop w:val="0"/>
      <w:marBottom w:val="0"/>
      <w:divBdr>
        <w:top w:val="none" w:sz="0" w:space="0" w:color="auto"/>
        <w:left w:val="none" w:sz="0" w:space="0" w:color="auto"/>
        <w:bottom w:val="none" w:sz="0" w:space="0" w:color="auto"/>
        <w:right w:val="none" w:sz="0" w:space="0" w:color="auto"/>
      </w:divBdr>
    </w:div>
    <w:div w:id="1975595767">
      <w:bodyDiv w:val="1"/>
      <w:marLeft w:val="0"/>
      <w:marRight w:val="0"/>
      <w:marTop w:val="0"/>
      <w:marBottom w:val="0"/>
      <w:divBdr>
        <w:top w:val="none" w:sz="0" w:space="0" w:color="auto"/>
        <w:left w:val="none" w:sz="0" w:space="0" w:color="auto"/>
        <w:bottom w:val="none" w:sz="0" w:space="0" w:color="auto"/>
        <w:right w:val="none" w:sz="0" w:space="0" w:color="auto"/>
      </w:divBdr>
      <w:divsChild>
        <w:div w:id="202601676">
          <w:marLeft w:val="480"/>
          <w:marRight w:val="0"/>
          <w:marTop w:val="0"/>
          <w:marBottom w:val="0"/>
          <w:divBdr>
            <w:top w:val="none" w:sz="0" w:space="0" w:color="auto"/>
            <w:left w:val="none" w:sz="0" w:space="0" w:color="auto"/>
            <w:bottom w:val="none" w:sz="0" w:space="0" w:color="auto"/>
            <w:right w:val="none" w:sz="0" w:space="0" w:color="auto"/>
          </w:divBdr>
        </w:div>
        <w:div w:id="256868124">
          <w:marLeft w:val="480"/>
          <w:marRight w:val="0"/>
          <w:marTop w:val="0"/>
          <w:marBottom w:val="0"/>
          <w:divBdr>
            <w:top w:val="none" w:sz="0" w:space="0" w:color="auto"/>
            <w:left w:val="none" w:sz="0" w:space="0" w:color="auto"/>
            <w:bottom w:val="none" w:sz="0" w:space="0" w:color="auto"/>
            <w:right w:val="none" w:sz="0" w:space="0" w:color="auto"/>
          </w:divBdr>
        </w:div>
        <w:div w:id="323361140">
          <w:marLeft w:val="480"/>
          <w:marRight w:val="0"/>
          <w:marTop w:val="0"/>
          <w:marBottom w:val="0"/>
          <w:divBdr>
            <w:top w:val="none" w:sz="0" w:space="0" w:color="auto"/>
            <w:left w:val="none" w:sz="0" w:space="0" w:color="auto"/>
            <w:bottom w:val="none" w:sz="0" w:space="0" w:color="auto"/>
            <w:right w:val="none" w:sz="0" w:space="0" w:color="auto"/>
          </w:divBdr>
        </w:div>
        <w:div w:id="339434743">
          <w:marLeft w:val="480"/>
          <w:marRight w:val="0"/>
          <w:marTop w:val="0"/>
          <w:marBottom w:val="0"/>
          <w:divBdr>
            <w:top w:val="none" w:sz="0" w:space="0" w:color="auto"/>
            <w:left w:val="none" w:sz="0" w:space="0" w:color="auto"/>
            <w:bottom w:val="none" w:sz="0" w:space="0" w:color="auto"/>
            <w:right w:val="none" w:sz="0" w:space="0" w:color="auto"/>
          </w:divBdr>
        </w:div>
        <w:div w:id="483084436">
          <w:marLeft w:val="480"/>
          <w:marRight w:val="0"/>
          <w:marTop w:val="0"/>
          <w:marBottom w:val="0"/>
          <w:divBdr>
            <w:top w:val="none" w:sz="0" w:space="0" w:color="auto"/>
            <w:left w:val="none" w:sz="0" w:space="0" w:color="auto"/>
            <w:bottom w:val="none" w:sz="0" w:space="0" w:color="auto"/>
            <w:right w:val="none" w:sz="0" w:space="0" w:color="auto"/>
          </w:divBdr>
        </w:div>
        <w:div w:id="548541732">
          <w:marLeft w:val="480"/>
          <w:marRight w:val="0"/>
          <w:marTop w:val="0"/>
          <w:marBottom w:val="0"/>
          <w:divBdr>
            <w:top w:val="none" w:sz="0" w:space="0" w:color="auto"/>
            <w:left w:val="none" w:sz="0" w:space="0" w:color="auto"/>
            <w:bottom w:val="none" w:sz="0" w:space="0" w:color="auto"/>
            <w:right w:val="none" w:sz="0" w:space="0" w:color="auto"/>
          </w:divBdr>
        </w:div>
        <w:div w:id="606892009">
          <w:marLeft w:val="480"/>
          <w:marRight w:val="0"/>
          <w:marTop w:val="0"/>
          <w:marBottom w:val="0"/>
          <w:divBdr>
            <w:top w:val="none" w:sz="0" w:space="0" w:color="auto"/>
            <w:left w:val="none" w:sz="0" w:space="0" w:color="auto"/>
            <w:bottom w:val="none" w:sz="0" w:space="0" w:color="auto"/>
            <w:right w:val="none" w:sz="0" w:space="0" w:color="auto"/>
          </w:divBdr>
        </w:div>
        <w:div w:id="840780791">
          <w:marLeft w:val="480"/>
          <w:marRight w:val="0"/>
          <w:marTop w:val="0"/>
          <w:marBottom w:val="0"/>
          <w:divBdr>
            <w:top w:val="none" w:sz="0" w:space="0" w:color="auto"/>
            <w:left w:val="none" w:sz="0" w:space="0" w:color="auto"/>
            <w:bottom w:val="none" w:sz="0" w:space="0" w:color="auto"/>
            <w:right w:val="none" w:sz="0" w:space="0" w:color="auto"/>
          </w:divBdr>
        </w:div>
        <w:div w:id="850533360">
          <w:marLeft w:val="480"/>
          <w:marRight w:val="0"/>
          <w:marTop w:val="0"/>
          <w:marBottom w:val="0"/>
          <w:divBdr>
            <w:top w:val="none" w:sz="0" w:space="0" w:color="auto"/>
            <w:left w:val="none" w:sz="0" w:space="0" w:color="auto"/>
            <w:bottom w:val="none" w:sz="0" w:space="0" w:color="auto"/>
            <w:right w:val="none" w:sz="0" w:space="0" w:color="auto"/>
          </w:divBdr>
        </w:div>
        <w:div w:id="1045563158">
          <w:marLeft w:val="480"/>
          <w:marRight w:val="0"/>
          <w:marTop w:val="0"/>
          <w:marBottom w:val="0"/>
          <w:divBdr>
            <w:top w:val="none" w:sz="0" w:space="0" w:color="auto"/>
            <w:left w:val="none" w:sz="0" w:space="0" w:color="auto"/>
            <w:bottom w:val="none" w:sz="0" w:space="0" w:color="auto"/>
            <w:right w:val="none" w:sz="0" w:space="0" w:color="auto"/>
          </w:divBdr>
        </w:div>
        <w:div w:id="1113524052">
          <w:marLeft w:val="480"/>
          <w:marRight w:val="0"/>
          <w:marTop w:val="0"/>
          <w:marBottom w:val="0"/>
          <w:divBdr>
            <w:top w:val="none" w:sz="0" w:space="0" w:color="auto"/>
            <w:left w:val="none" w:sz="0" w:space="0" w:color="auto"/>
            <w:bottom w:val="none" w:sz="0" w:space="0" w:color="auto"/>
            <w:right w:val="none" w:sz="0" w:space="0" w:color="auto"/>
          </w:divBdr>
        </w:div>
        <w:div w:id="1138453967">
          <w:marLeft w:val="480"/>
          <w:marRight w:val="0"/>
          <w:marTop w:val="0"/>
          <w:marBottom w:val="0"/>
          <w:divBdr>
            <w:top w:val="none" w:sz="0" w:space="0" w:color="auto"/>
            <w:left w:val="none" w:sz="0" w:space="0" w:color="auto"/>
            <w:bottom w:val="none" w:sz="0" w:space="0" w:color="auto"/>
            <w:right w:val="none" w:sz="0" w:space="0" w:color="auto"/>
          </w:divBdr>
        </w:div>
        <w:div w:id="1199319035">
          <w:marLeft w:val="480"/>
          <w:marRight w:val="0"/>
          <w:marTop w:val="0"/>
          <w:marBottom w:val="0"/>
          <w:divBdr>
            <w:top w:val="none" w:sz="0" w:space="0" w:color="auto"/>
            <w:left w:val="none" w:sz="0" w:space="0" w:color="auto"/>
            <w:bottom w:val="none" w:sz="0" w:space="0" w:color="auto"/>
            <w:right w:val="none" w:sz="0" w:space="0" w:color="auto"/>
          </w:divBdr>
        </w:div>
        <w:div w:id="1209420363">
          <w:marLeft w:val="480"/>
          <w:marRight w:val="0"/>
          <w:marTop w:val="0"/>
          <w:marBottom w:val="0"/>
          <w:divBdr>
            <w:top w:val="none" w:sz="0" w:space="0" w:color="auto"/>
            <w:left w:val="none" w:sz="0" w:space="0" w:color="auto"/>
            <w:bottom w:val="none" w:sz="0" w:space="0" w:color="auto"/>
            <w:right w:val="none" w:sz="0" w:space="0" w:color="auto"/>
          </w:divBdr>
        </w:div>
        <w:div w:id="1225290694">
          <w:marLeft w:val="480"/>
          <w:marRight w:val="0"/>
          <w:marTop w:val="0"/>
          <w:marBottom w:val="0"/>
          <w:divBdr>
            <w:top w:val="none" w:sz="0" w:space="0" w:color="auto"/>
            <w:left w:val="none" w:sz="0" w:space="0" w:color="auto"/>
            <w:bottom w:val="none" w:sz="0" w:space="0" w:color="auto"/>
            <w:right w:val="none" w:sz="0" w:space="0" w:color="auto"/>
          </w:divBdr>
        </w:div>
        <w:div w:id="1354262207">
          <w:marLeft w:val="480"/>
          <w:marRight w:val="0"/>
          <w:marTop w:val="0"/>
          <w:marBottom w:val="0"/>
          <w:divBdr>
            <w:top w:val="none" w:sz="0" w:space="0" w:color="auto"/>
            <w:left w:val="none" w:sz="0" w:space="0" w:color="auto"/>
            <w:bottom w:val="none" w:sz="0" w:space="0" w:color="auto"/>
            <w:right w:val="none" w:sz="0" w:space="0" w:color="auto"/>
          </w:divBdr>
        </w:div>
        <w:div w:id="1403719737">
          <w:marLeft w:val="480"/>
          <w:marRight w:val="0"/>
          <w:marTop w:val="0"/>
          <w:marBottom w:val="0"/>
          <w:divBdr>
            <w:top w:val="none" w:sz="0" w:space="0" w:color="auto"/>
            <w:left w:val="none" w:sz="0" w:space="0" w:color="auto"/>
            <w:bottom w:val="none" w:sz="0" w:space="0" w:color="auto"/>
            <w:right w:val="none" w:sz="0" w:space="0" w:color="auto"/>
          </w:divBdr>
        </w:div>
        <w:div w:id="1420954485">
          <w:marLeft w:val="480"/>
          <w:marRight w:val="0"/>
          <w:marTop w:val="0"/>
          <w:marBottom w:val="0"/>
          <w:divBdr>
            <w:top w:val="none" w:sz="0" w:space="0" w:color="auto"/>
            <w:left w:val="none" w:sz="0" w:space="0" w:color="auto"/>
            <w:bottom w:val="none" w:sz="0" w:space="0" w:color="auto"/>
            <w:right w:val="none" w:sz="0" w:space="0" w:color="auto"/>
          </w:divBdr>
        </w:div>
        <w:div w:id="1424063372">
          <w:marLeft w:val="480"/>
          <w:marRight w:val="0"/>
          <w:marTop w:val="0"/>
          <w:marBottom w:val="0"/>
          <w:divBdr>
            <w:top w:val="none" w:sz="0" w:space="0" w:color="auto"/>
            <w:left w:val="none" w:sz="0" w:space="0" w:color="auto"/>
            <w:bottom w:val="none" w:sz="0" w:space="0" w:color="auto"/>
            <w:right w:val="none" w:sz="0" w:space="0" w:color="auto"/>
          </w:divBdr>
        </w:div>
        <w:div w:id="1484468517">
          <w:marLeft w:val="480"/>
          <w:marRight w:val="0"/>
          <w:marTop w:val="0"/>
          <w:marBottom w:val="0"/>
          <w:divBdr>
            <w:top w:val="none" w:sz="0" w:space="0" w:color="auto"/>
            <w:left w:val="none" w:sz="0" w:space="0" w:color="auto"/>
            <w:bottom w:val="none" w:sz="0" w:space="0" w:color="auto"/>
            <w:right w:val="none" w:sz="0" w:space="0" w:color="auto"/>
          </w:divBdr>
        </w:div>
        <w:div w:id="1663847247">
          <w:marLeft w:val="480"/>
          <w:marRight w:val="0"/>
          <w:marTop w:val="0"/>
          <w:marBottom w:val="0"/>
          <w:divBdr>
            <w:top w:val="none" w:sz="0" w:space="0" w:color="auto"/>
            <w:left w:val="none" w:sz="0" w:space="0" w:color="auto"/>
            <w:bottom w:val="none" w:sz="0" w:space="0" w:color="auto"/>
            <w:right w:val="none" w:sz="0" w:space="0" w:color="auto"/>
          </w:divBdr>
        </w:div>
        <w:div w:id="1674717380">
          <w:marLeft w:val="480"/>
          <w:marRight w:val="0"/>
          <w:marTop w:val="0"/>
          <w:marBottom w:val="0"/>
          <w:divBdr>
            <w:top w:val="none" w:sz="0" w:space="0" w:color="auto"/>
            <w:left w:val="none" w:sz="0" w:space="0" w:color="auto"/>
            <w:bottom w:val="none" w:sz="0" w:space="0" w:color="auto"/>
            <w:right w:val="none" w:sz="0" w:space="0" w:color="auto"/>
          </w:divBdr>
        </w:div>
        <w:div w:id="1683821685">
          <w:marLeft w:val="480"/>
          <w:marRight w:val="0"/>
          <w:marTop w:val="0"/>
          <w:marBottom w:val="0"/>
          <w:divBdr>
            <w:top w:val="none" w:sz="0" w:space="0" w:color="auto"/>
            <w:left w:val="none" w:sz="0" w:space="0" w:color="auto"/>
            <w:bottom w:val="none" w:sz="0" w:space="0" w:color="auto"/>
            <w:right w:val="none" w:sz="0" w:space="0" w:color="auto"/>
          </w:divBdr>
        </w:div>
        <w:div w:id="1808818704">
          <w:marLeft w:val="480"/>
          <w:marRight w:val="0"/>
          <w:marTop w:val="0"/>
          <w:marBottom w:val="0"/>
          <w:divBdr>
            <w:top w:val="none" w:sz="0" w:space="0" w:color="auto"/>
            <w:left w:val="none" w:sz="0" w:space="0" w:color="auto"/>
            <w:bottom w:val="none" w:sz="0" w:space="0" w:color="auto"/>
            <w:right w:val="none" w:sz="0" w:space="0" w:color="auto"/>
          </w:divBdr>
        </w:div>
        <w:div w:id="1902594324">
          <w:marLeft w:val="480"/>
          <w:marRight w:val="0"/>
          <w:marTop w:val="0"/>
          <w:marBottom w:val="0"/>
          <w:divBdr>
            <w:top w:val="none" w:sz="0" w:space="0" w:color="auto"/>
            <w:left w:val="none" w:sz="0" w:space="0" w:color="auto"/>
            <w:bottom w:val="none" w:sz="0" w:space="0" w:color="auto"/>
            <w:right w:val="none" w:sz="0" w:space="0" w:color="auto"/>
          </w:divBdr>
        </w:div>
        <w:div w:id="1973175747">
          <w:marLeft w:val="480"/>
          <w:marRight w:val="0"/>
          <w:marTop w:val="0"/>
          <w:marBottom w:val="0"/>
          <w:divBdr>
            <w:top w:val="none" w:sz="0" w:space="0" w:color="auto"/>
            <w:left w:val="none" w:sz="0" w:space="0" w:color="auto"/>
            <w:bottom w:val="none" w:sz="0" w:space="0" w:color="auto"/>
            <w:right w:val="none" w:sz="0" w:space="0" w:color="auto"/>
          </w:divBdr>
        </w:div>
        <w:div w:id="2013485474">
          <w:marLeft w:val="480"/>
          <w:marRight w:val="0"/>
          <w:marTop w:val="0"/>
          <w:marBottom w:val="0"/>
          <w:divBdr>
            <w:top w:val="none" w:sz="0" w:space="0" w:color="auto"/>
            <w:left w:val="none" w:sz="0" w:space="0" w:color="auto"/>
            <w:bottom w:val="none" w:sz="0" w:space="0" w:color="auto"/>
            <w:right w:val="none" w:sz="0" w:space="0" w:color="auto"/>
          </w:divBdr>
        </w:div>
        <w:div w:id="2081512289">
          <w:marLeft w:val="480"/>
          <w:marRight w:val="0"/>
          <w:marTop w:val="0"/>
          <w:marBottom w:val="0"/>
          <w:divBdr>
            <w:top w:val="none" w:sz="0" w:space="0" w:color="auto"/>
            <w:left w:val="none" w:sz="0" w:space="0" w:color="auto"/>
            <w:bottom w:val="none" w:sz="0" w:space="0" w:color="auto"/>
            <w:right w:val="none" w:sz="0" w:space="0" w:color="auto"/>
          </w:divBdr>
        </w:div>
        <w:div w:id="2100515701">
          <w:marLeft w:val="480"/>
          <w:marRight w:val="0"/>
          <w:marTop w:val="0"/>
          <w:marBottom w:val="0"/>
          <w:divBdr>
            <w:top w:val="none" w:sz="0" w:space="0" w:color="auto"/>
            <w:left w:val="none" w:sz="0" w:space="0" w:color="auto"/>
            <w:bottom w:val="none" w:sz="0" w:space="0" w:color="auto"/>
            <w:right w:val="none" w:sz="0" w:space="0" w:color="auto"/>
          </w:divBdr>
        </w:div>
        <w:div w:id="2134860019">
          <w:marLeft w:val="480"/>
          <w:marRight w:val="0"/>
          <w:marTop w:val="0"/>
          <w:marBottom w:val="0"/>
          <w:divBdr>
            <w:top w:val="none" w:sz="0" w:space="0" w:color="auto"/>
            <w:left w:val="none" w:sz="0" w:space="0" w:color="auto"/>
            <w:bottom w:val="none" w:sz="0" w:space="0" w:color="auto"/>
            <w:right w:val="none" w:sz="0" w:space="0" w:color="auto"/>
          </w:divBdr>
        </w:div>
      </w:divsChild>
    </w:div>
    <w:div w:id="1976981554">
      <w:bodyDiv w:val="1"/>
      <w:marLeft w:val="0"/>
      <w:marRight w:val="0"/>
      <w:marTop w:val="0"/>
      <w:marBottom w:val="0"/>
      <w:divBdr>
        <w:top w:val="none" w:sz="0" w:space="0" w:color="auto"/>
        <w:left w:val="none" w:sz="0" w:space="0" w:color="auto"/>
        <w:bottom w:val="none" w:sz="0" w:space="0" w:color="auto"/>
        <w:right w:val="none" w:sz="0" w:space="0" w:color="auto"/>
      </w:divBdr>
      <w:divsChild>
        <w:div w:id="34014420">
          <w:marLeft w:val="480"/>
          <w:marRight w:val="0"/>
          <w:marTop w:val="0"/>
          <w:marBottom w:val="0"/>
          <w:divBdr>
            <w:top w:val="none" w:sz="0" w:space="0" w:color="auto"/>
            <w:left w:val="none" w:sz="0" w:space="0" w:color="auto"/>
            <w:bottom w:val="none" w:sz="0" w:space="0" w:color="auto"/>
            <w:right w:val="none" w:sz="0" w:space="0" w:color="auto"/>
          </w:divBdr>
        </w:div>
        <w:div w:id="99108256">
          <w:marLeft w:val="480"/>
          <w:marRight w:val="0"/>
          <w:marTop w:val="0"/>
          <w:marBottom w:val="0"/>
          <w:divBdr>
            <w:top w:val="none" w:sz="0" w:space="0" w:color="auto"/>
            <w:left w:val="none" w:sz="0" w:space="0" w:color="auto"/>
            <w:bottom w:val="none" w:sz="0" w:space="0" w:color="auto"/>
            <w:right w:val="none" w:sz="0" w:space="0" w:color="auto"/>
          </w:divBdr>
        </w:div>
        <w:div w:id="110243011">
          <w:marLeft w:val="480"/>
          <w:marRight w:val="0"/>
          <w:marTop w:val="0"/>
          <w:marBottom w:val="0"/>
          <w:divBdr>
            <w:top w:val="none" w:sz="0" w:space="0" w:color="auto"/>
            <w:left w:val="none" w:sz="0" w:space="0" w:color="auto"/>
            <w:bottom w:val="none" w:sz="0" w:space="0" w:color="auto"/>
            <w:right w:val="none" w:sz="0" w:space="0" w:color="auto"/>
          </w:divBdr>
        </w:div>
        <w:div w:id="768357862">
          <w:marLeft w:val="480"/>
          <w:marRight w:val="0"/>
          <w:marTop w:val="0"/>
          <w:marBottom w:val="0"/>
          <w:divBdr>
            <w:top w:val="none" w:sz="0" w:space="0" w:color="auto"/>
            <w:left w:val="none" w:sz="0" w:space="0" w:color="auto"/>
            <w:bottom w:val="none" w:sz="0" w:space="0" w:color="auto"/>
            <w:right w:val="none" w:sz="0" w:space="0" w:color="auto"/>
          </w:divBdr>
        </w:div>
        <w:div w:id="779029475">
          <w:marLeft w:val="480"/>
          <w:marRight w:val="0"/>
          <w:marTop w:val="0"/>
          <w:marBottom w:val="0"/>
          <w:divBdr>
            <w:top w:val="none" w:sz="0" w:space="0" w:color="auto"/>
            <w:left w:val="none" w:sz="0" w:space="0" w:color="auto"/>
            <w:bottom w:val="none" w:sz="0" w:space="0" w:color="auto"/>
            <w:right w:val="none" w:sz="0" w:space="0" w:color="auto"/>
          </w:divBdr>
        </w:div>
        <w:div w:id="816460776">
          <w:marLeft w:val="480"/>
          <w:marRight w:val="0"/>
          <w:marTop w:val="0"/>
          <w:marBottom w:val="0"/>
          <w:divBdr>
            <w:top w:val="none" w:sz="0" w:space="0" w:color="auto"/>
            <w:left w:val="none" w:sz="0" w:space="0" w:color="auto"/>
            <w:bottom w:val="none" w:sz="0" w:space="0" w:color="auto"/>
            <w:right w:val="none" w:sz="0" w:space="0" w:color="auto"/>
          </w:divBdr>
        </w:div>
        <w:div w:id="981889046">
          <w:marLeft w:val="480"/>
          <w:marRight w:val="0"/>
          <w:marTop w:val="0"/>
          <w:marBottom w:val="0"/>
          <w:divBdr>
            <w:top w:val="none" w:sz="0" w:space="0" w:color="auto"/>
            <w:left w:val="none" w:sz="0" w:space="0" w:color="auto"/>
            <w:bottom w:val="none" w:sz="0" w:space="0" w:color="auto"/>
            <w:right w:val="none" w:sz="0" w:space="0" w:color="auto"/>
          </w:divBdr>
        </w:div>
        <w:div w:id="998576938">
          <w:marLeft w:val="480"/>
          <w:marRight w:val="0"/>
          <w:marTop w:val="0"/>
          <w:marBottom w:val="0"/>
          <w:divBdr>
            <w:top w:val="none" w:sz="0" w:space="0" w:color="auto"/>
            <w:left w:val="none" w:sz="0" w:space="0" w:color="auto"/>
            <w:bottom w:val="none" w:sz="0" w:space="0" w:color="auto"/>
            <w:right w:val="none" w:sz="0" w:space="0" w:color="auto"/>
          </w:divBdr>
        </w:div>
        <w:div w:id="1111899592">
          <w:marLeft w:val="480"/>
          <w:marRight w:val="0"/>
          <w:marTop w:val="0"/>
          <w:marBottom w:val="0"/>
          <w:divBdr>
            <w:top w:val="none" w:sz="0" w:space="0" w:color="auto"/>
            <w:left w:val="none" w:sz="0" w:space="0" w:color="auto"/>
            <w:bottom w:val="none" w:sz="0" w:space="0" w:color="auto"/>
            <w:right w:val="none" w:sz="0" w:space="0" w:color="auto"/>
          </w:divBdr>
        </w:div>
        <w:div w:id="1118833280">
          <w:marLeft w:val="480"/>
          <w:marRight w:val="0"/>
          <w:marTop w:val="0"/>
          <w:marBottom w:val="0"/>
          <w:divBdr>
            <w:top w:val="none" w:sz="0" w:space="0" w:color="auto"/>
            <w:left w:val="none" w:sz="0" w:space="0" w:color="auto"/>
            <w:bottom w:val="none" w:sz="0" w:space="0" w:color="auto"/>
            <w:right w:val="none" w:sz="0" w:space="0" w:color="auto"/>
          </w:divBdr>
        </w:div>
        <w:div w:id="1199049174">
          <w:marLeft w:val="480"/>
          <w:marRight w:val="0"/>
          <w:marTop w:val="0"/>
          <w:marBottom w:val="0"/>
          <w:divBdr>
            <w:top w:val="none" w:sz="0" w:space="0" w:color="auto"/>
            <w:left w:val="none" w:sz="0" w:space="0" w:color="auto"/>
            <w:bottom w:val="none" w:sz="0" w:space="0" w:color="auto"/>
            <w:right w:val="none" w:sz="0" w:space="0" w:color="auto"/>
          </w:divBdr>
        </w:div>
        <w:div w:id="1254968999">
          <w:marLeft w:val="480"/>
          <w:marRight w:val="0"/>
          <w:marTop w:val="0"/>
          <w:marBottom w:val="0"/>
          <w:divBdr>
            <w:top w:val="none" w:sz="0" w:space="0" w:color="auto"/>
            <w:left w:val="none" w:sz="0" w:space="0" w:color="auto"/>
            <w:bottom w:val="none" w:sz="0" w:space="0" w:color="auto"/>
            <w:right w:val="none" w:sz="0" w:space="0" w:color="auto"/>
          </w:divBdr>
        </w:div>
        <w:div w:id="1378091543">
          <w:marLeft w:val="480"/>
          <w:marRight w:val="0"/>
          <w:marTop w:val="0"/>
          <w:marBottom w:val="0"/>
          <w:divBdr>
            <w:top w:val="none" w:sz="0" w:space="0" w:color="auto"/>
            <w:left w:val="none" w:sz="0" w:space="0" w:color="auto"/>
            <w:bottom w:val="none" w:sz="0" w:space="0" w:color="auto"/>
            <w:right w:val="none" w:sz="0" w:space="0" w:color="auto"/>
          </w:divBdr>
        </w:div>
        <w:div w:id="1423798013">
          <w:marLeft w:val="480"/>
          <w:marRight w:val="0"/>
          <w:marTop w:val="0"/>
          <w:marBottom w:val="0"/>
          <w:divBdr>
            <w:top w:val="none" w:sz="0" w:space="0" w:color="auto"/>
            <w:left w:val="none" w:sz="0" w:space="0" w:color="auto"/>
            <w:bottom w:val="none" w:sz="0" w:space="0" w:color="auto"/>
            <w:right w:val="none" w:sz="0" w:space="0" w:color="auto"/>
          </w:divBdr>
        </w:div>
        <w:div w:id="1453865123">
          <w:marLeft w:val="480"/>
          <w:marRight w:val="0"/>
          <w:marTop w:val="0"/>
          <w:marBottom w:val="0"/>
          <w:divBdr>
            <w:top w:val="none" w:sz="0" w:space="0" w:color="auto"/>
            <w:left w:val="none" w:sz="0" w:space="0" w:color="auto"/>
            <w:bottom w:val="none" w:sz="0" w:space="0" w:color="auto"/>
            <w:right w:val="none" w:sz="0" w:space="0" w:color="auto"/>
          </w:divBdr>
        </w:div>
        <w:div w:id="1993680290">
          <w:marLeft w:val="480"/>
          <w:marRight w:val="0"/>
          <w:marTop w:val="0"/>
          <w:marBottom w:val="0"/>
          <w:divBdr>
            <w:top w:val="none" w:sz="0" w:space="0" w:color="auto"/>
            <w:left w:val="none" w:sz="0" w:space="0" w:color="auto"/>
            <w:bottom w:val="none" w:sz="0" w:space="0" w:color="auto"/>
            <w:right w:val="none" w:sz="0" w:space="0" w:color="auto"/>
          </w:divBdr>
        </w:div>
      </w:divsChild>
    </w:div>
    <w:div w:id="1979724504">
      <w:bodyDiv w:val="1"/>
      <w:marLeft w:val="0"/>
      <w:marRight w:val="0"/>
      <w:marTop w:val="0"/>
      <w:marBottom w:val="0"/>
      <w:divBdr>
        <w:top w:val="none" w:sz="0" w:space="0" w:color="auto"/>
        <w:left w:val="none" w:sz="0" w:space="0" w:color="auto"/>
        <w:bottom w:val="none" w:sz="0" w:space="0" w:color="auto"/>
        <w:right w:val="none" w:sz="0" w:space="0" w:color="auto"/>
      </w:divBdr>
      <w:divsChild>
        <w:div w:id="49428680">
          <w:marLeft w:val="480"/>
          <w:marRight w:val="0"/>
          <w:marTop w:val="0"/>
          <w:marBottom w:val="0"/>
          <w:divBdr>
            <w:top w:val="none" w:sz="0" w:space="0" w:color="auto"/>
            <w:left w:val="none" w:sz="0" w:space="0" w:color="auto"/>
            <w:bottom w:val="none" w:sz="0" w:space="0" w:color="auto"/>
            <w:right w:val="none" w:sz="0" w:space="0" w:color="auto"/>
          </w:divBdr>
        </w:div>
        <w:div w:id="1046297670">
          <w:marLeft w:val="480"/>
          <w:marRight w:val="0"/>
          <w:marTop w:val="0"/>
          <w:marBottom w:val="0"/>
          <w:divBdr>
            <w:top w:val="none" w:sz="0" w:space="0" w:color="auto"/>
            <w:left w:val="none" w:sz="0" w:space="0" w:color="auto"/>
            <w:bottom w:val="none" w:sz="0" w:space="0" w:color="auto"/>
            <w:right w:val="none" w:sz="0" w:space="0" w:color="auto"/>
          </w:divBdr>
        </w:div>
        <w:div w:id="1455752601">
          <w:marLeft w:val="480"/>
          <w:marRight w:val="0"/>
          <w:marTop w:val="0"/>
          <w:marBottom w:val="0"/>
          <w:divBdr>
            <w:top w:val="none" w:sz="0" w:space="0" w:color="auto"/>
            <w:left w:val="none" w:sz="0" w:space="0" w:color="auto"/>
            <w:bottom w:val="none" w:sz="0" w:space="0" w:color="auto"/>
            <w:right w:val="none" w:sz="0" w:space="0" w:color="auto"/>
          </w:divBdr>
        </w:div>
        <w:div w:id="1611233044">
          <w:marLeft w:val="480"/>
          <w:marRight w:val="0"/>
          <w:marTop w:val="0"/>
          <w:marBottom w:val="0"/>
          <w:divBdr>
            <w:top w:val="none" w:sz="0" w:space="0" w:color="auto"/>
            <w:left w:val="none" w:sz="0" w:space="0" w:color="auto"/>
            <w:bottom w:val="none" w:sz="0" w:space="0" w:color="auto"/>
            <w:right w:val="none" w:sz="0" w:space="0" w:color="auto"/>
          </w:divBdr>
        </w:div>
        <w:div w:id="1725985853">
          <w:marLeft w:val="480"/>
          <w:marRight w:val="0"/>
          <w:marTop w:val="0"/>
          <w:marBottom w:val="0"/>
          <w:divBdr>
            <w:top w:val="none" w:sz="0" w:space="0" w:color="auto"/>
            <w:left w:val="none" w:sz="0" w:space="0" w:color="auto"/>
            <w:bottom w:val="none" w:sz="0" w:space="0" w:color="auto"/>
            <w:right w:val="none" w:sz="0" w:space="0" w:color="auto"/>
          </w:divBdr>
        </w:div>
        <w:div w:id="2123576393">
          <w:marLeft w:val="480"/>
          <w:marRight w:val="0"/>
          <w:marTop w:val="0"/>
          <w:marBottom w:val="0"/>
          <w:divBdr>
            <w:top w:val="none" w:sz="0" w:space="0" w:color="auto"/>
            <w:left w:val="none" w:sz="0" w:space="0" w:color="auto"/>
            <w:bottom w:val="none" w:sz="0" w:space="0" w:color="auto"/>
            <w:right w:val="none" w:sz="0" w:space="0" w:color="auto"/>
          </w:divBdr>
        </w:div>
      </w:divsChild>
    </w:div>
    <w:div w:id="1989243312">
      <w:bodyDiv w:val="1"/>
      <w:marLeft w:val="0"/>
      <w:marRight w:val="0"/>
      <w:marTop w:val="0"/>
      <w:marBottom w:val="0"/>
      <w:divBdr>
        <w:top w:val="none" w:sz="0" w:space="0" w:color="auto"/>
        <w:left w:val="none" w:sz="0" w:space="0" w:color="auto"/>
        <w:bottom w:val="none" w:sz="0" w:space="0" w:color="auto"/>
        <w:right w:val="none" w:sz="0" w:space="0" w:color="auto"/>
      </w:divBdr>
      <w:divsChild>
        <w:div w:id="9377872">
          <w:marLeft w:val="480"/>
          <w:marRight w:val="0"/>
          <w:marTop w:val="0"/>
          <w:marBottom w:val="0"/>
          <w:divBdr>
            <w:top w:val="none" w:sz="0" w:space="0" w:color="auto"/>
            <w:left w:val="none" w:sz="0" w:space="0" w:color="auto"/>
            <w:bottom w:val="none" w:sz="0" w:space="0" w:color="auto"/>
            <w:right w:val="none" w:sz="0" w:space="0" w:color="auto"/>
          </w:divBdr>
        </w:div>
        <w:div w:id="164784597">
          <w:marLeft w:val="480"/>
          <w:marRight w:val="0"/>
          <w:marTop w:val="0"/>
          <w:marBottom w:val="0"/>
          <w:divBdr>
            <w:top w:val="none" w:sz="0" w:space="0" w:color="auto"/>
            <w:left w:val="none" w:sz="0" w:space="0" w:color="auto"/>
            <w:bottom w:val="none" w:sz="0" w:space="0" w:color="auto"/>
            <w:right w:val="none" w:sz="0" w:space="0" w:color="auto"/>
          </w:divBdr>
        </w:div>
        <w:div w:id="210264576">
          <w:marLeft w:val="480"/>
          <w:marRight w:val="0"/>
          <w:marTop w:val="0"/>
          <w:marBottom w:val="0"/>
          <w:divBdr>
            <w:top w:val="none" w:sz="0" w:space="0" w:color="auto"/>
            <w:left w:val="none" w:sz="0" w:space="0" w:color="auto"/>
            <w:bottom w:val="none" w:sz="0" w:space="0" w:color="auto"/>
            <w:right w:val="none" w:sz="0" w:space="0" w:color="auto"/>
          </w:divBdr>
        </w:div>
        <w:div w:id="334502387">
          <w:marLeft w:val="480"/>
          <w:marRight w:val="0"/>
          <w:marTop w:val="0"/>
          <w:marBottom w:val="0"/>
          <w:divBdr>
            <w:top w:val="none" w:sz="0" w:space="0" w:color="auto"/>
            <w:left w:val="none" w:sz="0" w:space="0" w:color="auto"/>
            <w:bottom w:val="none" w:sz="0" w:space="0" w:color="auto"/>
            <w:right w:val="none" w:sz="0" w:space="0" w:color="auto"/>
          </w:divBdr>
        </w:div>
        <w:div w:id="386301438">
          <w:marLeft w:val="480"/>
          <w:marRight w:val="0"/>
          <w:marTop w:val="0"/>
          <w:marBottom w:val="0"/>
          <w:divBdr>
            <w:top w:val="none" w:sz="0" w:space="0" w:color="auto"/>
            <w:left w:val="none" w:sz="0" w:space="0" w:color="auto"/>
            <w:bottom w:val="none" w:sz="0" w:space="0" w:color="auto"/>
            <w:right w:val="none" w:sz="0" w:space="0" w:color="auto"/>
          </w:divBdr>
        </w:div>
        <w:div w:id="465972965">
          <w:marLeft w:val="480"/>
          <w:marRight w:val="0"/>
          <w:marTop w:val="0"/>
          <w:marBottom w:val="0"/>
          <w:divBdr>
            <w:top w:val="none" w:sz="0" w:space="0" w:color="auto"/>
            <w:left w:val="none" w:sz="0" w:space="0" w:color="auto"/>
            <w:bottom w:val="none" w:sz="0" w:space="0" w:color="auto"/>
            <w:right w:val="none" w:sz="0" w:space="0" w:color="auto"/>
          </w:divBdr>
        </w:div>
        <w:div w:id="572664691">
          <w:marLeft w:val="480"/>
          <w:marRight w:val="0"/>
          <w:marTop w:val="0"/>
          <w:marBottom w:val="0"/>
          <w:divBdr>
            <w:top w:val="none" w:sz="0" w:space="0" w:color="auto"/>
            <w:left w:val="none" w:sz="0" w:space="0" w:color="auto"/>
            <w:bottom w:val="none" w:sz="0" w:space="0" w:color="auto"/>
            <w:right w:val="none" w:sz="0" w:space="0" w:color="auto"/>
          </w:divBdr>
        </w:div>
        <w:div w:id="578364325">
          <w:marLeft w:val="480"/>
          <w:marRight w:val="0"/>
          <w:marTop w:val="0"/>
          <w:marBottom w:val="0"/>
          <w:divBdr>
            <w:top w:val="none" w:sz="0" w:space="0" w:color="auto"/>
            <w:left w:val="none" w:sz="0" w:space="0" w:color="auto"/>
            <w:bottom w:val="none" w:sz="0" w:space="0" w:color="auto"/>
            <w:right w:val="none" w:sz="0" w:space="0" w:color="auto"/>
          </w:divBdr>
        </w:div>
        <w:div w:id="678435524">
          <w:marLeft w:val="480"/>
          <w:marRight w:val="0"/>
          <w:marTop w:val="0"/>
          <w:marBottom w:val="0"/>
          <w:divBdr>
            <w:top w:val="none" w:sz="0" w:space="0" w:color="auto"/>
            <w:left w:val="none" w:sz="0" w:space="0" w:color="auto"/>
            <w:bottom w:val="none" w:sz="0" w:space="0" w:color="auto"/>
            <w:right w:val="none" w:sz="0" w:space="0" w:color="auto"/>
          </w:divBdr>
        </w:div>
        <w:div w:id="836572561">
          <w:marLeft w:val="480"/>
          <w:marRight w:val="0"/>
          <w:marTop w:val="0"/>
          <w:marBottom w:val="0"/>
          <w:divBdr>
            <w:top w:val="none" w:sz="0" w:space="0" w:color="auto"/>
            <w:left w:val="none" w:sz="0" w:space="0" w:color="auto"/>
            <w:bottom w:val="none" w:sz="0" w:space="0" w:color="auto"/>
            <w:right w:val="none" w:sz="0" w:space="0" w:color="auto"/>
          </w:divBdr>
        </w:div>
        <w:div w:id="935289548">
          <w:marLeft w:val="480"/>
          <w:marRight w:val="0"/>
          <w:marTop w:val="0"/>
          <w:marBottom w:val="0"/>
          <w:divBdr>
            <w:top w:val="none" w:sz="0" w:space="0" w:color="auto"/>
            <w:left w:val="none" w:sz="0" w:space="0" w:color="auto"/>
            <w:bottom w:val="none" w:sz="0" w:space="0" w:color="auto"/>
            <w:right w:val="none" w:sz="0" w:space="0" w:color="auto"/>
          </w:divBdr>
        </w:div>
        <w:div w:id="1000083761">
          <w:marLeft w:val="480"/>
          <w:marRight w:val="0"/>
          <w:marTop w:val="0"/>
          <w:marBottom w:val="0"/>
          <w:divBdr>
            <w:top w:val="none" w:sz="0" w:space="0" w:color="auto"/>
            <w:left w:val="none" w:sz="0" w:space="0" w:color="auto"/>
            <w:bottom w:val="none" w:sz="0" w:space="0" w:color="auto"/>
            <w:right w:val="none" w:sz="0" w:space="0" w:color="auto"/>
          </w:divBdr>
        </w:div>
        <w:div w:id="1113939550">
          <w:marLeft w:val="480"/>
          <w:marRight w:val="0"/>
          <w:marTop w:val="0"/>
          <w:marBottom w:val="0"/>
          <w:divBdr>
            <w:top w:val="none" w:sz="0" w:space="0" w:color="auto"/>
            <w:left w:val="none" w:sz="0" w:space="0" w:color="auto"/>
            <w:bottom w:val="none" w:sz="0" w:space="0" w:color="auto"/>
            <w:right w:val="none" w:sz="0" w:space="0" w:color="auto"/>
          </w:divBdr>
        </w:div>
        <w:div w:id="1220940197">
          <w:marLeft w:val="480"/>
          <w:marRight w:val="0"/>
          <w:marTop w:val="0"/>
          <w:marBottom w:val="0"/>
          <w:divBdr>
            <w:top w:val="none" w:sz="0" w:space="0" w:color="auto"/>
            <w:left w:val="none" w:sz="0" w:space="0" w:color="auto"/>
            <w:bottom w:val="none" w:sz="0" w:space="0" w:color="auto"/>
            <w:right w:val="none" w:sz="0" w:space="0" w:color="auto"/>
          </w:divBdr>
        </w:div>
        <w:div w:id="1227186012">
          <w:marLeft w:val="480"/>
          <w:marRight w:val="0"/>
          <w:marTop w:val="0"/>
          <w:marBottom w:val="0"/>
          <w:divBdr>
            <w:top w:val="none" w:sz="0" w:space="0" w:color="auto"/>
            <w:left w:val="none" w:sz="0" w:space="0" w:color="auto"/>
            <w:bottom w:val="none" w:sz="0" w:space="0" w:color="auto"/>
            <w:right w:val="none" w:sz="0" w:space="0" w:color="auto"/>
          </w:divBdr>
        </w:div>
        <w:div w:id="1365865207">
          <w:marLeft w:val="480"/>
          <w:marRight w:val="0"/>
          <w:marTop w:val="0"/>
          <w:marBottom w:val="0"/>
          <w:divBdr>
            <w:top w:val="none" w:sz="0" w:space="0" w:color="auto"/>
            <w:left w:val="none" w:sz="0" w:space="0" w:color="auto"/>
            <w:bottom w:val="none" w:sz="0" w:space="0" w:color="auto"/>
            <w:right w:val="none" w:sz="0" w:space="0" w:color="auto"/>
          </w:divBdr>
        </w:div>
        <w:div w:id="1449667403">
          <w:marLeft w:val="480"/>
          <w:marRight w:val="0"/>
          <w:marTop w:val="0"/>
          <w:marBottom w:val="0"/>
          <w:divBdr>
            <w:top w:val="none" w:sz="0" w:space="0" w:color="auto"/>
            <w:left w:val="none" w:sz="0" w:space="0" w:color="auto"/>
            <w:bottom w:val="none" w:sz="0" w:space="0" w:color="auto"/>
            <w:right w:val="none" w:sz="0" w:space="0" w:color="auto"/>
          </w:divBdr>
        </w:div>
        <w:div w:id="1520503515">
          <w:marLeft w:val="480"/>
          <w:marRight w:val="0"/>
          <w:marTop w:val="0"/>
          <w:marBottom w:val="0"/>
          <w:divBdr>
            <w:top w:val="none" w:sz="0" w:space="0" w:color="auto"/>
            <w:left w:val="none" w:sz="0" w:space="0" w:color="auto"/>
            <w:bottom w:val="none" w:sz="0" w:space="0" w:color="auto"/>
            <w:right w:val="none" w:sz="0" w:space="0" w:color="auto"/>
          </w:divBdr>
        </w:div>
        <w:div w:id="1571886103">
          <w:marLeft w:val="480"/>
          <w:marRight w:val="0"/>
          <w:marTop w:val="0"/>
          <w:marBottom w:val="0"/>
          <w:divBdr>
            <w:top w:val="none" w:sz="0" w:space="0" w:color="auto"/>
            <w:left w:val="none" w:sz="0" w:space="0" w:color="auto"/>
            <w:bottom w:val="none" w:sz="0" w:space="0" w:color="auto"/>
            <w:right w:val="none" w:sz="0" w:space="0" w:color="auto"/>
          </w:divBdr>
        </w:div>
        <w:div w:id="1636637023">
          <w:marLeft w:val="480"/>
          <w:marRight w:val="0"/>
          <w:marTop w:val="0"/>
          <w:marBottom w:val="0"/>
          <w:divBdr>
            <w:top w:val="none" w:sz="0" w:space="0" w:color="auto"/>
            <w:left w:val="none" w:sz="0" w:space="0" w:color="auto"/>
            <w:bottom w:val="none" w:sz="0" w:space="0" w:color="auto"/>
            <w:right w:val="none" w:sz="0" w:space="0" w:color="auto"/>
          </w:divBdr>
        </w:div>
        <w:div w:id="1685936277">
          <w:marLeft w:val="480"/>
          <w:marRight w:val="0"/>
          <w:marTop w:val="0"/>
          <w:marBottom w:val="0"/>
          <w:divBdr>
            <w:top w:val="none" w:sz="0" w:space="0" w:color="auto"/>
            <w:left w:val="none" w:sz="0" w:space="0" w:color="auto"/>
            <w:bottom w:val="none" w:sz="0" w:space="0" w:color="auto"/>
            <w:right w:val="none" w:sz="0" w:space="0" w:color="auto"/>
          </w:divBdr>
        </w:div>
        <w:div w:id="1711567708">
          <w:marLeft w:val="480"/>
          <w:marRight w:val="0"/>
          <w:marTop w:val="0"/>
          <w:marBottom w:val="0"/>
          <w:divBdr>
            <w:top w:val="none" w:sz="0" w:space="0" w:color="auto"/>
            <w:left w:val="none" w:sz="0" w:space="0" w:color="auto"/>
            <w:bottom w:val="none" w:sz="0" w:space="0" w:color="auto"/>
            <w:right w:val="none" w:sz="0" w:space="0" w:color="auto"/>
          </w:divBdr>
        </w:div>
        <w:div w:id="1716274029">
          <w:marLeft w:val="480"/>
          <w:marRight w:val="0"/>
          <w:marTop w:val="0"/>
          <w:marBottom w:val="0"/>
          <w:divBdr>
            <w:top w:val="none" w:sz="0" w:space="0" w:color="auto"/>
            <w:left w:val="none" w:sz="0" w:space="0" w:color="auto"/>
            <w:bottom w:val="none" w:sz="0" w:space="0" w:color="auto"/>
            <w:right w:val="none" w:sz="0" w:space="0" w:color="auto"/>
          </w:divBdr>
        </w:div>
        <w:div w:id="1761753511">
          <w:marLeft w:val="480"/>
          <w:marRight w:val="0"/>
          <w:marTop w:val="0"/>
          <w:marBottom w:val="0"/>
          <w:divBdr>
            <w:top w:val="none" w:sz="0" w:space="0" w:color="auto"/>
            <w:left w:val="none" w:sz="0" w:space="0" w:color="auto"/>
            <w:bottom w:val="none" w:sz="0" w:space="0" w:color="auto"/>
            <w:right w:val="none" w:sz="0" w:space="0" w:color="auto"/>
          </w:divBdr>
        </w:div>
        <w:div w:id="1833792358">
          <w:marLeft w:val="480"/>
          <w:marRight w:val="0"/>
          <w:marTop w:val="0"/>
          <w:marBottom w:val="0"/>
          <w:divBdr>
            <w:top w:val="none" w:sz="0" w:space="0" w:color="auto"/>
            <w:left w:val="none" w:sz="0" w:space="0" w:color="auto"/>
            <w:bottom w:val="none" w:sz="0" w:space="0" w:color="auto"/>
            <w:right w:val="none" w:sz="0" w:space="0" w:color="auto"/>
          </w:divBdr>
        </w:div>
        <w:div w:id="1834763115">
          <w:marLeft w:val="480"/>
          <w:marRight w:val="0"/>
          <w:marTop w:val="0"/>
          <w:marBottom w:val="0"/>
          <w:divBdr>
            <w:top w:val="none" w:sz="0" w:space="0" w:color="auto"/>
            <w:left w:val="none" w:sz="0" w:space="0" w:color="auto"/>
            <w:bottom w:val="none" w:sz="0" w:space="0" w:color="auto"/>
            <w:right w:val="none" w:sz="0" w:space="0" w:color="auto"/>
          </w:divBdr>
        </w:div>
        <w:div w:id="1893609976">
          <w:marLeft w:val="480"/>
          <w:marRight w:val="0"/>
          <w:marTop w:val="0"/>
          <w:marBottom w:val="0"/>
          <w:divBdr>
            <w:top w:val="none" w:sz="0" w:space="0" w:color="auto"/>
            <w:left w:val="none" w:sz="0" w:space="0" w:color="auto"/>
            <w:bottom w:val="none" w:sz="0" w:space="0" w:color="auto"/>
            <w:right w:val="none" w:sz="0" w:space="0" w:color="auto"/>
          </w:divBdr>
        </w:div>
        <w:div w:id="1903368638">
          <w:marLeft w:val="480"/>
          <w:marRight w:val="0"/>
          <w:marTop w:val="0"/>
          <w:marBottom w:val="0"/>
          <w:divBdr>
            <w:top w:val="none" w:sz="0" w:space="0" w:color="auto"/>
            <w:left w:val="none" w:sz="0" w:space="0" w:color="auto"/>
            <w:bottom w:val="none" w:sz="0" w:space="0" w:color="auto"/>
            <w:right w:val="none" w:sz="0" w:space="0" w:color="auto"/>
          </w:divBdr>
        </w:div>
        <w:div w:id="1935749086">
          <w:marLeft w:val="480"/>
          <w:marRight w:val="0"/>
          <w:marTop w:val="0"/>
          <w:marBottom w:val="0"/>
          <w:divBdr>
            <w:top w:val="none" w:sz="0" w:space="0" w:color="auto"/>
            <w:left w:val="none" w:sz="0" w:space="0" w:color="auto"/>
            <w:bottom w:val="none" w:sz="0" w:space="0" w:color="auto"/>
            <w:right w:val="none" w:sz="0" w:space="0" w:color="auto"/>
          </w:divBdr>
        </w:div>
        <w:div w:id="1946813409">
          <w:marLeft w:val="480"/>
          <w:marRight w:val="0"/>
          <w:marTop w:val="0"/>
          <w:marBottom w:val="0"/>
          <w:divBdr>
            <w:top w:val="none" w:sz="0" w:space="0" w:color="auto"/>
            <w:left w:val="none" w:sz="0" w:space="0" w:color="auto"/>
            <w:bottom w:val="none" w:sz="0" w:space="0" w:color="auto"/>
            <w:right w:val="none" w:sz="0" w:space="0" w:color="auto"/>
          </w:divBdr>
        </w:div>
        <w:div w:id="2001502112">
          <w:marLeft w:val="480"/>
          <w:marRight w:val="0"/>
          <w:marTop w:val="0"/>
          <w:marBottom w:val="0"/>
          <w:divBdr>
            <w:top w:val="none" w:sz="0" w:space="0" w:color="auto"/>
            <w:left w:val="none" w:sz="0" w:space="0" w:color="auto"/>
            <w:bottom w:val="none" w:sz="0" w:space="0" w:color="auto"/>
            <w:right w:val="none" w:sz="0" w:space="0" w:color="auto"/>
          </w:divBdr>
        </w:div>
        <w:div w:id="2049641429">
          <w:marLeft w:val="480"/>
          <w:marRight w:val="0"/>
          <w:marTop w:val="0"/>
          <w:marBottom w:val="0"/>
          <w:divBdr>
            <w:top w:val="none" w:sz="0" w:space="0" w:color="auto"/>
            <w:left w:val="none" w:sz="0" w:space="0" w:color="auto"/>
            <w:bottom w:val="none" w:sz="0" w:space="0" w:color="auto"/>
            <w:right w:val="none" w:sz="0" w:space="0" w:color="auto"/>
          </w:divBdr>
        </w:div>
        <w:div w:id="2144156095">
          <w:marLeft w:val="480"/>
          <w:marRight w:val="0"/>
          <w:marTop w:val="0"/>
          <w:marBottom w:val="0"/>
          <w:divBdr>
            <w:top w:val="none" w:sz="0" w:space="0" w:color="auto"/>
            <w:left w:val="none" w:sz="0" w:space="0" w:color="auto"/>
            <w:bottom w:val="none" w:sz="0" w:space="0" w:color="auto"/>
            <w:right w:val="none" w:sz="0" w:space="0" w:color="auto"/>
          </w:divBdr>
        </w:div>
      </w:divsChild>
    </w:div>
    <w:div w:id="1991057623">
      <w:bodyDiv w:val="1"/>
      <w:marLeft w:val="0"/>
      <w:marRight w:val="0"/>
      <w:marTop w:val="0"/>
      <w:marBottom w:val="0"/>
      <w:divBdr>
        <w:top w:val="none" w:sz="0" w:space="0" w:color="auto"/>
        <w:left w:val="none" w:sz="0" w:space="0" w:color="auto"/>
        <w:bottom w:val="none" w:sz="0" w:space="0" w:color="auto"/>
        <w:right w:val="none" w:sz="0" w:space="0" w:color="auto"/>
      </w:divBdr>
      <w:divsChild>
        <w:div w:id="299964561">
          <w:marLeft w:val="480"/>
          <w:marRight w:val="0"/>
          <w:marTop w:val="0"/>
          <w:marBottom w:val="0"/>
          <w:divBdr>
            <w:top w:val="none" w:sz="0" w:space="0" w:color="auto"/>
            <w:left w:val="none" w:sz="0" w:space="0" w:color="auto"/>
            <w:bottom w:val="none" w:sz="0" w:space="0" w:color="auto"/>
            <w:right w:val="none" w:sz="0" w:space="0" w:color="auto"/>
          </w:divBdr>
        </w:div>
        <w:div w:id="303051697">
          <w:marLeft w:val="480"/>
          <w:marRight w:val="0"/>
          <w:marTop w:val="0"/>
          <w:marBottom w:val="0"/>
          <w:divBdr>
            <w:top w:val="none" w:sz="0" w:space="0" w:color="auto"/>
            <w:left w:val="none" w:sz="0" w:space="0" w:color="auto"/>
            <w:bottom w:val="none" w:sz="0" w:space="0" w:color="auto"/>
            <w:right w:val="none" w:sz="0" w:space="0" w:color="auto"/>
          </w:divBdr>
        </w:div>
        <w:div w:id="370763107">
          <w:marLeft w:val="480"/>
          <w:marRight w:val="0"/>
          <w:marTop w:val="0"/>
          <w:marBottom w:val="0"/>
          <w:divBdr>
            <w:top w:val="none" w:sz="0" w:space="0" w:color="auto"/>
            <w:left w:val="none" w:sz="0" w:space="0" w:color="auto"/>
            <w:bottom w:val="none" w:sz="0" w:space="0" w:color="auto"/>
            <w:right w:val="none" w:sz="0" w:space="0" w:color="auto"/>
          </w:divBdr>
        </w:div>
        <w:div w:id="418791671">
          <w:marLeft w:val="480"/>
          <w:marRight w:val="0"/>
          <w:marTop w:val="0"/>
          <w:marBottom w:val="0"/>
          <w:divBdr>
            <w:top w:val="none" w:sz="0" w:space="0" w:color="auto"/>
            <w:left w:val="none" w:sz="0" w:space="0" w:color="auto"/>
            <w:bottom w:val="none" w:sz="0" w:space="0" w:color="auto"/>
            <w:right w:val="none" w:sz="0" w:space="0" w:color="auto"/>
          </w:divBdr>
        </w:div>
        <w:div w:id="942615478">
          <w:marLeft w:val="480"/>
          <w:marRight w:val="0"/>
          <w:marTop w:val="0"/>
          <w:marBottom w:val="0"/>
          <w:divBdr>
            <w:top w:val="none" w:sz="0" w:space="0" w:color="auto"/>
            <w:left w:val="none" w:sz="0" w:space="0" w:color="auto"/>
            <w:bottom w:val="none" w:sz="0" w:space="0" w:color="auto"/>
            <w:right w:val="none" w:sz="0" w:space="0" w:color="auto"/>
          </w:divBdr>
        </w:div>
        <w:div w:id="1403332858">
          <w:marLeft w:val="480"/>
          <w:marRight w:val="0"/>
          <w:marTop w:val="0"/>
          <w:marBottom w:val="0"/>
          <w:divBdr>
            <w:top w:val="none" w:sz="0" w:space="0" w:color="auto"/>
            <w:left w:val="none" w:sz="0" w:space="0" w:color="auto"/>
            <w:bottom w:val="none" w:sz="0" w:space="0" w:color="auto"/>
            <w:right w:val="none" w:sz="0" w:space="0" w:color="auto"/>
          </w:divBdr>
        </w:div>
        <w:div w:id="1806505212">
          <w:marLeft w:val="480"/>
          <w:marRight w:val="0"/>
          <w:marTop w:val="0"/>
          <w:marBottom w:val="0"/>
          <w:divBdr>
            <w:top w:val="none" w:sz="0" w:space="0" w:color="auto"/>
            <w:left w:val="none" w:sz="0" w:space="0" w:color="auto"/>
            <w:bottom w:val="none" w:sz="0" w:space="0" w:color="auto"/>
            <w:right w:val="none" w:sz="0" w:space="0" w:color="auto"/>
          </w:divBdr>
        </w:div>
        <w:div w:id="1853259761">
          <w:marLeft w:val="480"/>
          <w:marRight w:val="0"/>
          <w:marTop w:val="0"/>
          <w:marBottom w:val="0"/>
          <w:divBdr>
            <w:top w:val="none" w:sz="0" w:space="0" w:color="auto"/>
            <w:left w:val="none" w:sz="0" w:space="0" w:color="auto"/>
            <w:bottom w:val="none" w:sz="0" w:space="0" w:color="auto"/>
            <w:right w:val="none" w:sz="0" w:space="0" w:color="auto"/>
          </w:divBdr>
        </w:div>
      </w:divsChild>
    </w:div>
    <w:div w:id="1994554580">
      <w:bodyDiv w:val="1"/>
      <w:marLeft w:val="0"/>
      <w:marRight w:val="0"/>
      <w:marTop w:val="0"/>
      <w:marBottom w:val="0"/>
      <w:divBdr>
        <w:top w:val="none" w:sz="0" w:space="0" w:color="auto"/>
        <w:left w:val="none" w:sz="0" w:space="0" w:color="auto"/>
        <w:bottom w:val="none" w:sz="0" w:space="0" w:color="auto"/>
        <w:right w:val="none" w:sz="0" w:space="0" w:color="auto"/>
      </w:divBdr>
    </w:div>
    <w:div w:id="2020815421">
      <w:bodyDiv w:val="1"/>
      <w:marLeft w:val="0"/>
      <w:marRight w:val="0"/>
      <w:marTop w:val="0"/>
      <w:marBottom w:val="0"/>
      <w:divBdr>
        <w:top w:val="none" w:sz="0" w:space="0" w:color="auto"/>
        <w:left w:val="none" w:sz="0" w:space="0" w:color="auto"/>
        <w:bottom w:val="none" w:sz="0" w:space="0" w:color="auto"/>
        <w:right w:val="none" w:sz="0" w:space="0" w:color="auto"/>
      </w:divBdr>
      <w:divsChild>
        <w:div w:id="128404759">
          <w:marLeft w:val="480"/>
          <w:marRight w:val="0"/>
          <w:marTop w:val="0"/>
          <w:marBottom w:val="0"/>
          <w:divBdr>
            <w:top w:val="none" w:sz="0" w:space="0" w:color="auto"/>
            <w:left w:val="none" w:sz="0" w:space="0" w:color="auto"/>
            <w:bottom w:val="none" w:sz="0" w:space="0" w:color="auto"/>
            <w:right w:val="none" w:sz="0" w:space="0" w:color="auto"/>
          </w:divBdr>
        </w:div>
        <w:div w:id="176820998">
          <w:marLeft w:val="480"/>
          <w:marRight w:val="0"/>
          <w:marTop w:val="0"/>
          <w:marBottom w:val="0"/>
          <w:divBdr>
            <w:top w:val="none" w:sz="0" w:space="0" w:color="auto"/>
            <w:left w:val="none" w:sz="0" w:space="0" w:color="auto"/>
            <w:bottom w:val="none" w:sz="0" w:space="0" w:color="auto"/>
            <w:right w:val="none" w:sz="0" w:space="0" w:color="auto"/>
          </w:divBdr>
        </w:div>
        <w:div w:id="222910048">
          <w:marLeft w:val="480"/>
          <w:marRight w:val="0"/>
          <w:marTop w:val="0"/>
          <w:marBottom w:val="0"/>
          <w:divBdr>
            <w:top w:val="none" w:sz="0" w:space="0" w:color="auto"/>
            <w:left w:val="none" w:sz="0" w:space="0" w:color="auto"/>
            <w:bottom w:val="none" w:sz="0" w:space="0" w:color="auto"/>
            <w:right w:val="none" w:sz="0" w:space="0" w:color="auto"/>
          </w:divBdr>
        </w:div>
        <w:div w:id="351225700">
          <w:marLeft w:val="480"/>
          <w:marRight w:val="0"/>
          <w:marTop w:val="0"/>
          <w:marBottom w:val="0"/>
          <w:divBdr>
            <w:top w:val="none" w:sz="0" w:space="0" w:color="auto"/>
            <w:left w:val="none" w:sz="0" w:space="0" w:color="auto"/>
            <w:bottom w:val="none" w:sz="0" w:space="0" w:color="auto"/>
            <w:right w:val="none" w:sz="0" w:space="0" w:color="auto"/>
          </w:divBdr>
        </w:div>
        <w:div w:id="506865293">
          <w:marLeft w:val="480"/>
          <w:marRight w:val="0"/>
          <w:marTop w:val="0"/>
          <w:marBottom w:val="0"/>
          <w:divBdr>
            <w:top w:val="none" w:sz="0" w:space="0" w:color="auto"/>
            <w:left w:val="none" w:sz="0" w:space="0" w:color="auto"/>
            <w:bottom w:val="none" w:sz="0" w:space="0" w:color="auto"/>
            <w:right w:val="none" w:sz="0" w:space="0" w:color="auto"/>
          </w:divBdr>
        </w:div>
        <w:div w:id="509024299">
          <w:marLeft w:val="480"/>
          <w:marRight w:val="0"/>
          <w:marTop w:val="0"/>
          <w:marBottom w:val="0"/>
          <w:divBdr>
            <w:top w:val="none" w:sz="0" w:space="0" w:color="auto"/>
            <w:left w:val="none" w:sz="0" w:space="0" w:color="auto"/>
            <w:bottom w:val="none" w:sz="0" w:space="0" w:color="auto"/>
            <w:right w:val="none" w:sz="0" w:space="0" w:color="auto"/>
          </w:divBdr>
        </w:div>
        <w:div w:id="631789001">
          <w:marLeft w:val="480"/>
          <w:marRight w:val="0"/>
          <w:marTop w:val="0"/>
          <w:marBottom w:val="0"/>
          <w:divBdr>
            <w:top w:val="none" w:sz="0" w:space="0" w:color="auto"/>
            <w:left w:val="none" w:sz="0" w:space="0" w:color="auto"/>
            <w:bottom w:val="none" w:sz="0" w:space="0" w:color="auto"/>
            <w:right w:val="none" w:sz="0" w:space="0" w:color="auto"/>
          </w:divBdr>
        </w:div>
        <w:div w:id="734743446">
          <w:marLeft w:val="480"/>
          <w:marRight w:val="0"/>
          <w:marTop w:val="0"/>
          <w:marBottom w:val="0"/>
          <w:divBdr>
            <w:top w:val="none" w:sz="0" w:space="0" w:color="auto"/>
            <w:left w:val="none" w:sz="0" w:space="0" w:color="auto"/>
            <w:bottom w:val="none" w:sz="0" w:space="0" w:color="auto"/>
            <w:right w:val="none" w:sz="0" w:space="0" w:color="auto"/>
          </w:divBdr>
        </w:div>
        <w:div w:id="812253928">
          <w:marLeft w:val="480"/>
          <w:marRight w:val="0"/>
          <w:marTop w:val="0"/>
          <w:marBottom w:val="0"/>
          <w:divBdr>
            <w:top w:val="none" w:sz="0" w:space="0" w:color="auto"/>
            <w:left w:val="none" w:sz="0" w:space="0" w:color="auto"/>
            <w:bottom w:val="none" w:sz="0" w:space="0" w:color="auto"/>
            <w:right w:val="none" w:sz="0" w:space="0" w:color="auto"/>
          </w:divBdr>
        </w:div>
        <w:div w:id="897210606">
          <w:marLeft w:val="480"/>
          <w:marRight w:val="0"/>
          <w:marTop w:val="0"/>
          <w:marBottom w:val="0"/>
          <w:divBdr>
            <w:top w:val="none" w:sz="0" w:space="0" w:color="auto"/>
            <w:left w:val="none" w:sz="0" w:space="0" w:color="auto"/>
            <w:bottom w:val="none" w:sz="0" w:space="0" w:color="auto"/>
            <w:right w:val="none" w:sz="0" w:space="0" w:color="auto"/>
          </w:divBdr>
        </w:div>
        <w:div w:id="926116879">
          <w:marLeft w:val="480"/>
          <w:marRight w:val="0"/>
          <w:marTop w:val="0"/>
          <w:marBottom w:val="0"/>
          <w:divBdr>
            <w:top w:val="none" w:sz="0" w:space="0" w:color="auto"/>
            <w:left w:val="none" w:sz="0" w:space="0" w:color="auto"/>
            <w:bottom w:val="none" w:sz="0" w:space="0" w:color="auto"/>
            <w:right w:val="none" w:sz="0" w:space="0" w:color="auto"/>
          </w:divBdr>
        </w:div>
        <w:div w:id="930939161">
          <w:marLeft w:val="480"/>
          <w:marRight w:val="0"/>
          <w:marTop w:val="0"/>
          <w:marBottom w:val="0"/>
          <w:divBdr>
            <w:top w:val="none" w:sz="0" w:space="0" w:color="auto"/>
            <w:left w:val="none" w:sz="0" w:space="0" w:color="auto"/>
            <w:bottom w:val="none" w:sz="0" w:space="0" w:color="auto"/>
            <w:right w:val="none" w:sz="0" w:space="0" w:color="auto"/>
          </w:divBdr>
        </w:div>
        <w:div w:id="969628548">
          <w:marLeft w:val="480"/>
          <w:marRight w:val="0"/>
          <w:marTop w:val="0"/>
          <w:marBottom w:val="0"/>
          <w:divBdr>
            <w:top w:val="none" w:sz="0" w:space="0" w:color="auto"/>
            <w:left w:val="none" w:sz="0" w:space="0" w:color="auto"/>
            <w:bottom w:val="none" w:sz="0" w:space="0" w:color="auto"/>
            <w:right w:val="none" w:sz="0" w:space="0" w:color="auto"/>
          </w:divBdr>
        </w:div>
        <w:div w:id="988823829">
          <w:marLeft w:val="480"/>
          <w:marRight w:val="0"/>
          <w:marTop w:val="0"/>
          <w:marBottom w:val="0"/>
          <w:divBdr>
            <w:top w:val="none" w:sz="0" w:space="0" w:color="auto"/>
            <w:left w:val="none" w:sz="0" w:space="0" w:color="auto"/>
            <w:bottom w:val="none" w:sz="0" w:space="0" w:color="auto"/>
            <w:right w:val="none" w:sz="0" w:space="0" w:color="auto"/>
          </w:divBdr>
        </w:div>
        <w:div w:id="1197158381">
          <w:marLeft w:val="480"/>
          <w:marRight w:val="0"/>
          <w:marTop w:val="0"/>
          <w:marBottom w:val="0"/>
          <w:divBdr>
            <w:top w:val="none" w:sz="0" w:space="0" w:color="auto"/>
            <w:left w:val="none" w:sz="0" w:space="0" w:color="auto"/>
            <w:bottom w:val="none" w:sz="0" w:space="0" w:color="auto"/>
            <w:right w:val="none" w:sz="0" w:space="0" w:color="auto"/>
          </w:divBdr>
        </w:div>
        <w:div w:id="1235625042">
          <w:marLeft w:val="480"/>
          <w:marRight w:val="0"/>
          <w:marTop w:val="0"/>
          <w:marBottom w:val="0"/>
          <w:divBdr>
            <w:top w:val="none" w:sz="0" w:space="0" w:color="auto"/>
            <w:left w:val="none" w:sz="0" w:space="0" w:color="auto"/>
            <w:bottom w:val="none" w:sz="0" w:space="0" w:color="auto"/>
            <w:right w:val="none" w:sz="0" w:space="0" w:color="auto"/>
          </w:divBdr>
        </w:div>
        <w:div w:id="1403605161">
          <w:marLeft w:val="480"/>
          <w:marRight w:val="0"/>
          <w:marTop w:val="0"/>
          <w:marBottom w:val="0"/>
          <w:divBdr>
            <w:top w:val="none" w:sz="0" w:space="0" w:color="auto"/>
            <w:left w:val="none" w:sz="0" w:space="0" w:color="auto"/>
            <w:bottom w:val="none" w:sz="0" w:space="0" w:color="auto"/>
            <w:right w:val="none" w:sz="0" w:space="0" w:color="auto"/>
          </w:divBdr>
        </w:div>
        <w:div w:id="1553693805">
          <w:marLeft w:val="480"/>
          <w:marRight w:val="0"/>
          <w:marTop w:val="0"/>
          <w:marBottom w:val="0"/>
          <w:divBdr>
            <w:top w:val="none" w:sz="0" w:space="0" w:color="auto"/>
            <w:left w:val="none" w:sz="0" w:space="0" w:color="auto"/>
            <w:bottom w:val="none" w:sz="0" w:space="0" w:color="auto"/>
            <w:right w:val="none" w:sz="0" w:space="0" w:color="auto"/>
          </w:divBdr>
        </w:div>
        <w:div w:id="1561746140">
          <w:marLeft w:val="480"/>
          <w:marRight w:val="0"/>
          <w:marTop w:val="0"/>
          <w:marBottom w:val="0"/>
          <w:divBdr>
            <w:top w:val="none" w:sz="0" w:space="0" w:color="auto"/>
            <w:left w:val="none" w:sz="0" w:space="0" w:color="auto"/>
            <w:bottom w:val="none" w:sz="0" w:space="0" w:color="auto"/>
            <w:right w:val="none" w:sz="0" w:space="0" w:color="auto"/>
          </w:divBdr>
        </w:div>
        <w:div w:id="1584610691">
          <w:marLeft w:val="480"/>
          <w:marRight w:val="0"/>
          <w:marTop w:val="0"/>
          <w:marBottom w:val="0"/>
          <w:divBdr>
            <w:top w:val="none" w:sz="0" w:space="0" w:color="auto"/>
            <w:left w:val="none" w:sz="0" w:space="0" w:color="auto"/>
            <w:bottom w:val="none" w:sz="0" w:space="0" w:color="auto"/>
            <w:right w:val="none" w:sz="0" w:space="0" w:color="auto"/>
          </w:divBdr>
        </w:div>
        <w:div w:id="1700812274">
          <w:marLeft w:val="480"/>
          <w:marRight w:val="0"/>
          <w:marTop w:val="0"/>
          <w:marBottom w:val="0"/>
          <w:divBdr>
            <w:top w:val="none" w:sz="0" w:space="0" w:color="auto"/>
            <w:left w:val="none" w:sz="0" w:space="0" w:color="auto"/>
            <w:bottom w:val="none" w:sz="0" w:space="0" w:color="auto"/>
            <w:right w:val="none" w:sz="0" w:space="0" w:color="auto"/>
          </w:divBdr>
        </w:div>
        <w:div w:id="1785803344">
          <w:marLeft w:val="480"/>
          <w:marRight w:val="0"/>
          <w:marTop w:val="0"/>
          <w:marBottom w:val="0"/>
          <w:divBdr>
            <w:top w:val="none" w:sz="0" w:space="0" w:color="auto"/>
            <w:left w:val="none" w:sz="0" w:space="0" w:color="auto"/>
            <w:bottom w:val="none" w:sz="0" w:space="0" w:color="auto"/>
            <w:right w:val="none" w:sz="0" w:space="0" w:color="auto"/>
          </w:divBdr>
        </w:div>
        <w:div w:id="1972128764">
          <w:marLeft w:val="480"/>
          <w:marRight w:val="0"/>
          <w:marTop w:val="0"/>
          <w:marBottom w:val="0"/>
          <w:divBdr>
            <w:top w:val="none" w:sz="0" w:space="0" w:color="auto"/>
            <w:left w:val="none" w:sz="0" w:space="0" w:color="auto"/>
            <w:bottom w:val="none" w:sz="0" w:space="0" w:color="auto"/>
            <w:right w:val="none" w:sz="0" w:space="0" w:color="auto"/>
          </w:divBdr>
        </w:div>
      </w:divsChild>
    </w:div>
    <w:div w:id="2032418259">
      <w:bodyDiv w:val="1"/>
      <w:marLeft w:val="0"/>
      <w:marRight w:val="0"/>
      <w:marTop w:val="0"/>
      <w:marBottom w:val="0"/>
      <w:divBdr>
        <w:top w:val="none" w:sz="0" w:space="0" w:color="auto"/>
        <w:left w:val="none" w:sz="0" w:space="0" w:color="auto"/>
        <w:bottom w:val="none" w:sz="0" w:space="0" w:color="auto"/>
        <w:right w:val="none" w:sz="0" w:space="0" w:color="auto"/>
      </w:divBdr>
    </w:div>
    <w:div w:id="2036037111">
      <w:bodyDiv w:val="1"/>
      <w:marLeft w:val="0"/>
      <w:marRight w:val="0"/>
      <w:marTop w:val="0"/>
      <w:marBottom w:val="0"/>
      <w:divBdr>
        <w:top w:val="none" w:sz="0" w:space="0" w:color="auto"/>
        <w:left w:val="none" w:sz="0" w:space="0" w:color="auto"/>
        <w:bottom w:val="none" w:sz="0" w:space="0" w:color="auto"/>
        <w:right w:val="none" w:sz="0" w:space="0" w:color="auto"/>
      </w:divBdr>
    </w:div>
    <w:div w:id="2038701461">
      <w:bodyDiv w:val="1"/>
      <w:marLeft w:val="0"/>
      <w:marRight w:val="0"/>
      <w:marTop w:val="0"/>
      <w:marBottom w:val="0"/>
      <w:divBdr>
        <w:top w:val="none" w:sz="0" w:space="0" w:color="auto"/>
        <w:left w:val="none" w:sz="0" w:space="0" w:color="auto"/>
        <w:bottom w:val="none" w:sz="0" w:space="0" w:color="auto"/>
        <w:right w:val="none" w:sz="0" w:space="0" w:color="auto"/>
      </w:divBdr>
    </w:div>
    <w:div w:id="2041514260">
      <w:bodyDiv w:val="1"/>
      <w:marLeft w:val="0"/>
      <w:marRight w:val="0"/>
      <w:marTop w:val="0"/>
      <w:marBottom w:val="0"/>
      <w:divBdr>
        <w:top w:val="none" w:sz="0" w:space="0" w:color="auto"/>
        <w:left w:val="none" w:sz="0" w:space="0" w:color="auto"/>
        <w:bottom w:val="none" w:sz="0" w:space="0" w:color="auto"/>
        <w:right w:val="none" w:sz="0" w:space="0" w:color="auto"/>
      </w:divBdr>
      <w:divsChild>
        <w:div w:id="104812231">
          <w:marLeft w:val="480"/>
          <w:marRight w:val="0"/>
          <w:marTop w:val="0"/>
          <w:marBottom w:val="0"/>
          <w:divBdr>
            <w:top w:val="none" w:sz="0" w:space="0" w:color="auto"/>
            <w:left w:val="none" w:sz="0" w:space="0" w:color="auto"/>
            <w:bottom w:val="none" w:sz="0" w:space="0" w:color="auto"/>
            <w:right w:val="none" w:sz="0" w:space="0" w:color="auto"/>
          </w:divBdr>
        </w:div>
        <w:div w:id="1028602463">
          <w:marLeft w:val="480"/>
          <w:marRight w:val="0"/>
          <w:marTop w:val="0"/>
          <w:marBottom w:val="0"/>
          <w:divBdr>
            <w:top w:val="none" w:sz="0" w:space="0" w:color="auto"/>
            <w:left w:val="none" w:sz="0" w:space="0" w:color="auto"/>
            <w:bottom w:val="none" w:sz="0" w:space="0" w:color="auto"/>
            <w:right w:val="none" w:sz="0" w:space="0" w:color="auto"/>
          </w:divBdr>
        </w:div>
        <w:div w:id="1414665561">
          <w:marLeft w:val="480"/>
          <w:marRight w:val="0"/>
          <w:marTop w:val="0"/>
          <w:marBottom w:val="0"/>
          <w:divBdr>
            <w:top w:val="none" w:sz="0" w:space="0" w:color="auto"/>
            <w:left w:val="none" w:sz="0" w:space="0" w:color="auto"/>
            <w:bottom w:val="none" w:sz="0" w:space="0" w:color="auto"/>
            <w:right w:val="none" w:sz="0" w:space="0" w:color="auto"/>
          </w:divBdr>
        </w:div>
        <w:div w:id="1732074995">
          <w:marLeft w:val="480"/>
          <w:marRight w:val="0"/>
          <w:marTop w:val="0"/>
          <w:marBottom w:val="0"/>
          <w:divBdr>
            <w:top w:val="none" w:sz="0" w:space="0" w:color="auto"/>
            <w:left w:val="none" w:sz="0" w:space="0" w:color="auto"/>
            <w:bottom w:val="none" w:sz="0" w:space="0" w:color="auto"/>
            <w:right w:val="none" w:sz="0" w:space="0" w:color="auto"/>
          </w:divBdr>
        </w:div>
        <w:div w:id="1837261861">
          <w:marLeft w:val="480"/>
          <w:marRight w:val="0"/>
          <w:marTop w:val="0"/>
          <w:marBottom w:val="0"/>
          <w:divBdr>
            <w:top w:val="none" w:sz="0" w:space="0" w:color="auto"/>
            <w:left w:val="none" w:sz="0" w:space="0" w:color="auto"/>
            <w:bottom w:val="none" w:sz="0" w:space="0" w:color="auto"/>
            <w:right w:val="none" w:sz="0" w:space="0" w:color="auto"/>
          </w:divBdr>
        </w:div>
      </w:divsChild>
    </w:div>
    <w:div w:id="2060083322">
      <w:bodyDiv w:val="1"/>
      <w:marLeft w:val="0"/>
      <w:marRight w:val="0"/>
      <w:marTop w:val="0"/>
      <w:marBottom w:val="0"/>
      <w:divBdr>
        <w:top w:val="none" w:sz="0" w:space="0" w:color="auto"/>
        <w:left w:val="none" w:sz="0" w:space="0" w:color="auto"/>
        <w:bottom w:val="none" w:sz="0" w:space="0" w:color="auto"/>
        <w:right w:val="none" w:sz="0" w:space="0" w:color="auto"/>
      </w:divBdr>
      <w:divsChild>
        <w:div w:id="26221007">
          <w:marLeft w:val="640"/>
          <w:marRight w:val="0"/>
          <w:marTop w:val="0"/>
          <w:marBottom w:val="0"/>
          <w:divBdr>
            <w:top w:val="none" w:sz="0" w:space="0" w:color="auto"/>
            <w:left w:val="none" w:sz="0" w:space="0" w:color="auto"/>
            <w:bottom w:val="none" w:sz="0" w:space="0" w:color="auto"/>
            <w:right w:val="none" w:sz="0" w:space="0" w:color="auto"/>
          </w:divBdr>
        </w:div>
        <w:div w:id="88817851">
          <w:marLeft w:val="640"/>
          <w:marRight w:val="0"/>
          <w:marTop w:val="0"/>
          <w:marBottom w:val="0"/>
          <w:divBdr>
            <w:top w:val="none" w:sz="0" w:space="0" w:color="auto"/>
            <w:left w:val="none" w:sz="0" w:space="0" w:color="auto"/>
            <w:bottom w:val="none" w:sz="0" w:space="0" w:color="auto"/>
            <w:right w:val="none" w:sz="0" w:space="0" w:color="auto"/>
          </w:divBdr>
        </w:div>
        <w:div w:id="146366454">
          <w:marLeft w:val="640"/>
          <w:marRight w:val="0"/>
          <w:marTop w:val="0"/>
          <w:marBottom w:val="0"/>
          <w:divBdr>
            <w:top w:val="none" w:sz="0" w:space="0" w:color="auto"/>
            <w:left w:val="none" w:sz="0" w:space="0" w:color="auto"/>
            <w:bottom w:val="none" w:sz="0" w:space="0" w:color="auto"/>
            <w:right w:val="none" w:sz="0" w:space="0" w:color="auto"/>
          </w:divBdr>
        </w:div>
        <w:div w:id="167983719">
          <w:marLeft w:val="640"/>
          <w:marRight w:val="0"/>
          <w:marTop w:val="0"/>
          <w:marBottom w:val="0"/>
          <w:divBdr>
            <w:top w:val="none" w:sz="0" w:space="0" w:color="auto"/>
            <w:left w:val="none" w:sz="0" w:space="0" w:color="auto"/>
            <w:bottom w:val="none" w:sz="0" w:space="0" w:color="auto"/>
            <w:right w:val="none" w:sz="0" w:space="0" w:color="auto"/>
          </w:divBdr>
        </w:div>
        <w:div w:id="172309035">
          <w:marLeft w:val="640"/>
          <w:marRight w:val="0"/>
          <w:marTop w:val="0"/>
          <w:marBottom w:val="0"/>
          <w:divBdr>
            <w:top w:val="none" w:sz="0" w:space="0" w:color="auto"/>
            <w:left w:val="none" w:sz="0" w:space="0" w:color="auto"/>
            <w:bottom w:val="none" w:sz="0" w:space="0" w:color="auto"/>
            <w:right w:val="none" w:sz="0" w:space="0" w:color="auto"/>
          </w:divBdr>
        </w:div>
        <w:div w:id="248659422">
          <w:marLeft w:val="640"/>
          <w:marRight w:val="0"/>
          <w:marTop w:val="0"/>
          <w:marBottom w:val="0"/>
          <w:divBdr>
            <w:top w:val="none" w:sz="0" w:space="0" w:color="auto"/>
            <w:left w:val="none" w:sz="0" w:space="0" w:color="auto"/>
            <w:bottom w:val="none" w:sz="0" w:space="0" w:color="auto"/>
            <w:right w:val="none" w:sz="0" w:space="0" w:color="auto"/>
          </w:divBdr>
        </w:div>
        <w:div w:id="259608580">
          <w:marLeft w:val="640"/>
          <w:marRight w:val="0"/>
          <w:marTop w:val="0"/>
          <w:marBottom w:val="0"/>
          <w:divBdr>
            <w:top w:val="none" w:sz="0" w:space="0" w:color="auto"/>
            <w:left w:val="none" w:sz="0" w:space="0" w:color="auto"/>
            <w:bottom w:val="none" w:sz="0" w:space="0" w:color="auto"/>
            <w:right w:val="none" w:sz="0" w:space="0" w:color="auto"/>
          </w:divBdr>
        </w:div>
        <w:div w:id="313876694">
          <w:marLeft w:val="640"/>
          <w:marRight w:val="0"/>
          <w:marTop w:val="0"/>
          <w:marBottom w:val="0"/>
          <w:divBdr>
            <w:top w:val="none" w:sz="0" w:space="0" w:color="auto"/>
            <w:left w:val="none" w:sz="0" w:space="0" w:color="auto"/>
            <w:bottom w:val="none" w:sz="0" w:space="0" w:color="auto"/>
            <w:right w:val="none" w:sz="0" w:space="0" w:color="auto"/>
          </w:divBdr>
        </w:div>
        <w:div w:id="343557399">
          <w:marLeft w:val="640"/>
          <w:marRight w:val="0"/>
          <w:marTop w:val="0"/>
          <w:marBottom w:val="0"/>
          <w:divBdr>
            <w:top w:val="none" w:sz="0" w:space="0" w:color="auto"/>
            <w:left w:val="none" w:sz="0" w:space="0" w:color="auto"/>
            <w:bottom w:val="none" w:sz="0" w:space="0" w:color="auto"/>
            <w:right w:val="none" w:sz="0" w:space="0" w:color="auto"/>
          </w:divBdr>
        </w:div>
        <w:div w:id="360084611">
          <w:marLeft w:val="640"/>
          <w:marRight w:val="0"/>
          <w:marTop w:val="0"/>
          <w:marBottom w:val="0"/>
          <w:divBdr>
            <w:top w:val="none" w:sz="0" w:space="0" w:color="auto"/>
            <w:left w:val="none" w:sz="0" w:space="0" w:color="auto"/>
            <w:bottom w:val="none" w:sz="0" w:space="0" w:color="auto"/>
            <w:right w:val="none" w:sz="0" w:space="0" w:color="auto"/>
          </w:divBdr>
        </w:div>
        <w:div w:id="363097683">
          <w:marLeft w:val="640"/>
          <w:marRight w:val="0"/>
          <w:marTop w:val="0"/>
          <w:marBottom w:val="0"/>
          <w:divBdr>
            <w:top w:val="none" w:sz="0" w:space="0" w:color="auto"/>
            <w:left w:val="none" w:sz="0" w:space="0" w:color="auto"/>
            <w:bottom w:val="none" w:sz="0" w:space="0" w:color="auto"/>
            <w:right w:val="none" w:sz="0" w:space="0" w:color="auto"/>
          </w:divBdr>
        </w:div>
        <w:div w:id="449514849">
          <w:marLeft w:val="640"/>
          <w:marRight w:val="0"/>
          <w:marTop w:val="0"/>
          <w:marBottom w:val="0"/>
          <w:divBdr>
            <w:top w:val="none" w:sz="0" w:space="0" w:color="auto"/>
            <w:left w:val="none" w:sz="0" w:space="0" w:color="auto"/>
            <w:bottom w:val="none" w:sz="0" w:space="0" w:color="auto"/>
            <w:right w:val="none" w:sz="0" w:space="0" w:color="auto"/>
          </w:divBdr>
        </w:div>
        <w:div w:id="569771753">
          <w:marLeft w:val="640"/>
          <w:marRight w:val="0"/>
          <w:marTop w:val="0"/>
          <w:marBottom w:val="0"/>
          <w:divBdr>
            <w:top w:val="none" w:sz="0" w:space="0" w:color="auto"/>
            <w:left w:val="none" w:sz="0" w:space="0" w:color="auto"/>
            <w:bottom w:val="none" w:sz="0" w:space="0" w:color="auto"/>
            <w:right w:val="none" w:sz="0" w:space="0" w:color="auto"/>
          </w:divBdr>
        </w:div>
        <w:div w:id="586041162">
          <w:marLeft w:val="640"/>
          <w:marRight w:val="0"/>
          <w:marTop w:val="0"/>
          <w:marBottom w:val="0"/>
          <w:divBdr>
            <w:top w:val="none" w:sz="0" w:space="0" w:color="auto"/>
            <w:left w:val="none" w:sz="0" w:space="0" w:color="auto"/>
            <w:bottom w:val="none" w:sz="0" w:space="0" w:color="auto"/>
            <w:right w:val="none" w:sz="0" w:space="0" w:color="auto"/>
          </w:divBdr>
        </w:div>
        <w:div w:id="607347628">
          <w:marLeft w:val="640"/>
          <w:marRight w:val="0"/>
          <w:marTop w:val="0"/>
          <w:marBottom w:val="0"/>
          <w:divBdr>
            <w:top w:val="none" w:sz="0" w:space="0" w:color="auto"/>
            <w:left w:val="none" w:sz="0" w:space="0" w:color="auto"/>
            <w:bottom w:val="none" w:sz="0" w:space="0" w:color="auto"/>
            <w:right w:val="none" w:sz="0" w:space="0" w:color="auto"/>
          </w:divBdr>
        </w:div>
        <w:div w:id="776214276">
          <w:marLeft w:val="640"/>
          <w:marRight w:val="0"/>
          <w:marTop w:val="0"/>
          <w:marBottom w:val="0"/>
          <w:divBdr>
            <w:top w:val="none" w:sz="0" w:space="0" w:color="auto"/>
            <w:left w:val="none" w:sz="0" w:space="0" w:color="auto"/>
            <w:bottom w:val="none" w:sz="0" w:space="0" w:color="auto"/>
            <w:right w:val="none" w:sz="0" w:space="0" w:color="auto"/>
          </w:divBdr>
        </w:div>
        <w:div w:id="803620068">
          <w:marLeft w:val="640"/>
          <w:marRight w:val="0"/>
          <w:marTop w:val="0"/>
          <w:marBottom w:val="0"/>
          <w:divBdr>
            <w:top w:val="none" w:sz="0" w:space="0" w:color="auto"/>
            <w:left w:val="none" w:sz="0" w:space="0" w:color="auto"/>
            <w:bottom w:val="none" w:sz="0" w:space="0" w:color="auto"/>
            <w:right w:val="none" w:sz="0" w:space="0" w:color="auto"/>
          </w:divBdr>
        </w:div>
        <w:div w:id="813714474">
          <w:marLeft w:val="640"/>
          <w:marRight w:val="0"/>
          <w:marTop w:val="0"/>
          <w:marBottom w:val="0"/>
          <w:divBdr>
            <w:top w:val="none" w:sz="0" w:space="0" w:color="auto"/>
            <w:left w:val="none" w:sz="0" w:space="0" w:color="auto"/>
            <w:bottom w:val="none" w:sz="0" w:space="0" w:color="auto"/>
            <w:right w:val="none" w:sz="0" w:space="0" w:color="auto"/>
          </w:divBdr>
        </w:div>
        <w:div w:id="871651294">
          <w:marLeft w:val="640"/>
          <w:marRight w:val="0"/>
          <w:marTop w:val="0"/>
          <w:marBottom w:val="0"/>
          <w:divBdr>
            <w:top w:val="none" w:sz="0" w:space="0" w:color="auto"/>
            <w:left w:val="none" w:sz="0" w:space="0" w:color="auto"/>
            <w:bottom w:val="none" w:sz="0" w:space="0" w:color="auto"/>
            <w:right w:val="none" w:sz="0" w:space="0" w:color="auto"/>
          </w:divBdr>
        </w:div>
        <w:div w:id="871920694">
          <w:marLeft w:val="640"/>
          <w:marRight w:val="0"/>
          <w:marTop w:val="0"/>
          <w:marBottom w:val="0"/>
          <w:divBdr>
            <w:top w:val="none" w:sz="0" w:space="0" w:color="auto"/>
            <w:left w:val="none" w:sz="0" w:space="0" w:color="auto"/>
            <w:bottom w:val="none" w:sz="0" w:space="0" w:color="auto"/>
            <w:right w:val="none" w:sz="0" w:space="0" w:color="auto"/>
          </w:divBdr>
        </w:div>
        <w:div w:id="952637980">
          <w:marLeft w:val="640"/>
          <w:marRight w:val="0"/>
          <w:marTop w:val="0"/>
          <w:marBottom w:val="0"/>
          <w:divBdr>
            <w:top w:val="none" w:sz="0" w:space="0" w:color="auto"/>
            <w:left w:val="none" w:sz="0" w:space="0" w:color="auto"/>
            <w:bottom w:val="none" w:sz="0" w:space="0" w:color="auto"/>
            <w:right w:val="none" w:sz="0" w:space="0" w:color="auto"/>
          </w:divBdr>
        </w:div>
        <w:div w:id="1130318709">
          <w:marLeft w:val="640"/>
          <w:marRight w:val="0"/>
          <w:marTop w:val="0"/>
          <w:marBottom w:val="0"/>
          <w:divBdr>
            <w:top w:val="none" w:sz="0" w:space="0" w:color="auto"/>
            <w:left w:val="none" w:sz="0" w:space="0" w:color="auto"/>
            <w:bottom w:val="none" w:sz="0" w:space="0" w:color="auto"/>
            <w:right w:val="none" w:sz="0" w:space="0" w:color="auto"/>
          </w:divBdr>
        </w:div>
        <w:div w:id="1151481256">
          <w:marLeft w:val="640"/>
          <w:marRight w:val="0"/>
          <w:marTop w:val="0"/>
          <w:marBottom w:val="0"/>
          <w:divBdr>
            <w:top w:val="none" w:sz="0" w:space="0" w:color="auto"/>
            <w:left w:val="none" w:sz="0" w:space="0" w:color="auto"/>
            <w:bottom w:val="none" w:sz="0" w:space="0" w:color="auto"/>
            <w:right w:val="none" w:sz="0" w:space="0" w:color="auto"/>
          </w:divBdr>
        </w:div>
        <w:div w:id="1534461466">
          <w:marLeft w:val="640"/>
          <w:marRight w:val="0"/>
          <w:marTop w:val="0"/>
          <w:marBottom w:val="0"/>
          <w:divBdr>
            <w:top w:val="none" w:sz="0" w:space="0" w:color="auto"/>
            <w:left w:val="none" w:sz="0" w:space="0" w:color="auto"/>
            <w:bottom w:val="none" w:sz="0" w:space="0" w:color="auto"/>
            <w:right w:val="none" w:sz="0" w:space="0" w:color="auto"/>
          </w:divBdr>
        </w:div>
        <w:div w:id="1569917784">
          <w:marLeft w:val="640"/>
          <w:marRight w:val="0"/>
          <w:marTop w:val="0"/>
          <w:marBottom w:val="0"/>
          <w:divBdr>
            <w:top w:val="none" w:sz="0" w:space="0" w:color="auto"/>
            <w:left w:val="none" w:sz="0" w:space="0" w:color="auto"/>
            <w:bottom w:val="none" w:sz="0" w:space="0" w:color="auto"/>
            <w:right w:val="none" w:sz="0" w:space="0" w:color="auto"/>
          </w:divBdr>
        </w:div>
        <w:div w:id="1641961778">
          <w:marLeft w:val="640"/>
          <w:marRight w:val="0"/>
          <w:marTop w:val="0"/>
          <w:marBottom w:val="0"/>
          <w:divBdr>
            <w:top w:val="none" w:sz="0" w:space="0" w:color="auto"/>
            <w:left w:val="none" w:sz="0" w:space="0" w:color="auto"/>
            <w:bottom w:val="none" w:sz="0" w:space="0" w:color="auto"/>
            <w:right w:val="none" w:sz="0" w:space="0" w:color="auto"/>
          </w:divBdr>
        </w:div>
        <w:div w:id="1834252456">
          <w:marLeft w:val="640"/>
          <w:marRight w:val="0"/>
          <w:marTop w:val="0"/>
          <w:marBottom w:val="0"/>
          <w:divBdr>
            <w:top w:val="none" w:sz="0" w:space="0" w:color="auto"/>
            <w:left w:val="none" w:sz="0" w:space="0" w:color="auto"/>
            <w:bottom w:val="none" w:sz="0" w:space="0" w:color="auto"/>
            <w:right w:val="none" w:sz="0" w:space="0" w:color="auto"/>
          </w:divBdr>
        </w:div>
        <w:div w:id="1932346991">
          <w:marLeft w:val="640"/>
          <w:marRight w:val="0"/>
          <w:marTop w:val="0"/>
          <w:marBottom w:val="0"/>
          <w:divBdr>
            <w:top w:val="none" w:sz="0" w:space="0" w:color="auto"/>
            <w:left w:val="none" w:sz="0" w:space="0" w:color="auto"/>
            <w:bottom w:val="none" w:sz="0" w:space="0" w:color="auto"/>
            <w:right w:val="none" w:sz="0" w:space="0" w:color="auto"/>
          </w:divBdr>
        </w:div>
        <w:div w:id="1939171186">
          <w:marLeft w:val="640"/>
          <w:marRight w:val="0"/>
          <w:marTop w:val="0"/>
          <w:marBottom w:val="0"/>
          <w:divBdr>
            <w:top w:val="none" w:sz="0" w:space="0" w:color="auto"/>
            <w:left w:val="none" w:sz="0" w:space="0" w:color="auto"/>
            <w:bottom w:val="none" w:sz="0" w:space="0" w:color="auto"/>
            <w:right w:val="none" w:sz="0" w:space="0" w:color="auto"/>
          </w:divBdr>
        </w:div>
        <w:div w:id="1963337495">
          <w:marLeft w:val="640"/>
          <w:marRight w:val="0"/>
          <w:marTop w:val="0"/>
          <w:marBottom w:val="0"/>
          <w:divBdr>
            <w:top w:val="none" w:sz="0" w:space="0" w:color="auto"/>
            <w:left w:val="none" w:sz="0" w:space="0" w:color="auto"/>
            <w:bottom w:val="none" w:sz="0" w:space="0" w:color="auto"/>
            <w:right w:val="none" w:sz="0" w:space="0" w:color="auto"/>
          </w:divBdr>
        </w:div>
        <w:div w:id="2005208515">
          <w:marLeft w:val="640"/>
          <w:marRight w:val="0"/>
          <w:marTop w:val="0"/>
          <w:marBottom w:val="0"/>
          <w:divBdr>
            <w:top w:val="none" w:sz="0" w:space="0" w:color="auto"/>
            <w:left w:val="none" w:sz="0" w:space="0" w:color="auto"/>
            <w:bottom w:val="none" w:sz="0" w:space="0" w:color="auto"/>
            <w:right w:val="none" w:sz="0" w:space="0" w:color="auto"/>
          </w:divBdr>
        </w:div>
        <w:div w:id="2088114136">
          <w:marLeft w:val="640"/>
          <w:marRight w:val="0"/>
          <w:marTop w:val="0"/>
          <w:marBottom w:val="0"/>
          <w:divBdr>
            <w:top w:val="none" w:sz="0" w:space="0" w:color="auto"/>
            <w:left w:val="none" w:sz="0" w:space="0" w:color="auto"/>
            <w:bottom w:val="none" w:sz="0" w:space="0" w:color="auto"/>
            <w:right w:val="none" w:sz="0" w:space="0" w:color="auto"/>
          </w:divBdr>
        </w:div>
        <w:div w:id="2137139590">
          <w:marLeft w:val="640"/>
          <w:marRight w:val="0"/>
          <w:marTop w:val="0"/>
          <w:marBottom w:val="0"/>
          <w:divBdr>
            <w:top w:val="none" w:sz="0" w:space="0" w:color="auto"/>
            <w:left w:val="none" w:sz="0" w:space="0" w:color="auto"/>
            <w:bottom w:val="none" w:sz="0" w:space="0" w:color="auto"/>
            <w:right w:val="none" w:sz="0" w:space="0" w:color="auto"/>
          </w:divBdr>
        </w:div>
      </w:divsChild>
    </w:div>
    <w:div w:id="2087140763">
      <w:bodyDiv w:val="1"/>
      <w:marLeft w:val="0"/>
      <w:marRight w:val="0"/>
      <w:marTop w:val="0"/>
      <w:marBottom w:val="0"/>
      <w:divBdr>
        <w:top w:val="none" w:sz="0" w:space="0" w:color="auto"/>
        <w:left w:val="none" w:sz="0" w:space="0" w:color="auto"/>
        <w:bottom w:val="none" w:sz="0" w:space="0" w:color="auto"/>
        <w:right w:val="none" w:sz="0" w:space="0" w:color="auto"/>
      </w:divBdr>
    </w:div>
    <w:div w:id="2089884245">
      <w:bodyDiv w:val="1"/>
      <w:marLeft w:val="0"/>
      <w:marRight w:val="0"/>
      <w:marTop w:val="0"/>
      <w:marBottom w:val="0"/>
      <w:divBdr>
        <w:top w:val="none" w:sz="0" w:space="0" w:color="auto"/>
        <w:left w:val="none" w:sz="0" w:space="0" w:color="auto"/>
        <w:bottom w:val="none" w:sz="0" w:space="0" w:color="auto"/>
        <w:right w:val="none" w:sz="0" w:space="0" w:color="auto"/>
      </w:divBdr>
    </w:div>
    <w:div w:id="2100635355">
      <w:bodyDiv w:val="1"/>
      <w:marLeft w:val="0"/>
      <w:marRight w:val="0"/>
      <w:marTop w:val="0"/>
      <w:marBottom w:val="0"/>
      <w:divBdr>
        <w:top w:val="none" w:sz="0" w:space="0" w:color="auto"/>
        <w:left w:val="none" w:sz="0" w:space="0" w:color="auto"/>
        <w:bottom w:val="none" w:sz="0" w:space="0" w:color="auto"/>
        <w:right w:val="none" w:sz="0" w:space="0" w:color="auto"/>
      </w:divBdr>
      <w:divsChild>
        <w:div w:id="6174109">
          <w:marLeft w:val="480"/>
          <w:marRight w:val="0"/>
          <w:marTop w:val="0"/>
          <w:marBottom w:val="0"/>
          <w:divBdr>
            <w:top w:val="none" w:sz="0" w:space="0" w:color="auto"/>
            <w:left w:val="none" w:sz="0" w:space="0" w:color="auto"/>
            <w:bottom w:val="none" w:sz="0" w:space="0" w:color="auto"/>
            <w:right w:val="none" w:sz="0" w:space="0" w:color="auto"/>
          </w:divBdr>
        </w:div>
        <w:div w:id="53823004">
          <w:marLeft w:val="480"/>
          <w:marRight w:val="0"/>
          <w:marTop w:val="0"/>
          <w:marBottom w:val="0"/>
          <w:divBdr>
            <w:top w:val="none" w:sz="0" w:space="0" w:color="auto"/>
            <w:left w:val="none" w:sz="0" w:space="0" w:color="auto"/>
            <w:bottom w:val="none" w:sz="0" w:space="0" w:color="auto"/>
            <w:right w:val="none" w:sz="0" w:space="0" w:color="auto"/>
          </w:divBdr>
        </w:div>
        <w:div w:id="186407003">
          <w:marLeft w:val="480"/>
          <w:marRight w:val="0"/>
          <w:marTop w:val="0"/>
          <w:marBottom w:val="0"/>
          <w:divBdr>
            <w:top w:val="none" w:sz="0" w:space="0" w:color="auto"/>
            <w:left w:val="none" w:sz="0" w:space="0" w:color="auto"/>
            <w:bottom w:val="none" w:sz="0" w:space="0" w:color="auto"/>
            <w:right w:val="none" w:sz="0" w:space="0" w:color="auto"/>
          </w:divBdr>
        </w:div>
        <w:div w:id="664094114">
          <w:marLeft w:val="480"/>
          <w:marRight w:val="0"/>
          <w:marTop w:val="0"/>
          <w:marBottom w:val="0"/>
          <w:divBdr>
            <w:top w:val="none" w:sz="0" w:space="0" w:color="auto"/>
            <w:left w:val="none" w:sz="0" w:space="0" w:color="auto"/>
            <w:bottom w:val="none" w:sz="0" w:space="0" w:color="auto"/>
            <w:right w:val="none" w:sz="0" w:space="0" w:color="auto"/>
          </w:divBdr>
        </w:div>
        <w:div w:id="705106761">
          <w:marLeft w:val="480"/>
          <w:marRight w:val="0"/>
          <w:marTop w:val="0"/>
          <w:marBottom w:val="0"/>
          <w:divBdr>
            <w:top w:val="none" w:sz="0" w:space="0" w:color="auto"/>
            <w:left w:val="none" w:sz="0" w:space="0" w:color="auto"/>
            <w:bottom w:val="none" w:sz="0" w:space="0" w:color="auto"/>
            <w:right w:val="none" w:sz="0" w:space="0" w:color="auto"/>
          </w:divBdr>
        </w:div>
        <w:div w:id="747075478">
          <w:marLeft w:val="480"/>
          <w:marRight w:val="0"/>
          <w:marTop w:val="0"/>
          <w:marBottom w:val="0"/>
          <w:divBdr>
            <w:top w:val="none" w:sz="0" w:space="0" w:color="auto"/>
            <w:left w:val="none" w:sz="0" w:space="0" w:color="auto"/>
            <w:bottom w:val="none" w:sz="0" w:space="0" w:color="auto"/>
            <w:right w:val="none" w:sz="0" w:space="0" w:color="auto"/>
          </w:divBdr>
        </w:div>
        <w:div w:id="883756778">
          <w:marLeft w:val="480"/>
          <w:marRight w:val="0"/>
          <w:marTop w:val="0"/>
          <w:marBottom w:val="0"/>
          <w:divBdr>
            <w:top w:val="none" w:sz="0" w:space="0" w:color="auto"/>
            <w:left w:val="none" w:sz="0" w:space="0" w:color="auto"/>
            <w:bottom w:val="none" w:sz="0" w:space="0" w:color="auto"/>
            <w:right w:val="none" w:sz="0" w:space="0" w:color="auto"/>
          </w:divBdr>
        </w:div>
        <w:div w:id="905650464">
          <w:marLeft w:val="480"/>
          <w:marRight w:val="0"/>
          <w:marTop w:val="0"/>
          <w:marBottom w:val="0"/>
          <w:divBdr>
            <w:top w:val="none" w:sz="0" w:space="0" w:color="auto"/>
            <w:left w:val="none" w:sz="0" w:space="0" w:color="auto"/>
            <w:bottom w:val="none" w:sz="0" w:space="0" w:color="auto"/>
            <w:right w:val="none" w:sz="0" w:space="0" w:color="auto"/>
          </w:divBdr>
        </w:div>
        <w:div w:id="1230073362">
          <w:marLeft w:val="480"/>
          <w:marRight w:val="0"/>
          <w:marTop w:val="0"/>
          <w:marBottom w:val="0"/>
          <w:divBdr>
            <w:top w:val="none" w:sz="0" w:space="0" w:color="auto"/>
            <w:left w:val="none" w:sz="0" w:space="0" w:color="auto"/>
            <w:bottom w:val="none" w:sz="0" w:space="0" w:color="auto"/>
            <w:right w:val="none" w:sz="0" w:space="0" w:color="auto"/>
          </w:divBdr>
        </w:div>
        <w:div w:id="1260143384">
          <w:marLeft w:val="480"/>
          <w:marRight w:val="0"/>
          <w:marTop w:val="0"/>
          <w:marBottom w:val="0"/>
          <w:divBdr>
            <w:top w:val="none" w:sz="0" w:space="0" w:color="auto"/>
            <w:left w:val="none" w:sz="0" w:space="0" w:color="auto"/>
            <w:bottom w:val="none" w:sz="0" w:space="0" w:color="auto"/>
            <w:right w:val="none" w:sz="0" w:space="0" w:color="auto"/>
          </w:divBdr>
        </w:div>
        <w:div w:id="1355156139">
          <w:marLeft w:val="480"/>
          <w:marRight w:val="0"/>
          <w:marTop w:val="0"/>
          <w:marBottom w:val="0"/>
          <w:divBdr>
            <w:top w:val="none" w:sz="0" w:space="0" w:color="auto"/>
            <w:left w:val="none" w:sz="0" w:space="0" w:color="auto"/>
            <w:bottom w:val="none" w:sz="0" w:space="0" w:color="auto"/>
            <w:right w:val="none" w:sz="0" w:space="0" w:color="auto"/>
          </w:divBdr>
        </w:div>
        <w:div w:id="1519805476">
          <w:marLeft w:val="480"/>
          <w:marRight w:val="0"/>
          <w:marTop w:val="0"/>
          <w:marBottom w:val="0"/>
          <w:divBdr>
            <w:top w:val="none" w:sz="0" w:space="0" w:color="auto"/>
            <w:left w:val="none" w:sz="0" w:space="0" w:color="auto"/>
            <w:bottom w:val="none" w:sz="0" w:space="0" w:color="auto"/>
            <w:right w:val="none" w:sz="0" w:space="0" w:color="auto"/>
          </w:divBdr>
        </w:div>
        <w:div w:id="1520656238">
          <w:marLeft w:val="480"/>
          <w:marRight w:val="0"/>
          <w:marTop w:val="0"/>
          <w:marBottom w:val="0"/>
          <w:divBdr>
            <w:top w:val="none" w:sz="0" w:space="0" w:color="auto"/>
            <w:left w:val="none" w:sz="0" w:space="0" w:color="auto"/>
            <w:bottom w:val="none" w:sz="0" w:space="0" w:color="auto"/>
            <w:right w:val="none" w:sz="0" w:space="0" w:color="auto"/>
          </w:divBdr>
        </w:div>
        <w:div w:id="1570192187">
          <w:marLeft w:val="480"/>
          <w:marRight w:val="0"/>
          <w:marTop w:val="0"/>
          <w:marBottom w:val="0"/>
          <w:divBdr>
            <w:top w:val="none" w:sz="0" w:space="0" w:color="auto"/>
            <w:left w:val="none" w:sz="0" w:space="0" w:color="auto"/>
            <w:bottom w:val="none" w:sz="0" w:space="0" w:color="auto"/>
            <w:right w:val="none" w:sz="0" w:space="0" w:color="auto"/>
          </w:divBdr>
        </w:div>
        <w:div w:id="1604922641">
          <w:marLeft w:val="480"/>
          <w:marRight w:val="0"/>
          <w:marTop w:val="0"/>
          <w:marBottom w:val="0"/>
          <w:divBdr>
            <w:top w:val="none" w:sz="0" w:space="0" w:color="auto"/>
            <w:left w:val="none" w:sz="0" w:space="0" w:color="auto"/>
            <w:bottom w:val="none" w:sz="0" w:space="0" w:color="auto"/>
            <w:right w:val="none" w:sz="0" w:space="0" w:color="auto"/>
          </w:divBdr>
        </w:div>
        <w:div w:id="1629625532">
          <w:marLeft w:val="480"/>
          <w:marRight w:val="0"/>
          <w:marTop w:val="0"/>
          <w:marBottom w:val="0"/>
          <w:divBdr>
            <w:top w:val="none" w:sz="0" w:space="0" w:color="auto"/>
            <w:left w:val="none" w:sz="0" w:space="0" w:color="auto"/>
            <w:bottom w:val="none" w:sz="0" w:space="0" w:color="auto"/>
            <w:right w:val="none" w:sz="0" w:space="0" w:color="auto"/>
          </w:divBdr>
        </w:div>
        <w:div w:id="1667702716">
          <w:marLeft w:val="480"/>
          <w:marRight w:val="0"/>
          <w:marTop w:val="0"/>
          <w:marBottom w:val="0"/>
          <w:divBdr>
            <w:top w:val="none" w:sz="0" w:space="0" w:color="auto"/>
            <w:left w:val="none" w:sz="0" w:space="0" w:color="auto"/>
            <w:bottom w:val="none" w:sz="0" w:space="0" w:color="auto"/>
            <w:right w:val="none" w:sz="0" w:space="0" w:color="auto"/>
          </w:divBdr>
        </w:div>
        <w:div w:id="1824469277">
          <w:marLeft w:val="480"/>
          <w:marRight w:val="0"/>
          <w:marTop w:val="0"/>
          <w:marBottom w:val="0"/>
          <w:divBdr>
            <w:top w:val="none" w:sz="0" w:space="0" w:color="auto"/>
            <w:left w:val="none" w:sz="0" w:space="0" w:color="auto"/>
            <w:bottom w:val="none" w:sz="0" w:space="0" w:color="auto"/>
            <w:right w:val="none" w:sz="0" w:space="0" w:color="auto"/>
          </w:divBdr>
        </w:div>
        <w:div w:id="1860119247">
          <w:marLeft w:val="480"/>
          <w:marRight w:val="0"/>
          <w:marTop w:val="0"/>
          <w:marBottom w:val="0"/>
          <w:divBdr>
            <w:top w:val="none" w:sz="0" w:space="0" w:color="auto"/>
            <w:left w:val="none" w:sz="0" w:space="0" w:color="auto"/>
            <w:bottom w:val="none" w:sz="0" w:space="0" w:color="auto"/>
            <w:right w:val="none" w:sz="0" w:space="0" w:color="auto"/>
          </w:divBdr>
        </w:div>
        <w:div w:id="1861241863">
          <w:marLeft w:val="480"/>
          <w:marRight w:val="0"/>
          <w:marTop w:val="0"/>
          <w:marBottom w:val="0"/>
          <w:divBdr>
            <w:top w:val="none" w:sz="0" w:space="0" w:color="auto"/>
            <w:left w:val="none" w:sz="0" w:space="0" w:color="auto"/>
            <w:bottom w:val="none" w:sz="0" w:space="0" w:color="auto"/>
            <w:right w:val="none" w:sz="0" w:space="0" w:color="auto"/>
          </w:divBdr>
        </w:div>
        <w:div w:id="1880507437">
          <w:marLeft w:val="480"/>
          <w:marRight w:val="0"/>
          <w:marTop w:val="0"/>
          <w:marBottom w:val="0"/>
          <w:divBdr>
            <w:top w:val="none" w:sz="0" w:space="0" w:color="auto"/>
            <w:left w:val="none" w:sz="0" w:space="0" w:color="auto"/>
            <w:bottom w:val="none" w:sz="0" w:space="0" w:color="auto"/>
            <w:right w:val="none" w:sz="0" w:space="0" w:color="auto"/>
          </w:divBdr>
        </w:div>
        <w:div w:id="2041977220">
          <w:marLeft w:val="480"/>
          <w:marRight w:val="0"/>
          <w:marTop w:val="0"/>
          <w:marBottom w:val="0"/>
          <w:divBdr>
            <w:top w:val="none" w:sz="0" w:space="0" w:color="auto"/>
            <w:left w:val="none" w:sz="0" w:space="0" w:color="auto"/>
            <w:bottom w:val="none" w:sz="0" w:space="0" w:color="auto"/>
            <w:right w:val="none" w:sz="0" w:space="0" w:color="auto"/>
          </w:divBdr>
        </w:div>
        <w:div w:id="2069693114">
          <w:marLeft w:val="480"/>
          <w:marRight w:val="0"/>
          <w:marTop w:val="0"/>
          <w:marBottom w:val="0"/>
          <w:divBdr>
            <w:top w:val="none" w:sz="0" w:space="0" w:color="auto"/>
            <w:left w:val="none" w:sz="0" w:space="0" w:color="auto"/>
            <w:bottom w:val="none" w:sz="0" w:space="0" w:color="auto"/>
            <w:right w:val="none" w:sz="0" w:space="0" w:color="auto"/>
          </w:divBdr>
        </w:div>
      </w:divsChild>
    </w:div>
    <w:div w:id="2102755171">
      <w:bodyDiv w:val="1"/>
      <w:marLeft w:val="0"/>
      <w:marRight w:val="0"/>
      <w:marTop w:val="0"/>
      <w:marBottom w:val="0"/>
      <w:divBdr>
        <w:top w:val="none" w:sz="0" w:space="0" w:color="auto"/>
        <w:left w:val="none" w:sz="0" w:space="0" w:color="auto"/>
        <w:bottom w:val="none" w:sz="0" w:space="0" w:color="auto"/>
        <w:right w:val="none" w:sz="0" w:space="0" w:color="auto"/>
      </w:divBdr>
    </w:div>
    <w:div w:id="2114202243">
      <w:bodyDiv w:val="1"/>
      <w:marLeft w:val="0"/>
      <w:marRight w:val="0"/>
      <w:marTop w:val="0"/>
      <w:marBottom w:val="0"/>
      <w:divBdr>
        <w:top w:val="none" w:sz="0" w:space="0" w:color="auto"/>
        <w:left w:val="none" w:sz="0" w:space="0" w:color="auto"/>
        <w:bottom w:val="none" w:sz="0" w:space="0" w:color="auto"/>
        <w:right w:val="none" w:sz="0" w:space="0" w:color="auto"/>
      </w:divBdr>
      <w:divsChild>
        <w:div w:id="224535332">
          <w:marLeft w:val="480"/>
          <w:marRight w:val="0"/>
          <w:marTop w:val="0"/>
          <w:marBottom w:val="0"/>
          <w:divBdr>
            <w:top w:val="none" w:sz="0" w:space="0" w:color="auto"/>
            <w:left w:val="none" w:sz="0" w:space="0" w:color="auto"/>
            <w:bottom w:val="none" w:sz="0" w:space="0" w:color="auto"/>
            <w:right w:val="none" w:sz="0" w:space="0" w:color="auto"/>
          </w:divBdr>
        </w:div>
        <w:div w:id="394667394">
          <w:marLeft w:val="480"/>
          <w:marRight w:val="0"/>
          <w:marTop w:val="0"/>
          <w:marBottom w:val="0"/>
          <w:divBdr>
            <w:top w:val="none" w:sz="0" w:space="0" w:color="auto"/>
            <w:left w:val="none" w:sz="0" w:space="0" w:color="auto"/>
            <w:bottom w:val="none" w:sz="0" w:space="0" w:color="auto"/>
            <w:right w:val="none" w:sz="0" w:space="0" w:color="auto"/>
          </w:divBdr>
        </w:div>
        <w:div w:id="427510702">
          <w:marLeft w:val="480"/>
          <w:marRight w:val="0"/>
          <w:marTop w:val="0"/>
          <w:marBottom w:val="0"/>
          <w:divBdr>
            <w:top w:val="none" w:sz="0" w:space="0" w:color="auto"/>
            <w:left w:val="none" w:sz="0" w:space="0" w:color="auto"/>
            <w:bottom w:val="none" w:sz="0" w:space="0" w:color="auto"/>
            <w:right w:val="none" w:sz="0" w:space="0" w:color="auto"/>
          </w:divBdr>
        </w:div>
        <w:div w:id="487671214">
          <w:marLeft w:val="480"/>
          <w:marRight w:val="0"/>
          <w:marTop w:val="0"/>
          <w:marBottom w:val="0"/>
          <w:divBdr>
            <w:top w:val="none" w:sz="0" w:space="0" w:color="auto"/>
            <w:left w:val="none" w:sz="0" w:space="0" w:color="auto"/>
            <w:bottom w:val="none" w:sz="0" w:space="0" w:color="auto"/>
            <w:right w:val="none" w:sz="0" w:space="0" w:color="auto"/>
          </w:divBdr>
        </w:div>
        <w:div w:id="551189035">
          <w:marLeft w:val="480"/>
          <w:marRight w:val="0"/>
          <w:marTop w:val="0"/>
          <w:marBottom w:val="0"/>
          <w:divBdr>
            <w:top w:val="none" w:sz="0" w:space="0" w:color="auto"/>
            <w:left w:val="none" w:sz="0" w:space="0" w:color="auto"/>
            <w:bottom w:val="none" w:sz="0" w:space="0" w:color="auto"/>
            <w:right w:val="none" w:sz="0" w:space="0" w:color="auto"/>
          </w:divBdr>
        </w:div>
        <w:div w:id="825439023">
          <w:marLeft w:val="480"/>
          <w:marRight w:val="0"/>
          <w:marTop w:val="0"/>
          <w:marBottom w:val="0"/>
          <w:divBdr>
            <w:top w:val="none" w:sz="0" w:space="0" w:color="auto"/>
            <w:left w:val="none" w:sz="0" w:space="0" w:color="auto"/>
            <w:bottom w:val="none" w:sz="0" w:space="0" w:color="auto"/>
            <w:right w:val="none" w:sz="0" w:space="0" w:color="auto"/>
          </w:divBdr>
        </w:div>
        <w:div w:id="930698326">
          <w:marLeft w:val="480"/>
          <w:marRight w:val="0"/>
          <w:marTop w:val="0"/>
          <w:marBottom w:val="0"/>
          <w:divBdr>
            <w:top w:val="none" w:sz="0" w:space="0" w:color="auto"/>
            <w:left w:val="none" w:sz="0" w:space="0" w:color="auto"/>
            <w:bottom w:val="none" w:sz="0" w:space="0" w:color="auto"/>
            <w:right w:val="none" w:sz="0" w:space="0" w:color="auto"/>
          </w:divBdr>
        </w:div>
        <w:div w:id="962925437">
          <w:marLeft w:val="480"/>
          <w:marRight w:val="0"/>
          <w:marTop w:val="0"/>
          <w:marBottom w:val="0"/>
          <w:divBdr>
            <w:top w:val="none" w:sz="0" w:space="0" w:color="auto"/>
            <w:left w:val="none" w:sz="0" w:space="0" w:color="auto"/>
            <w:bottom w:val="none" w:sz="0" w:space="0" w:color="auto"/>
            <w:right w:val="none" w:sz="0" w:space="0" w:color="auto"/>
          </w:divBdr>
        </w:div>
        <w:div w:id="1107430086">
          <w:marLeft w:val="480"/>
          <w:marRight w:val="0"/>
          <w:marTop w:val="0"/>
          <w:marBottom w:val="0"/>
          <w:divBdr>
            <w:top w:val="none" w:sz="0" w:space="0" w:color="auto"/>
            <w:left w:val="none" w:sz="0" w:space="0" w:color="auto"/>
            <w:bottom w:val="none" w:sz="0" w:space="0" w:color="auto"/>
            <w:right w:val="none" w:sz="0" w:space="0" w:color="auto"/>
          </w:divBdr>
        </w:div>
        <w:div w:id="1125080484">
          <w:marLeft w:val="480"/>
          <w:marRight w:val="0"/>
          <w:marTop w:val="0"/>
          <w:marBottom w:val="0"/>
          <w:divBdr>
            <w:top w:val="none" w:sz="0" w:space="0" w:color="auto"/>
            <w:left w:val="none" w:sz="0" w:space="0" w:color="auto"/>
            <w:bottom w:val="none" w:sz="0" w:space="0" w:color="auto"/>
            <w:right w:val="none" w:sz="0" w:space="0" w:color="auto"/>
          </w:divBdr>
        </w:div>
        <w:div w:id="1412508345">
          <w:marLeft w:val="480"/>
          <w:marRight w:val="0"/>
          <w:marTop w:val="0"/>
          <w:marBottom w:val="0"/>
          <w:divBdr>
            <w:top w:val="none" w:sz="0" w:space="0" w:color="auto"/>
            <w:left w:val="none" w:sz="0" w:space="0" w:color="auto"/>
            <w:bottom w:val="none" w:sz="0" w:space="0" w:color="auto"/>
            <w:right w:val="none" w:sz="0" w:space="0" w:color="auto"/>
          </w:divBdr>
        </w:div>
        <w:div w:id="1798182050">
          <w:marLeft w:val="480"/>
          <w:marRight w:val="0"/>
          <w:marTop w:val="0"/>
          <w:marBottom w:val="0"/>
          <w:divBdr>
            <w:top w:val="none" w:sz="0" w:space="0" w:color="auto"/>
            <w:left w:val="none" w:sz="0" w:space="0" w:color="auto"/>
            <w:bottom w:val="none" w:sz="0" w:space="0" w:color="auto"/>
            <w:right w:val="none" w:sz="0" w:space="0" w:color="auto"/>
          </w:divBdr>
        </w:div>
        <w:div w:id="1891266518">
          <w:marLeft w:val="480"/>
          <w:marRight w:val="0"/>
          <w:marTop w:val="0"/>
          <w:marBottom w:val="0"/>
          <w:divBdr>
            <w:top w:val="none" w:sz="0" w:space="0" w:color="auto"/>
            <w:left w:val="none" w:sz="0" w:space="0" w:color="auto"/>
            <w:bottom w:val="none" w:sz="0" w:space="0" w:color="auto"/>
            <w:right w:val="none" w:sz="0" w:space="0" w:color="auto"/>
          </w:divBdr>
        </w:div>
        <w:div w:id="1980917622">
          <w:marLeft w:val="480"/>
          <w:marRight w:val="0"/>
          <w:marTop w:val="0"/>
          <w:marBottom w:val="0"/>
          <w:divBdr>
            <w:top w:val="none" w:sz="0" w:space="0" w:color="auto"/>
            <w:left w:val="none" w:sz="0" w:space="0" w:color="auto"/>
            <w:bottom w:val="none" w:sz="0" w:space="0" w:color="auto"/>
            <w:right w:val="none" w:sz="0" w:space="0" w:color="auto"/>
          </w:divBdr>
        </w:div>
      </w:divsChild>
    </w:div>
    <w:div w:id="2125925429">
      <w:bodyDiv w:val="1"/>
      <w:marLeft w:val="0"/>
      <w:marRight w:val="0"/>
      <w:marTop w:val="0"/>
      <w:marBottom w:val="0"/>
      <w:divBdr>
        <w:top w:val="none" w:sz="0" w:space="0" w:color="auto"/>
        <w:left w:val="none" w:sz="0" w:space="0" w:color="auto"/>
        <w:bottom w:val="none" w:sz="0" w:space="0" w:color="auto"/>
        <w:right w:val="none" w:sz="0" w:space="0" w:color="auto"/>
      </w:divBdr>
      <w:divsChild>
        <w:div w:id="15156567">
          <w:marLeft w:val="480"/>
          <w:marRight w:val="0"/>
          <w:marTop w:val="0"/>
          <w:marBottom w:val="0"/>
          <w:divBdr>
            <w:top w:val="none" w:sz="0" w:space="0" w:color="auto"/>
            <w:left w:val="none" w:sz="0" w:space="0" w:color="auto"/>
            <w:bottom w:val="none" w:sz="0" w:space="0" w:color="auto"/>
            <w:right w:val="none" w:sz="0" w:space="0" w:color="auto"/>
          </w:divBdr>
        </w:div>
        <w:div w:id="141966596">
          <w:marLeft w:val="480"/>
          <w:marRight w:val="0"/>
          <w:marTop w:val="0"/>
          <w:marBottom w:val="0"/>
          <w:divBdr>
            <w:top w:val="none" w:sz="0" w:space="0" w:color="auto"/>
            <w:left w:val="none" w:sz="0" w:space="0" w:color="auto"/>
            <w:bottom w:val="none" w:sz="0" w:space="0" w:color="auto"/>
            <w:right w:val="none" w:sz="0" w:space="0" w:color="auto"/>
          </w:divBdr>
        </w:div>
        <w:div w:id="161243157">
          <w:marLeft w:val="480"/>
          <w:marRight w:val="0"/>
          <w:marTop w:val="0"/>
          <w:marBottom w:val="0"/>
          <w:divBdr>
            <w:top w:val="none" w:sz="0" w:space="0" w:color="auto"/>
            <w:left w:val="none" w:sz="0" w:space="0" w:color="auto"/>
            <w:bottom w:val="none" w:sz="0" w:space="0" w:color="auto"/>
            <w:right w:val="none" w:sz="0" w:space="0" w:color="auto"/>
          </w:divBdr>
        </w:div>
        <w:div w:id="301741540">
          <w:marLeft w:val="480"/>
          <w:marRight w:val="0"/>
          <w:marTop w:val="0"/>
          <w:marBottom w:val="0"/>
          <w:divBdr>
            <w:top w:val="none" w:sz="0" w:space="0" w:color="auto"/>
            <w:left w:val="none" w:sz="0" w:space="0" w:color="auto"/>
            <w:bottom w:val="none" w:sz="0" w:space="0" w:color="auto"/>
            <w:right w:val="none" w:sz="0" w:space="0" w:color="auto"/>
          </w:divBdr>
        </w:div>
        <w:div w:id="319231938">
          <w:marLeft w:val="480"/>
          <w:marRight w:val="0"/>
          <w:marTop w:val="0"/>
          <w:marBottom w:val="0"/>
          <w:divBdr>
            <w:top w:val="none" w:sz="0" w:space="0" w:color="auto"/>
            <w:left w:val="none" w:sz="0" w:space="0" w:color="auto"/>
            <w:bottom w:val="none" w:sz="0" w:space="0" w:color="auto"/>
            <w:right w:val="none" w:sz="0" w:space="0" w:color="auto"/>
          </w:divBdr>
        </w:div>
        <w:div w:id="412168904">
          <w:marLeft w:val="480"/>
          <w:marRight w:val="0"/>
          <w:marTop w:val="0"/>
          <w:marBottom w:val="0"/>
          <w:divBdr>
            <w:top w:val="none" w:sz="0" w:space="0" w:color="auto"/>
            <w:left w:val="none" w:sz="0" w:space="0" w:color="auto"/>
            <w:bottom w:val="none" w:sz="0" w:space="0" w:color="auto"/>
            <w:right w:val="none" w:sz="0" w:space="0" w:color="auto"/>
          </w:divBdr>
        </w:div>
        <w:div w:id="440803903">
          <w:marLeft w:val="480"/>
          <w:marRight w:val="0"/>
          <w:marTop w:val="0"/>
          <w:marBottom w:val="0"/>
          <w:divBdr>
            <w:top w:val="none" w:sz="0" w:space="0" w:color="auto"/>
            <w:left w:val="none" w:sz="0" w:space="0" w:color="auto"/>
            <w:bottom w:val="none" w:sz="0" w:space="0" w:color="auto"/>
            <w:right w:val="none" w:sz="0" w:space="0" w:color="auto"/>
          </w:divBdr>
        </w:div>
        <w:div w:id="565265078">
          <w:marLeft w:val="480"/>
          <w:marRight w:val="0"/>
          <w:marTop w:val="0"/>
          <w:marBottom w:val="0"/>
          <w:divBdr>
            <w:top w:val="none" w:sz="0" w:space="0" w:color="auto"/>
            <w:left w:val="none" w:sz="0" w:space="0" w:color="auto"/>
            <w:bottom w:val="none" w:sz="0" w:space="0" w:color="auto"/>
            <w:right w:val="none" w:sz="0" w:space="0" w:color="auto"/>
          </w:divBdr>
        </w:div>
        <w:div w:id="588541818">
          <w:marLeft w:val="480"/>
          <w:marRight w:val="0"/>
          <w:marTop w:val="0"/>
          <w:marBottom w:val="0"/>
          <w:divBdr>
            <w:top w:val="none" w:sz="0" w:space="0" w:color="auto"/>
            <w:left w:val="none" w:sz="0" w:space="0" w:color="auto"/>
            <w:bottom w:val="none" w:sz="0" w:space="0" w:color="auto"/>
            <w:right w:val="none" w:sz="0" w:space="0" w:color="auto"/>
          </w:divBdr>
        </w:div>
        <w:div w:id="676343756">
          <w:marLeft w:val="480"/>
          <w:marRight w:val="0"/>
          <w:marTop w:val="0"/>
          <w:marBottom w:val="0"/>
          <w:divBdr>
            <w:top w:val="none" w:sz="0" w:space="0" w:color="auto"/>
            <w:left w:val="none" w:sz="0" w:space="0" w:color="auto"/>
            <w:bottom w:val="none" w:sz="0" w:space="0" w:color="auto"/>
            <w:right w:val="none" w:sz="0" w:space="0" w:color="auto"/>
          </w:divBdr>
        </w:div>
        <w:div w:id="687414252">
          <w:marLeft w:val="480"/>
          <w:marRight w:val="0"/>
          <w:marTop w:val="0"/>
          <w:marBottom w:val="0"/>
          <w:divBdr>
            <w:top w:val="none" w:sz="0" w:space="0" w:color="auto"/>
            <w:left w:val="none" w:sz="0" w:space="0" w:color="auto"/>
            <w:bottom w:val="none" w:sz="0" w:space="0" w:color="auto"/>
            <w:right w:val="none" w:sz="0" w:space="0" w:color="auto"/>
          </w:divBdr>
        </w:div>
        <w:div w:id="751850158">
          <w:marLeft w:val="480"/>
          <w:marRight w:val="0"/>
          <w:marTop w:val="0"/>
          <w:marBottom w:val="0"/>
          <w:divBdr>
            <w:top w:val="none" w:sz="0" w:space="0" w:color="auto"/>
            <w:left w:val="none" w:sz="0" w:space="0" w:color="auto"/>
            <w:bottom w:val="none" w:sz="0" w:space="0" w:color="auto"/>
            <w:right w:val="none" w:sz="0" w:space="0" w:color="auto"/>
          </w:divBdr>
        </w:div>
        <w:div w:id="835654453">
          <w:marLeft w:val="480"/>
          <w:marRight w:val="0"/>
          <w:marTop w:val="0"/>
          <w:marBottom w:val="0"/>
          <w:divBdr>
            <w:top w:val="none" w:sz="0" w:space="0" w:color="auto"/>
            <w:left w:val="none" w:sz="0" w:space="0" w:color="auto"/>
            <w:bottom w:val="none" w:sz="0" w:space="0" w:color="auto"/>
            <w:right w:val="none" w:sz="0" w:space="0" w:color="auto"/>
          </w:divBdr>
        </w:div>
        <w:div w:id="960771124">
          <w:marLeft w:val="480"/>
          <w:marRight w:val="0"/>
          <w:marTop w:val="0"/>
          <w:marBottom w:val="0"/>
          <w:divBdr>
            <w:top w:val="none" w:sz="0" w:space="0" w:color="auto"/>
            <w:left w:val="none" w:sz="0" w:space="0" w:color="auto"/>
            <w:bottom w:val="none" w:sz="0" w:space="0" w:color="auto"/>
            <w:right w:val="none" w:sz="0" w:space="0" w:color="auto"/>
          </w:divBdr>
        </w:div>
        <w:div w:id="990863910">
          <w:marLeft w:val="480"/>
          <w:marRight w:val="0"/>
          <w:marTop w:val="0"/>
          <w:marBottom w:val="0"/>
          <w:divBdr>
            <w:top w:val="none" w:sz="0" w:space="0" w:color="auto"/>
            <w:left w:val="none" w:sz="0" w:space="0" w:color="auto"/>
            <w:bottom w:val="none" w:sz="0" w:space="0" w:color="auto"/>
            <w:right w:val="none" w:sz="0" w:space="0" w:color="auto"/>
          </w:divBdr>
        </w:div>
        <w:div w:id="1033655285">
          <w:marLeft w:val="480"/>
          <w:marRight w:val="0"/>
          <w:marTop w:val="0"/>
          <w:marBottom w:val="0"/>
          <w:divBdr>
            <w:top w:val="none" w:sz="0" w:space="0" w:color="auto"/>
            <w:left w:val="none" w:sz="0" w:space="0" w:color="auto"/>
            <w:bottom w:val="none" w:sz="0" w:space="0" w:color="auto"/>
            <w:right w:val="none" w:sz="0" w:space="0" w:color="auto"/>
          </w:divBdr>
        </w:div>
        <w:div w:id="1070495967">
          <w:marLeft w:val="480"/>
          <w:marRight w:val="0"/>
          <w:marTop w:val="0"/>
          <w:marBottom w:val="0"/>
          <w:divBdr>
            <w:top w:val="none" w:sz="0" w:space="0" w:color="auto"/>
            <w:left w:val="none" w:sz="0" w:space="0" w:color="auto"/>
            <w:bottom w:val="none" w:sz="0" w:space="0" w:color="auto"/>
            <w:right w:val="none" w:sz="0" w:space="0" w:color="auto"/>
          </w:divBdr>
        </w:div>
        <w:div w:id="1242256089">
          <w:marLeft w:val="480"/>
          <w:marRight w:val="0"/>
          <w:marTop w:val="0"/>
          <w:marBottom w:val="0"/>
          <w:divBdr>
            <w:top w:val="none" w:sz="0" w:space="0" w:color="auto"/>
            <w:left w:val="none" w:sz="0" w:space="0" w:color="auto"/>
            <w:bottom w:val="none" w:sz="0" w:space="0" w:color="auto"/>
            <w:right w:val="none" w:sz="0" w:space="0" w:color="auto"/>
          </w:divBdr>
        </w:div>
        <w:div w:id="1250701349">
          <w:marLeft w:val="480"/>
          <w:marRight w:val="0"/>
          <w:marTop w:val="0"/>
          <w:marBottom w:val="0"/>
          <w:divBdr>
            <w:top w:val="none" w:sz="0" w:space="0" w:color="auto"/>
            <w:left w:val="none" w:sz="0" w:space="0" w:color="auto"/>
            <w:bottom w:val="none" w:sz="0" w:space="0" w:color="auto"/>
            <w:right w:val="none" w:sz="0" w:space="0" w:color="auto"/>
          </w:divBdr>
        </w:div>
        <w:div w:id="1326473437">
          <w:marLeft w:val="480"/>
          <w:marRight w:val="0"/>
          <w:marTop w:val="0"/>
          <w:marBottom w:val="0"/>
          <w:divBdr>
            <w:top w:val="none" w:sz="0" w:space="0" w:color="auto"/>
            <w:left w:val="none" w:sz="0" w:space="0" w:color="auto"/>
            <w:bottom w:val="none" w:sz="0" w:space="0" w:color="auto"/>
            <w:right w:val="none" w:sz="0" w:space="0" w:color="auto"/>
          </w:divBdr>
        </w:div>
        <w:div w:id="1408065966">
          <w:marLeft w:val="480"/>
          <w:marRight w:val="0"/>
          <w:marTop w:val="0"/>
          <w:marBottom w:val="0"/>
          <w:divBdr>
            <w:top w:val="none" w:sz="0" w:space="0" w:color="auto"/>
            <w:left w:val="none" w:sz="0" w:space="0" w:color="auto"/>
            <w:bottom w:val="none" w:sz="0" w:space="0" w:color="auto"/>
            <w:right w:val="none" w:sz="0" w:space="0" w:color="auto"/>
          </w:divBdr>
        </w:div>
        <w:div w:id="1457872496">
          <w:marLeft w:val="480"/>
          <w:marRight w:val="0"/>
          <w:marTop w:val="0"/>
          <w:marBottom w:val="0"/>
          <w:divBdr>
            <w:top w:val="none" w:sz="0" w:space="0" w:color="auto"/>
            <w:left w:val="none" w:sz="0" w:space="0" w:color="auto"/>
            <w:bottom w:val="none" w:sz="0" w:space="0" w:color="auto"/>
            <w:right w:val="none" w:sz="0" w:space="0" w:color="auto"/>
          </w:divBdr>
        </w:div>
        <w:div w:id="1465853568">
          <w:marLeft w:val="480"/>
          <w:marRight w:val="0"/>
          <w:marTop w:val="0"/>
          <w:marBottom w:val="0"/>
          <w:divBdr>
            <w:top w:val="none" w:sz="0" w:space="0" w:color="auto"/>
            <w:left w:val="none" w:sz="0" w:space="0" w:color="auto"/>
            <w:bottom w:val="none" w:sz="0" w:space="0" w:color="auto"/>
            <w:right w:val="none" w:sz="0" w:space="0" w:color="auto"/>
          </w:divBdr>
        </w:div>
        <w:div w:id="1557279511">
          <w:marLeft w:val="480"/>
          <w:marRight w:val="0"/>
          <w:marTop w:val="0"/>
          <w:marBottom w:val="0"/>
          <w:divBdr>
            <w:top w:val="none" w:sz="0" w:space="0" w:color="auto"/>
            <w:left w:val="none" w:sz="0" w:space="0" w:color="auto"/>
            <w:bottom w:val="none" w:sz="0" w:space="0" w:color="auto"/>
            <w:right w:val="none" w:sz="0" w:space="0" w:color="auto"/>
          </w:divBdr>
        </w:div>
        <w:div w:id="1608657585">
          <w:marLeft w:val="480"/>
          <w:marRight w:val="0"/>
          <w:marTop w:val="0"/>
          <w:marBottom w:val="0"/>
          <w:divBdr>
            <w:top w:val="none" w:sz="0" w:space="0" w:color="auto"/>
            <w:left w:val="none" w:sz="0" w:space="0" w:color="auto"/>
            <w:bottom w:val="none" w:sz="0" w:space="0" w:color="auto"/>
            <w:right w:val="none" w:sz="0" w:space="0" w:color="auto"/>
          </w:divBdr>
        </w:div>
        <w:div w:id="1679576108">
          <w:marLeft w:val="480"/>
          <w:marRight w:val="0"/>
          <w:marTop w:val="0"/>
          <w:marBottom w:val="0"/>
          <w:divBdr>
            <w:top w:val="none" w:sz="0" w:space="0" w:color="auto"/>
            <w:left w:val="none" w:sz="0" w:space="0" w:color="auto"/>
            <w:bottom w:val="none" w:sz="0" w:space="0" w:color="auto"/>
            <w:right w:val="none" w:sz="0" w:space="0" w:color="auto"/>
          </w:divBdr>
        </w:div>
        <w:div w:id="1797062673">
          <w:marLeft w:val="480"/>
          <w:marRight w:val="0"/>
          <w:marTop w:val="0"/>
          <w:marBottom w:val="0"/>
          <w:divBdr>
            <w:top w:val="none" w:sz="0" w:space="0" w:color="auto"/>
            <w:left w:val="none" w:sz="0" w:space="0" w:color="auto"/>
            <w:bottom w:val="none" w:sz="0" w:space="0" w:color="auto"/>
            <w:right w:val="none" w:sz="0" w:space="0" w:color="auto"/>
          </w:divBdr>
        </w:div>
        <w:div w:id="1809396369">
          <w:marLeft w:val="480"/>
          <w:marRight w:val="0"/>
          <w:marTop w:val="0"/>
          <w:marBottom w:val="0"/>
          <w:divBdr>
            <w:top w:val="none" w:sz="0" w:space="0" w:color="auto"/>
            <w:left w:val="none" w:sz="0" w:space="0" w:color="auto"/>
            <w:bottom w:val="none" w:sz="0" w:space="0" w:color="auto"/>
            <w:right w:val="none" w:sz="0" w:space="0" w:color="auto"/>
          </w:divBdr>
        </w:div>
        <w:div w:id="1862932903">
          <w:marLeft w:val="480"/>
          <w:marRight w:val="0"/>
          <w:marTop w:val="0"/>
          <w:marBottom w:val="0"/>
          <w:divBdr>
            <w:top w:val="none" w:sz="0" w:space="0" w:color="auto"/>
            <w:left w:val="none" w:sz="0" w:space="0" w:color="auto"/>
            <w:bottom w:val="none" w:sz="0" w:space="0" w:color="auto"/>
            <w:right w:val="none" w:sz="0" w:space="0" w:color="auto"/>
          </w:divBdr>
        </w:div>
        <w:div w:id="1909994621">
          <w:marLeft w:val="480"/>
          <w:marRight w:val="0"/>
          <w:marTop w:val="0"/>
          <w:marBottom w:val="0"/>
          <w:divBdr>
            <w:top w:val="none" w:sz="0" w:space="0" w:color="auto"/>
            <w:left w:val="none" w:sz="0" w:space="0" w:color="auto"/>
            <w:bottom w:val="none" w:sz="0" w:space="0" w:color="auto"/>
            <w:right w:val="none" w:sz="0" w:space="0" w:color="auto"/>
          </w:divBdr>
        </w:div>
        <w:div w:id="1924609368">
          <w:marLeft w:val="480"/>
          <w:marRight w:val="0"/>
          <w:marTop w:val="0"/>
          <w:marBottom w:val="0"/>
          <w:divBdr>
            <w:top w:val="none" w:sz="0" w:space="0" w:color="auto"/>
            <w:left w:val="none" w:sz="0" w:space="0" w:color="auto"/>
            <w:bottom w:val="none" w:sz="0" w:space="0" w:color="auto"/>
            <w:right w:val="none" w:sz="0" w:space="0" w:color="auto"/>
          </w:divBdr>
        </w:div>
        <w:div w:id="2071229660">
          <w:marLeft w:val="480"/>
          <w:marRight w:val="0"/>
          <w:marTop w:val="0"/>
          <w:marBottom w:val="0"/>
          <w:divBdr>
            <w:top w:val="none" w:sz="0" w:space="0" w:color="auto"/>
            <w:left w:val="none" w:sz="0" w:space="0" w:color="auto"/>
            <w:bottom w:val="none" w:sz="0" w:space="0" w:color="auto"/>
            <w:right w:val="none" w:sz="0" w:space="0" w:color="auto"/>
          </w:divBdr>
        </w:div>
        <w:div w:id="2123373602">
          <w:marLeft w:val="480"/>
          <w:marRight w:val="0"/>
          <w:marTop w:val="0"/>
          <w:marBottom w:val="0"/>
          <w:divBdr>
            <w:top w:val="none" w:sz="0" w:space="0" w:color="auto"/>
            <w:left w:val="none" w:sz="0" w:space="0" w:color="auto"/>
            <w:bottom w:val="none" w:sz="0" w:space="0" w:color="auto"/>
            <w:right w:val="none" w:sz="0" w:space="0" w:color="auto"/>
          </w:divBdr>
        </w:div>
        <w:div w:id="2141413111">
          <w:marLeft w:val="480"/>
          <w:marRight w:val="0"/>
          <w:marTop w:val="0"/>
          <w:marBottom w:val="0"/>
          <w:divBdr>
            <w:top w:val="none" w:sz="0" w:space="0" w:color="auto"/>
            <w:left w:val="none" w:sz="0" w:space="0" w:color="auto"/>
            <w:bottom w:val="none" w:sz="0" w:space="0" w:color="auto"/>
            <w:right w:val="none" w:sz="0" w:space="0" w:color="auto"/>
          </w:divBdr>
        </w:div>
      </w:divsChild>
    </w:div>
    <w:div w:id="213123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www.ntis.gov/about" TargetMode="External"/><Relationship Id="rId26" Type="http://schemas.openxmlformats.org/officeDocument/2006/relationships/header" Target="header4.xml"/><Relationship Id="rId39" Type="http://schemas.openxmlformats.org/officeDocument/2006/relationships/image" Target="media/image5.png"/><Relationship Id="rId21" Type="http://schemas.openxmlformats.org/officeDocument/2006/relationships/header" Target="header2.xml"/><Relationship Id="rId34" Type="http://schemas.openxmlformats.org/officeDocument/2006/relationships/footer" Target="footer6.xm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oter" Target="footer8.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eader" Target="header3.xml"/><Relationship Id="rId32" Type="http://schemas.microsoft.com/office/2018/08/relationships/commentsExtensible" Target="commentsExtensible.xml"/><Relationship Id="rId37" Type="http://schemas.openxmlformats.org/officeDocument/2006/relationships/hyperlink" Target="http://www.windsider.io"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svg"/><Relationship Id="rId23" Type="http://schemas.openxmlformats.org/officeDocument/2006/relationships/footer" Target="footer2.xml"/><Relationship Id="rId28" Type="http://schemas.openxmlformats.org/officeDocument/2006/relationships/footer" Target="footer5.xml"/><Relationship Id="rId36" Type="http://schemas.openxmlformats.org/officeDocument/2006/relationships/hyperlink" Target="https://github.com/joejoeyjoseph/WE-Validate" TargetMode="External"/><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settings" Target="settings.xml"/><Relationship Id="rId19" Type="http://schemas.openxmlformats.org/officeDocument/2006/relationships/hyperlink" Target="http://www.ntis.gov" TargetMode="External"/><Relationship Id="rId31" Type="http://schemas.microsoft.com/office/2016/09/relationships/commentsIds" Target="commentsIds.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footer" Target="footer1.xml"/><Relationship Id="rId27" Type="http://schemas.openxmlformats.org/officeDocument/2006/relationships/footer" Target="footer4.xml"/><Relationship Id="rId30" Type="http://schemas.microsoft.com/office/2011/relationships/commentsExtended" Target="commentsExtended.xml"/><Relationship Id="rId35" Type="http://schemas.openxmlformats.org/officeDocument/2006/relationships/footer" Target="footer7.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mailto:reports@adonis.osti.gov" TargetMode="External"/><Relationship Id="rId25" Type="http://schemas.openxmlformats.org/officeDocument/2006/relationships/footer" Target="footer3.xml"/><Relationship Id="rId33" Type="http://schemas.openxmlformats.org/officeDocument/2006/relationships/hyperlink" Target="https://a2e.energy.gov/data"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www.pnnl.go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B51CB37298844D8A21E46DC63DD030"/>
        <w:category>
          <w:name w:val="General"/>
          <w:gallery w:val="placeholder"/>
        </w:category>
        <w:types>
          <w:type w:val="bbPlcHdr"/>
        </w:types>
        <w:behaviors>
          <w:behavior w:val="content"/>
        </w:behaviors>
        <w:guid w:val="{119193B8-ED31-6945-9BB3-E0D6650840C5}"/>
      </w:docPartPr>
      <w:docPartBody>
        <w:p w:rsidR="005E64E0" w:rsidRDefault="001C3538">
          <w:pPr>
            <w:pStyle w:val="D8B51CB37298844D8A21E46DC63DD030"/>
          </w:pPr>
          <w:r w:rsidRPr="003A752C">
            <w:rPr>
              <w:rStyle w:val="PlaceholderText"/>
            </w:rPr>
            <w:t>Click or tap here to enter text.</w:t>
          </w:r>
        </w:p>
      </w:docPartBody>
    </w:docPart>
    <w:docPart>
      <w:docPartPr>
        <w:name w:val="5A00132906ACA041AE2D4512A51A2810"/>
        <w:category>
          <w:name w:val="General"/>
          <w:gallery w:val="placeholder"/>
        </w:category>
        <w:types>
          <w:type w:val="bbPlcHdr"/>
        </w:types>
        <w:behaviors>
          <w:behavior w:val="content"/>
        </w:behaviors>
        <w:guid w:val="{5DFC4BF7-B7B4-0D42-B1FE-2E7A719B1B8D}"/>
      </w:docPartPr>
      <w:docPartBody>
        <w:p w:rsidR="005E64E0" w:rsidRDefault="001C3538">
          <w:pPr>
            <w:pStyle w:val="5A00132906ACA041AE2D4512A51A2810"/>
          </w:pPr>
          <w:r w:rsidRPr="004C49C2">
            <w:rPr>
              <w:rStyle w:val="PlaceholderText"/>
            </w:rPr>
            <w:t>Click here to enter text.</w:t>
          </w:r>
        </w:p>
      </w:docPartBody>
    </w:docPart>
    <w:docPart>
      <w:docPartPr>
        <w:name w:val="97B4DD12669ED84EB9C0ACBFA4D91FB8"/>
        <w:category>
          <w:name w:val="General"/>
          <w:gallery w:val="placeholder"/>
        </w:category>
        <w:types>
          <w:type w:val="bbPlcHdr"/>
        </w:types>
        <w:behaviors>
          <w:behavior w:val="content"/>
        </w:behaviors>
        <w:guid w:val="{832C55B3-67F5-ED48-A0C5-13605016B3CB}"/>
      </w:docPartPr>
      <w:docPartBody>
        <w:p w:rsidR="005E64E0" w:rsidRDefault="001C3538">
          <w:pPr>
            <w:pStyle w:val="97B4DD12669ED84EB9C0ACBFA4D91FB8"/>
          </w:pPr>
          <w:r w:rsidRPr="004F3754">
            <w:rPr>
              <w:rStyle w:val="PlaceholderText"/>
            </w:rPr>
            <w:t>Click here to enter a date.</w:t>
          </w:r>
        </w:p>
      </w:docPartBody>
    </w:docPart>
    <w:docPart>
      <w:docPartPr>
        <w:name w:val="56E8659D5828144A9F2A286D65B37A58"/>
        <w:category>
          <w:name w:val="General"/>
          <w:gallery w:val="placeholder"/>
        </w:category>
        <w:types>
          <w:type w:val="bbPlcHdr"/>
        </w:types>
        <w:behaviors>
          <w:behavior w:val="content"/>
        </w:behaviors>
        <w:guid w:val="{5F8CFA8A-5318-B043-AAF7-D81C06F61A93}"/>
      </w:docPartPr>
      <w:docPartBody>
        <w:p w:rsidR="005E64E0" w:rsidRDefault="001C3538">
          <w:pPr>
            <w:pStyle w:val="56E8659D5828144A9F2A286D65B37A58"/>
          </w:pPr>
          <w:r w:rsidRPr="003A752C">
            <w:rPr>
              <w:rStyle w:val="PlaceholderText"/>
            </w:rPr>
            <w:t>Click or tap here to enter text.</w:t>
          </w:r>
        </w:p>
      </w:docPartBody>
    </w:docPart>
    <w:docPart>
      <w:docPartPr>
        <w:name w:val="42054226DC864945888740CB742AEB51"/>
        <w:category>
          <w:name w:val="General"/>
          <w:gallery w:val="placeholder"/>
        </w:category>
        <w:types>
          <w:type w:val="bbPlcHdr"/>
        </w:types>
        <w:behaviors>
          <w:behavior w:val="content"/>
        </w:behaviors>
        <w:guid w:val="{90607290-E118-5A4A-964C-7C84882847D0}"/>
      </w:docPartPr>
      <w:docPartBody>
        <w:p w:rsidR="005E64E0" w:rsidRDefault="001C3538">
          <w:pPr>
            <w:pStyle w:val="42054226DC864945888740CB742AEB51"/>
          </w:pPr>
          <w:r w:rsidRPr="004C49C2">
            <w:rPr>
              <w:rStyle w:val="PlaceholderText"/>
            </w:rPr>
            <w:t>Click here to enter text.</w:t>
          </w:r>
        </w:p>
      </w:docPartBody>
    </w:docPart>
    <w:docPart>
      <w:docPartPr>
        <w:name w:val="B7765ADA193B954DB5BCDF30F5CE2A5B"/>
        <w:category>
          <w:name w:val="General"/>
          <w:gallery w:val="placeholder"/>
        </w:category>
        <w:types>
          <w:type w:val="bbPlcHdr"/>
        </w:types>
        <w:behaviors>
          <w:behavior w:val="content"/>
        </w:behaviors>
        <w:guid w:val="{69409803-EC52-1140-BEB8-D3343FCF33A4}"/>
      </w:docPartPr>
      <w:docPartBody>
        <w:p w:rsidR="005E64E0" w:rsidRDefault="001C3538">
          <w:pPr>
            <w:pStyle w:val="B7765ADA193B954DB5BCDF30F5CE2A5B"/>
          </w:pPr>
          <w:r w:rsidRPr="004F3754">
            <w:rPr>
              <w:rStyle w:val="PlaceholderText"/>
            </w:rPr>
            <w:t>Click here to enter a date.</w:t>
          </w:r>
        </w:p>
      </w:docPartBody>
    </w:docPart>
    <w:docPart>
      <w:docPartPr>
        <w:name w:val="B0A4C0B46A69CD4FA5A87FAA6450DD72"/>
        <w:category>
          <w:name w:val="General"/>
          <w:gallery w:val="placeholder"/>
        </w:category>
        <w:types>
          <w:type w:val="bbPlcHdr"/>
        </w:types>
        <w:behaviors>
          <w:behavior w:val="content"/>
        </w:behaviors>
        <w:guid w:val="{77EF848B-D1AE-1846-9303-4F927BC04A9B}"/>
      </w:docPartPr>
      <w:docPartBody>
        <w:p w:rsidR="005E64E0" w:rsidRDefault="001C3538">
          <w:pPr>
            <w:pStyle w:val="B0A4C0B46A69CD4FA5A87FAA6450DD72"/>
          </w:pPr>
          <w:r w:rsidRPr="004C49C2">
            <w:rPr>
              <w:rStyle w:val="PlaceholderText"/>
            </w:rPr>
            <w:t>Click here to enter text.</w:t>
          </w:r>
        </w:p>
      </w:docPartBody>
    </w:docPart>
    <w:docPart>
      <w:docPartPr>
        <w:name w:val="1F6B61718A7A86418E2E60D5966DEB67"/>
        <w:category>
          <w:name w:val="General"/>
          <w:gallery w:val="placeholder"/>
        </w:category>
        <w:types>
          <w:type w:val="bbPlcHdr"/>
        </w:types>
        <w:behaviors>
          <w:behavior w:val="content"/>
        </w:behaviors>
        <w:guid w:val="{99ABF1B6-4602-7245-B0CC-0D7EE89284EE}"/>
      </w:docPartPr>
      <w:docPartBody>
        <w:p w:rsidR="005E64E0" w:rsidRDefault="001C3538">
          <w:pPr>
            <w:pStyle w:val="1F6B61718A7A86418E2E60D5966DEB67"/>
          </w:pPr>
          <w:r w:rsidRPr="0097224B">
            <w:rPr>
              <w:rStyle w:val="PlaceholderText"/>
              <w:color w:val="FFFFFF" w:themeColor="background1"/>
            </w:rPr>
            <w:t>[Category]</w:t>
          </w:r>
        </w:p>
      </w:docPartBody>
    </w:docPart>
    <w:docPart>
      <w:docPartPr>
        <w:name w:val="0924CDCD714FEC409CAB13858E4679D8"/>
        <w:category>
          <w:name w:val="General"/>
          <w:gallery w:val="placeholder"/>
        </w:category>
        <w:types>
          <w:type w:val="bbPlcHdr"/>
        </w:types>
        <w:behaviors>
          <w:behavior w:val="content"/>
        </w:behaviors>
        <w:guid w:val="{BA2D3FBD-65C4-B142-ABB3-1D02247CEBA8}"/>
      </w:docPartPr>
      <w:docPartBody>
        <w:p w:rsidR="005E64E0" w:rsidRDefault="001C3538">
          <w:pPr>
            <w:pStyle w:val="0924CDCD714FEC409CAB13858E4679D8"/>
          </w:pPr>
          <w:r w:rsidRPr="001E62C4">
            <w:rPr>
              <w:rStyle w:val="PlaceholderText"/>
            </w:rPr>
            <w:t>Choose a building block.</w:t>
          </w:r>
        </w:p>
      </w:docPartBody>
    </w:docPart>
    <w:docPart>
      <w:docPartPr>
        <w:name w:val="DefaultPlaceholder_-1854013440"/>
        <w:category>
          <w:name w:val="General"/>
          <w:gallery w:val="placeholder"/>
        </w:category>
        <w:types>
          <w:type w:val="bbPlcHdr"/>
        </w:types>
        <w:behaviors>
          <w:behavior w:val="content"/>
        </w:behaviors>
        <w:guid w:val="{576C0046-6B31-6B49-B0A8-708B55C74C71}"/>
      </w:docPartPr>
      <w:docPartBody>
        <w:p w:rsidR="005E64E0" w:rsidRDefault="001C3538">
          <w:r w:rsidRPr="00E66CD0">
            <w:rPr>
              <w:rStyle w:val="PlaceholderText"/>
            </w:rPr>
            <w:t>Click or tap here to enter text.</w:t>
          </w:r>
        </w:p>
      </w:docPartBody>
    </w:docPart>
    <w:docPart>
      <w:docPartPr>
        <w:name w:val="93B2EDD46C914C49AB3F285F17C12F3A"/>
        <w:category>
          <w:name w:val="General"/>
          <w:gallery w:val="placeholder"/>
        </w:category>
        <w:types>
          <w:type w:val="bbPlcHdr"/>
        </w:types>
        <w:behaviors>
          <w:behavior w:val="content"/>
        </w:behaviors>
        <w:guid w:val="{DF681079-7E0C-0348-9ECC-9D2E0A782E9B}"/>
      </w:docPartPr>
      <w:docPartBody>
        <w:p w:rsidR="005E64E0" w:rsidRDefault="001C3538" w:rsidP="001C3538">
          <w:pPr>
            <w:pStyle w:val="93B2EDD46C914C49AB3F285F17C12F3A"/>
          </w:pPr>
          <w:r w:rsidRPr="00E66CD0">
            <w:rPr>
              <w:rStyle w:val="PlaceholderText"/>
            </w:rPr>
            <w:t>Click or tap here to enter text.</w:t>
          </w:r>
        </w:p>
      </w:docPartBody>
    </w:docPart>
    <w:docPart>
      <w:docPartPr>
        <w:name w:val="230386D5692DB9469E0799B03D3714CE"/>
        <w:category>
          <w:name w:val="General"/>
          <w:gallery w:val="placeholder"/>
        </w:category>
        <w:types>
          <w:type w:val="bbPlcHdr"/>
        </w:types>
        <w:behaviors>
          <w:behavior w:val="content"/>
        </w:behaviors>
        <w:guid w:val="{755DAC8F-260B-9547-B223-676B78CC13EA}"/>
      </w:docPartPr>
      <w:docPartBody>
        <w:p w:rsidR="005E64E0" w:rsidRDefault="001C3538" w:rsidP="001C3538">
          <w:pPr>
            <w:pStyle w:val="230386D5692DB9469E0799B03D3714CE"/>
          </w:pPr>
          <w:r w:rsidRPr="00E66CD0">
            <w:rPr>
              <w:rStyle w:val="PlaceholderText"/>
            </w:rPr>
            <w:t>Click or tap here to enter text.</w:t>
          </w:r>
        </w:p>
      </w:docPartBody>
    </w:docPart>
    <w:docPart>
      <w:docPartPr>
        <w:name w:val="0C9FDCC50F2F4347BA7D2EA21FD2FCCF"/>
        <w:category>
          <w:name w:val="General"/>
          <w:gallery w:val="placeholder"/>
        </w:category>
        <w:types>
          <w:type w:val="bbPlcHdr"/>
        </w:types>
        <w:behaviors>
          <w:behavior w:val="content"/>
        </w:behaviors>
        <w:guid w:val="{5CB1ECFE-F7E4-3041-B86C-9F56C1169BA6}"/>
      </w:docPartPr>
      <w:docPartBody>
        <w:p w:rsidR="005E64E0" w:rsidRDefault="001C3538" w:rsidP="001C3538">
          <w:pPr>
            <w:pStyle w:val="0C9FDCC50F2F4347BA7D2EA21FD2FCCF"/>
          </w:pPr>
          <w:r w:rsidRPr="00E66CD0">
            <w:rPr>
              <w:rStyle w:val="PlaceholderText"/>
            </w:rPr>
            <w:t>Click or tap here to enter text.</w:t>
          </w:r>
        </w:p>
      </w:docPartBody>
    </w:docPart>
    <w:docPart>
      <w:docPartPr>
        <w:name w:val="55DB816F03F94E44A0826A0DC4910925"/>
        <w:category>
          <w:name w:val="General"/>
          <w:gallery w:val="placeholder"/>
        </w:category>
        <w:types>
          <w:type w:val="bbPlcHdr"/>
        </w:types>
        <w:behaviors>
          <w:behavior w:val="content"/>
        </w:behaviors>
        <w:guid w:val="{4172F8AF-B09D-E245-9648-FE7A724F68C9}"/>
      </w:docPartPr>
      <w:docPartBody>
        <w:p w:rsidR="005E64E0" w:rsidRDefault="001C3538" w:rsidP="001C3538">
          <w:pPr>
            <w:pStyle w:val="55DB816F03F94E44A0826A0DC4910925"/>
          </w:pPr>
          <w:r w:rsidRPr="00E66CD0">
            <w:rPr>
              <w:rStyle w:val="PlaceholderText"/>
            </w:rPr>
            <w:t>Click or tap here to enter text.</w:t>
          </w:r>
        </w:p>
      </w:docPartBody>
    </w:docPart>
    <w:docPart>
      <w:docPartPr>
        <w:name w:val="FFC28BDAF8C1D94D88582422B8EA58D8"/>
        <w:category>
          <w:name w:val="General"/>
          <w:gallery w:val="placeholder"/>
        </w:category>
        <w:types>
          <w:type w:val="bbPlcHdr"/>
        </w:types>
        <w:behaviors>
          <w:behavior w:val="content"/>
        </w:behaviors>
        <w:guid w:val="{E35DCC30-DAE5-7144-9835-EAFC18AC7987}"/>
      </w:docPartPr>
      <w:docPartBody>
        <w:p w:rsidR="005E64E0" w:rsidRDefault="001C3538" w:rsidP="001C3538">
          <w:pPr>
            <w:pStyle w:val="FFC28BDAF8C1D94D88582422B8EA58D8"/>
          </w:pPr>
          <w:r w:rsidRPr="00E66CD0">
            <w:rPr>
              <w:rStyle w:val="PlaceholderText"/>
            </w:rPr>
            <w:t>Click or tap here to enter text.</w:t>
          </w:r>
        </w:p>
      </w:docPartBody>
    </w:docPart>
    <w:docPart>
      <w:docPartPr>
        <w:name w:val="83FD40DCD84C0449917EC3E79158F89E"/>
        <w:category>
          <w:name w:val="General"/>
          <w:gallery w:val="placeholder"/>
        </w:category>
        <w:types>
          <w:type w:val="bbPlcHdr"/>
        </w:types>
        <w:behaviors>
          <w:behavior w:val="content"/>
        </w:behaviors>
        <w:guid w:val="{6B0335B0-56F8-064F-9B9C-D95714C9F5B7}"/>
      </w:docPartPr>
      <w:docPartBody>
        <w:p w:rsidR="005E64E0" w:rsidRDefault="001C3538" w:rsidP="001C3538">
          <w:pPr>
            <w:pStyle w:val="83FD40DCD84C0449917EC3E79158F89E"/>
          </w:pPr>
          <w:r w:rsidRPr="00E66CD0">
            <w:rPr>
              <w:rStyle w:val="PlaceholderText"/>
            </w:rPr>
            <w:t>Click or tap here to enter text.</w:t>
          </w:r>
        </w:p>
      </w:docPartBody>
    </w:docPart>
    <w:docPart>
      <w:docPartPr>
        <w:name w:val="0654DBD3B51CCF42910E99A0C54A2ECE"/>
        <w:category>
          <w:name w:val="General"/>
          <w:gallery w:val="placeholder"/>
        </w:category>
        <w:types>
          <w:type w:val="bbPlcHdr"/>
        </w:types>
        <w:behaviors>
          <w:behavior w:val="content"/>
        </w:behaviors>
        <w:guid w:val="{1A4D0D09-FB7A-1B43-95D4-657EFE59458D}"/>
      </w:docPartPr>
      <w:docPartBody>
        <w:p w:rsidR="001B658D" w:rsidRDefault="004E0FBC" w:rsidP="004E0FBC">
          <w:pPr>
            <w:pStyle w:val="0654DBD3B51CCF42910E99A0C54A2ECE"/>
          </w:pPr>
          <w:r w:rsidRPr="00E66CD0">
            <w:rPr>
              <w:rStyle w:val="PlaceholderText"/>
            </w:rPr>
            <w:t>Click or tap here to enter text.</w:t>
          </w:r>
        </w:p>
      </w:docPartBody>
    </w:docPart>
    <w:docPart>
      <w:docPartPr>
        <w:name w:val="BB543BEB14059C478FEC0DDA4AA064E9"/>
        <w:category>
          <w:name w:val="General"/>
          <w:gallery w:val="placeholder"/>
        </w:category>
        <w:types>
          <w:type w:val="bbPlcHdr"/>
        </w:types>
        <w:behaviors>
          <w:behavior w:val="content"/>
        </w:behaviors>
        <w:guid w:val="{FD2F0AEA-33B9-774D-A655-758B3D6F69ED}"/>
      </w:docPartPr>
      <w:docPartBody>
        <w:p w:rsidR="001B658D" w:rsidRDefault="004E0FBC" w:rsidP="004E0FBC">
          <w:pPr>
            <w:pStyle w:val="BB543BEB14059C478FEC0DDA4AA064E9"/>
          </w:pPr>
          <w:r w:rsidRPr="00E66CD0">
            <w:rPr>
              <w:rStyle w:val="PlaceholderText"/>
            </w:rPr>
            <w:t>Click or tap here to enter text.</w:t>
          </w:r>
        </w:p>
      </w:docPartBody>
    </w:docPart>
    <w:docPart>
      <w:docPartPr>
        <w:name w:val="97F82A826ABA334C8550FD5376237E9E"/>
        <w:category>
          <w:name w:val="General"/>
          <w:gallery w:val="placeholder"/>
        </w:category>
        <w:types>
          <w:type w:val="bbPlcHdr"/>
        </w:types>
        <w:behaviors>
          <w:behavior w:val="content"/>
        </w:behaviors>
        <w:guid w:val="{F0DD4433-FA58-E748-B06E-9FD77242C64A}"/>
      </w:docPartPr>
      <w:docPartBody>
        <w:p w:rsidR="001B658D" w:rsidRDefault="004E0FBC" w:rsidP="004E0FBC">
          <w:pPr>
            <w:pStyle w:val="97F82A826ABA334C8550FD5376237E9E"/>
          </w:pPr>
          <w:r w:rsidRPr="00E66CD0">
            <w:rPr>
              <w:rStyle w:val="PlaceholderText"/>
            </w:rPr>
            <w:t>Click or tap here to enter text.</w:t>
          </w:r>
        </w:p>
      </w:docPartBody>
    </w:docPart>
    <w:docPart>
      <w:docPartPr>
        <w:name w:val="6965EB5D6B11D24AA702B638447A683F"/>
        <w:category>
          <w:name w:val="General"/>
          <w:gallery w:val="placeholder"/>
        </w:category>
        <w:types>
          <w:type w:val="bbPlcHdr"/>
        </w:types>
        <w:behaviors>
          <w:behavior w:val="content"/>
        </w:behaviors>
        <w:guid w:val="{E12502C1-3E8B-6E47-ABE2-BAF6241BB5A8}"/>
      </w:docPartPr>
      <w:docPartBody>
        <w:p w:rsidR="001B658D" w:rsidRDefault="004E0FBC" w:rsidP="004E0FBC">
          <w:pPr>
            <w:pStyle w:val="6965EB5D6B11D24AA702B638447A683F"/>
          </w:pPr>
          <w:r w:rsidRPr="00E66CD0">
            <w:rPr>
              <w:rStyle w:val="PlaceholderText"/>
            </w:rPr>
            <w:t>Click or tap here to enter text.</w:t>
          </w:r>
        </w:p>
      </w:docPartBody>
    </w:docPart>
    <w:docPart>
      <w:docPartPr>
        <w:name w:val="237C60D0A0677F4CBFCB5B6C32F6C78F"/>
        <w:category>
          <w:name w:val="General"/>
          <w:gallery w:val="placeholder"/>
        </w:category>
        <w:types>
          <w:type w:val="bbPlcHdr"/>
        </w:types>
        <w:behaviors>
          <w:behavior w:val="content"/>
        </w:behaviors>
        <w:guid w:val="{785A61A4-7624-1846-86EA-BA4AE78DEB39}"/>
      </w:docPartPr>
      <w:docPartBody>
        <w:p w:rsidR="001B658D" w:rsidRDefault="004E0FBC" w:rsidP="004E0FBC">
          <w:pPr>
            <w:pStyle w:val="237C60D0A0677F4CBFCB5B6C32F6C78F"/>
          </w:pPr>
          <w:r w:rsidRPr="00E66CD0">
            <w:rPr>
              <w:rStyle w:val="PlaceholderText"/>
            </w:rPr>
            <w:t>Click or tap here to enter text.</w:t>
          </w:r>
        </w:p>
      </w:docPartBody>
    </w:docPart>
    <w:docPart>
      <w:docPartPr>
        <w:name w:val="D1F020532B66F448B5FA46F61C0D6B43"/>
        <w:category>
          <w:name w:val="General"/>
          <w:gallery w:val="placeholder"/>
        </w:category>
        <w:types>
          <w:type w:val="bbPlcHdr"/>
        </w:types>
        <w:behaviors>
          <w:behavior w:val="content"/>
        </w:behaviors>
        <w:guid w:val="{B434280D-DFD9-9242-B63E-E3075A946814}"/>
      </w:docPartPr>
      <w:docPartBody>
        <w:p w:rsidR="00D457A4" w:rsidRDefault="00775B36" w:rsidP="00775B36">
          <w:pPr>
            <w:pStyle w:val="D1F020532B66F448B5FA46F61C0D6B43"/>
          </w:pPr>
          <w:r w:rsidRPr="00E66CD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38"/>
    <w:rsid w:val="00166636"/>
    <w:rsid w:val="001B658D"/>
    <w:rsid w:val="001C3538"/>
    <w:rsid w:val="001E10E4"/>
    <w:rsid w:val="001E7FF2"/>
    <w:rsid w:val="00210ED8"/>
    <w:rsid w:val="004C2086"/>
    <w:rsid w:val="004E0FBC"/>
    <w:rsid w:val="005E64E0"/>
    <w:rsid w:val="00620469"/>
    <w:rsid w:val="00775B36"/>
    <w:rsid w:val="00913899"/>
    <w:rsid w:val="009B2EDB"/>
    <w:rsid w:val="00A36205"/>
    <w:rsid w:val="00A51A75"/>
    <w:rsid w:val="00C73D77"/>
    <w:rsid w:val="00D457A4"/>
    <w:rsid w:val="00F21B5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5B36"/>
    <w:rPr>
      <w:color w:val="808080"/>
    </w:rPr>
  </w:style>
  <w:style w:type="paragraph" w:customStyle="1" w:styleId="D8B51CB37298844D8A21E46DC63DD030">
    <w:name w:val="D8B51CB37298844D8A21E46DC63DD030"/>
  </w:style>
  <w:style w:type="paragraph" w:customStyle="1" w:styleId="5A00132906ACA041AE2D4512A51A2810">
    <w:name w:val="5A00132906ACA041AE2D4512A51A2810"/>
  </w:style>
  <w:style w:type="paragraph" w:customStyle="1" w:styleId="97B4DD12669ED84EB9C0ACBFA4D91FB8">
    <w:name w:val="97B4DD12669ED84EB9C0ACBFA4D91FB8"/>
  </w:style>
  <w:style w:type="paragraph" w:customStyle="1" w:styleId="56E8659D5828144A9F2A286D65B37A58">
    <w:name w:val="56E8659D5828144A9F2A286D65B37A58"/>
  </w:style>
  <w:style w:type="paragraph" w:customStyle="1" w:styleId="42054226DC864945888740CB742AEB51">
    <w:name w:val="42054226DC864945888740CB742AEB51"/>
  </w:style>
  <w:style w:type="paragraph" w:customStyle="1" w:styleId="B7765ADA193B954DB5BCDF30F5CE2A5B">
    <w:name w:val="B7765ADA193B954DB5BCDF30F5CE2A5B"/>
  </w:style>
  <w:style w:type="character" w:styleId="Hyperlink">
    <w:name w:val="Hyperlink"/>
    <w:basedOn w:val="DefaultParagraphFont"/>
    <w:uiPriority w:val="99"/>
    <w:unhideWhenUsed/>
    <w:rsid w:val="001C3538"/>
    <w:rPr>
      <w:color w:val="0000FF"/>
      <w:u w:val="single"/>
    </w:rPr>
  </w:style>
  <w:style w:type="paragraph" w:customStyle="1" w:styleId="B0A4C0B46A69CD4FA5A87FAA6450DD72">
    <w:name w:val="B0A4C0B46A69CD4FA5A87FAA6450DD72"/>
  </w:style>
  <w:style w:type="paragraph" w:customStyle="1" w:styleId="1F6B61718A7A86418E2E60D5966DEB67">
    <w:name w:val="1F6B61718A7A86418E2E60D5966DEB67"/>
  </w:style>
  <w:style w:type="paragraph" w:customStyle="1" w:styleId="0924CDCD714FEC409CAB13858E4679D8">
    <w:name w:val="0924CDCD714FEC409CAB13858E4679D8"/>
  </w:style>
  <w:style w:type="paragraph" w:customStyle="1" w:styleId="93B2EDD46C914C49AB3F285F17C12F3A">
    <w:name w:val="93B2EDD46C914C49AB3F285F17C12F3A"/>
    <w:rsid w:val="001C3538"/>
  </w:style>
  <w:style w:type="paragraph" w:customStyle="1" w:styleId="230386D5692DB9469E0799B03D3714CE">
    <w:name w:val="230386D5692DB9469E0799B03D3714CE"/>
    <w:rsid w:val="001C3538"/>
  </w:style>
  <w:style w:type="paragraph" w:customStyle="1" w:styleId="0C9FDCC50F2F4347BA7D2EA21FD2FCCF">
    <w:name w:val="0C9FDCC50F2F4347BA7D2EA21FD2FCCF"/>
    <w:rsid w:val="001C3538"/>
  </w:style>
  <w:style w:type="paragraph" w:customStyle="1" w:styleId="55DB816F03F94E44A0826A0DC4910925">
    <w:name w:val="55DB816F03F94E44A0826A0DC4910925"/>
    <w:rsid w:val="001C3538"/>
  </w:style>
  <w:style w:type="paragraph" w:customStyle="1" w:styleId="FFC28BDAF8C1D94D88582422B8EA58D8">
    <w:name w:val="FFC28BDAF8C1D94D88582422B8EA58D8"/>
    <w:rsid w:val="001C3538"/>
  </w:style>
  <w:style w:type="paragraph" w:customStyle="1" w:styleId="83FD40DCD84C0449917EC3E79158F89E">
    <w:name w:val="83FD40DCD84C0449917EC3E79158F89E"/>
    <w:rsid w:val="001C3538"/>
  </w:style>
  <w:style w:type="paragraph" w:customStyle="1" w:styleId="0654DBD3B51CCF42910E99A0C54A2ECE">
    <w:name w:val="0654DBD3B51CCF42910E99A0C54A2ECE"/>
    <w:rsid w:val="004E0FBC"/>
  </w:style>
  <w:style w:type="paragraph" w:customStyle="1" w:styleId="BB543BEB14059C478FEC0DDA4AA064E9">
    <w:name w:val="BB543BEB14059C478FEC0DDA4AA064E9"/>
    <w:rsid w:val="004E0FBC"/>
  </w:style>
  <w:style w:type="paragraph" w:customStyle="1" w:styleId="97F82A826ABA334C8550FD5376237E9E">
    <w:name w:val="97F82A826ABA334C8550FD5376237E9E"/>
    <w:rsid w:val="004E0FBC"/>
  </w:style>
  <w:style w:type="paragraph" w:customStyle="1" w:styleId="6965EB5D6B11D24AA702B638447A683F">
    <w:name w:val="6965EB5D6B11D24AA702B638447A683F"/>
    <w:rsid w:val="004E0FBC"/>
  </w:style>
  <w:style w:type="paragraph" w:customStyle="1" w:styleId="237C60D0A0677F4CBFCB5B6C32F6C78F">
    <w:name w:val="237C60D0A0677F4CBFCB5B6C32F6C78F"/>
    <w:rsid w:val="004E0FBC"/>
  </w:style>
  <w:style w:type="paragraph" w:customStyle="1" w:styleId="D1F020532B66F448B5FA46F61C0D6B43">
    <w:name w:val="D1F020532B66F448B5FA46F61C0D6B43"/>
    <w:rsid w:val="00775B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PNNL">
  <a:themeElements>
    <a:clrScheme name="PNNL Brand Theme 2">
      <a:dk1>
        <a:srgbClr val="707276"/>
      </a:dk1>
      <a:lt1>
        <a:srgbClr val="FFFFFF"/>
      </a:lt1>
      <a:dk2>
        <a:srgbClr val="D57500"/>
      </a:dk2>
      <a:lt2>
        <a:srgbClr val="B2B3B5"/>
      </a:lt2>
      <a:accent1>
        <a:srgbClr val="A83C0F"/>
      </a:accent1>
      <a:accent2>
        <a:srgbClr val="242424"/>
      </a:accent2>
      <a:accent3>
        <a:srgbClr val="F1AB00"/>
      </a:accent3>
      <a:accent4>
        <a:srgbClr val="007229"/>
      </a:accent4>
      <a:accent5>
        <a:srgbClr val="C10435"/>
      </a:accent5>
      <a:accent6>
        <a:srgbClr val="007FAC"/>
      </a:accent6>
      <a:hlink>
        <a:srgbClr val="003698"/>
      </a:hlink>
      <a:folHlink>
        <a:srgbClr val="8A0752"/>
      </a:folHlink>
    </a:clrScheme>
    <a:fontScheme name="PNNL_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6789A7-1195-8444-A3F0-61DE84244527}">
  <we:reference id="wa104382081" version="1.28.0.0" store="en-US" storeType="OMEX"/>
  <we:alternateReferences>
    <we:reference id="WA104382081" version="1.28.0.0" store="" storeType="OMEX"/>
  </we:alternateReferences>
  <we:properties>
    <we:property name="MENDELEY_CITATIONS" value="[{&quot;properties&quot;:{&quot;noteIndex&quot;:0},&quot;citationID&quot;:&quot;MENDELEY_CITATION_0aa5f414-ec34-499a-9a52-8e86f3d25922&quot;,&quot;citationItems&quot;:[{&quot;id&quot;:&quot;c5a13f49-ea9e-3aef-8acb-f8235a022a24&quot;,&quot;itemData&quot;:{&quot;type&quot;:&quot;article-journal&quot;,&quot;id&quot;:&quot;c5a13f49-ea9e-3aef-8acb-f8235a022a24&quot;,&quot;title&quot;:&quot;Towards Improved Understanding of the Applicability of Uncertainty Forecasts in the Electric Power Industry&quot;,&quot;author&quot;:[{&quot;family&quot;:&quot;Bessa&quot;,&quot;given&quot;:&quot;Ricardo J.&quot;,&quot;parse-names&quot;:false,&quot;dropping-particle&quot;:&quot;&quot;,&quot;non-dropping-particle&quot;:&quot;&quot;},{&quot;family&quot;:&quot;Möhrlen&quot;,&quot;given&quot;:&quot;Corinna&quot;,&quot;parse-names&quot;:false,&quot;dropping-particle&quot;:&quot;&quot;,&quot;non-dropping-particle&quot;:&quot;&quot;},{&quot;family&quot;:&quot;Fundel&quot;,&quot;given&quot;:&quot;Vanessa&quot;,&quot;parse-names&quot;:false,&quot;dropping-particle&quot;:&quot;&quot;,&quot;non-dropping-particle&quot;:&quot;&quot;},{&quot;family&quot;:&quot;Siefert&quot;,&quot;given&quot;:&quot;Malte&quot;,&quot;parse-names&quot;:false,&quot;dropping-particle&quot;:&quot;&quot;,&quot;non-dropping-particle&quot;:&quot;&quot;},{&quot;family&quot;:&quot;Browell&quot;,&quot;given&quot;:&quot;Jethro&quot;,&quot;parse-names&quot;:false,&quot;dropping-particle&quot;:&quot;&quot;,&quot;non-dropping-particle&quot;:&quot;&quot;},{&quot;family&quot;:&quot;Haglund El Gaidi&quot;,&quot;given&quot;:&quot;Sebastian&quot;,&quot;parse-names&quot;:false,&quot;dropping-particle&quot;:&quot;&quot;,&quot;non-dropping-particle&quot;:&quot;&quot;},{&quot;family&quot;:&quot;Hodge&quot;,&quot;given&quot;:&quot;Bri Mathias&quot;,&quot;parse-names&quot;:false,&quot;dropping-particle&quot;:&quot;&quot;,&quot;non-dropping-particle&quot;:&quot;&quot;},{&quot;family&quot;:&quot;Cali&quot;,&quot;given&quot;:&quot;Umit&quot;,&quot;parse-names&quot;:false,&quot;dropping-particle&quot;:&quot;&quot;,&quot;non-dropping-particle&quot;:&quot;&quot;},{&quot;family&quot;:&quot;Kariniotakis&quot;,&quot;given&quot;:&quot;George&quot;,&quot;parse-names&quot;:false,&quot;dropping-particle&quot;:&quot;&quot;,&quot;non-dropping-particle&quot;:&quot;&quot;}],&quot;container-title&quot;:&quot;Energies 2017, Vol. 10, Page 1402&quot;,&quot;accessed&quot;:{&quot;date-parts&quot;:[[2021,12,27]]},&quot;DOI&quot;:&quot;10.3390/EN10091402&quot;,&quot;ISSN&quot;:&quot;19961073&quot;,&quot;URL&quot;:&quot;https://www.mdpi.com/1996-1073/10/9/1402/htm&quot;,&quot;issued&quot;:{&quot;date-parts&quot;:[[2017,9,14]]},&quot;page&quot;:&quot;1402&quot;,&quot;abstract&quot;:&quot;Around the world wind energy is starting to become a major energy provider in electricity markets, as well as participating in ancillary services markets to help maintain grid stability. The reliability of system operations and smooth integration of wind energy into electricity markets has been strongly supported by years of improvement in weather and wind power forecasting systems. Deterministic forecasts are still predominant in utility practice although truly optimal decisions and risk hedging are only possible with the adoption of uncertainty forecasts. One of the main barriers for the industrial adoption of uncertainty forecasts is the lack of understanding of its information content (e.g., its physical and statistical modeling) and standardization of uncertainty forecast products, which frequently leads to mistrust towards uncertainty forecasts and their applicability in practice. This paper aims at improving this understanding by establishing a common terminology and reviewing the methods to determine, estimate, and communicate the uncertainty in weather and wind power forecasts. This conceptual analysis of the state of the art highlights that: (i) end-users should start to look at the forecast’s properties in order to map different uncertainty representations to specific wind energy-related user requirements; (ii) a multidisciplinary team is required to foster the integration of stochastic methods in the industry sector. A set of recommendations for standardization and improved training of operators are provided along with examples of best practices.&quot;,&quot;publisher&quot;:&quot;Multidisciplinary Digital Publishing Institute&quot;,&quot;issue&quot;:&quot;9&quot;,&quot;volume&quot;:&quot;10&quot;},&quot;isTemporary&quot;:false}],&quot;isEdited&quot;:false,&quot;citationTag&quot;:&quot;MENDELEY_CITATION_v3_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&quot;,&quot;manualOverride&quot;:{&quot;isManuallyOverridden&quot;:false,&quot;manualOverrideText&quot;:&quot;&quot;,&quot;citeprocText&quot;:&quot;(Bessa et al. 2017)&quot;}},{&quot;properties&quot;:{&quot;noteIndex&quot;:0},&quot;citationID&quot;:&quot;MENDELEY_CITATION_218182c1-a939-4955-9641-0ac3773caeb1&quot;,&quot;citationItems&quot;:[{&quot;id&quot;:&quot;2f420c58-8db1-32c6-94a5-f1040c4670be&quot;,&quot;itemData&quot;:{&quot;type&quot;:&quot;article-journal&quot;,&quot;id&quot;:&quot;2f420c58-8db1-32c6-94a5-f1040c4670be&quot;,&quot;title&quot;:&quot;An overview of wind-energy-production prediction bias, losses, and uncertainties&quot;,&quot;author&quot;:[{&quot;family&quot;:&quot;Lee&quot;,&quot;given&quot;:&quot;Joseph C.Y.&quot;,&quot;parse-names&quot;:false,&quot;dropping-particle&quot;:&quot;&quot;,&quot;non-dropping-particle&quot;:&quot;&quot;},{&quot;family&quot;:&quot;Jason Fields&quot;,&quot;given&quot;:&quot;M.&quot;,&quot;parse-names&quot;:false,&quot;dropping-particle&quot;:&quot;&quot;,&quot;non-dropping-particle&quot;:&quot;&quot;}],&quot;container-title&quot;:&quot;Wind Energy Science&quot;,&quot;accessed&quot;:{&quot;date-parts&quot;:[[2022,1,4]]},&quot;DOI&quot;:&quot;10.5194/WES-6-311-2021&quot;,&quot;ISSN&quot;:&quot;23667451&quot;,&quot;issued&quot;:{&quot;date-parts&quot;:[[2021,3,5]]},&quot;page&quot;:&quot;311-365&quot;,&quot;abstract&quot;:&quot;The financing of a wind farm directly relates to the preconstruction energy yield assessments which estimate the annual energy production for the farm. The accuracy and the precision of the preconstruction energy estimates can dictate the profitability of the wind project. Historically, the wind industry tended to overpredict the annual energy production of wind farms. Experts have been dedicated to eliminating such prediction errors in the past decade, and recently the reported average energy prediction bias is declining. Herein, we present a literature review of the energy yield assessment errors across the global wind energy industry. We identify a long-term trend of reduction in the overprediction bias, whereas the uncertainty associated with the prediction error is prominent. We also summarize the recent advancements of the wind resource assessment process that justify the bias reduction, including improvements in modeling and measurement techniques. Additionally, because the energy losses and uncertainties substantially influence the prediction error, we document and examine the estimated and observed loss and uncertainty values from the literature, according to the proposed framework in the International Electrotechnical Commission 61400-15 wind resource assessment standard. From our findings, we highlight opportunities for the industry to move forward, such as the validation and reduction of prediction uncertainty and the prevention of energy losses caused by wake effect and environmental events. Overall, this study provides a summary of how the wind energy industry has been quantifying and reducing prediction errors, energy losses, and production uncertainties. Finally, for this work to be as reproducible as possible, we include all of the data used in the analysis in appendices to the article.&quot;,&quot;publisher&quot;:&quot;Copernicus GmbH&quot;,&quot;issue&quot;:&quot;2&quot;,&quot;volume&quot;:&quot;6&quot;},&quot;isTemporary&quot;:false},{&quot;id&quot;:&quot;3c8a1389-5a27-3310-ba46-0c9ea9ee7599&quot;,&quot;itemData&quot;:{&quot;type&quot;:&quot;article-journal&quot;,&quot;id&quot;:&quot;3c8a1389-5a27-3310-ba46-0c9ea9ee7599&quot;,&quot;title&quot;:&quot;Uncertainty quantification in the analyses of operational wind power plant performance&quot;,&quot;author&quot;:[{&quot;family&quot;:&quot;Craig&quot;,&quot;given&quot;:&quot;Anna&quot;,&quot;parse-names&quot;:false,&quot;dropping-particle&quot;:&quot;&quot;,&quot;non-dropping-particle&quot;:&quot;&quot;},{&quot;family&quot;:&quot;Optis&quot;,&quot;given&quot;:&quot;Mike&quot;,&quot;parse-names&quot;:false,&quot;dropping-particle&quot;:&quot;&quot;,&quot;non-dropping-particle&quot;:&quot;&quot;},{&quot;family&quot;:&quot;Fields&quot;,&quot;given&quot;:&quot;Michael Jason&quot;,&quot;parse-names&quot;:false,&quot;dropping-particle&quot;:&quot;&quot;,&quot;non-dropping-particle&quot;:&quot;&quot;},{&quot;family&quot;:&quot;Moriarty&quot;,&quot;given&quot;:&quot;Patrick&quot;,&quot;parse-names&quot;:false,&quot;dropping-particle&quot;:&quot;&quot;,&quot;non-dropping-particle&quot;:&quot;&quot;}],&quot;container-title&quot;:&quot;Journal of Physics: Conference Series&quot;,&quot;accessed&quot;:{&quot;date-parts&quot;:[[2019,12,5]]},&quot;DOI&quot;:&quot;10.1088/1742-6596/1037/5/052021&quot;,&quot;URL&quot;:&quot;http://stacks.iop.org/1742-6596/1037/i=5/a=052021?key=crossref.1c4202e8b6c2ac1c9182eddd00a60561&quot;,&quot;issued&quot;:{&quot;date-parts&quot;:[[2018,6]]},&quot;page&quot;:&quot;052021&quot;,&quot;publisher&quot;:&quot;IOP Publishing&quot;,&quot;issue&quot;:&quot;5&quot;,&quot;volume&quot;:&quot;1037&quot;},&quot;isTemporary&quot;:false}],&quot;isEdited&quot;:false,&quot;citationTag&quot;:&quot;MENDELEY_CITATION_v3_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&quot;,&quot;manualOverride&quot;:{&quot;isManuallyOverridden&quot;:false,&quot;manualOverrideText&quot;:&quot;&quot;,&quot;citeprocText&quot;:&quot;(Lee and Jason Fields 2021; Craig et al. 2018)&quot;}},{&quot;properties&quot;:{&quot;noteIndex&quot;:0},&quot;citationID&quot;:&quot;MENDELEY_CITATION_f5e5abcf-f939-4899-9ed0-39bea7200602&quot;,&quot;citationItems&quot;:[{&quot;id&quot;:&quot;d5ff8f16-5fdb-3aa2-9b19-e15dbdf37662&quot;,&quot;itemData&quot;:{&quot;type&quot;:&quot;report&quot;,&quot;id&quot;:&quot;d5ff8f16-5fdb-3aa2-9b19-e15dbdf37662&quot;,&quot;title&quot;:&quot;Expert Group Report on Recommended Practices for Selecting Renewable Power Forecasting Solutions - Part 1: Forecast Solution Selection Proces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issued&quot;:{&quot;date-parts&quot;:[[2019]]},&quot;number-of-pages&quot;:&quot;48&quot;},&quot;isTemporary&quot;:false}],&quot;isEdited&quot;:false,&quot;citationTag&quot;:&quot;MENDELEY_CITATION_v3_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XSwiaXNzdWVkIjp7ImRhdGUtcGFydHMiOltbMjAxOV1dfSwibnVtYmVyLW9mLXBhZ2VzIjoiNDgifSwiaXNUZW1wb3JhcnkiOmZhbHNlfV0sImlzRWRpdGVkIjpmYWxzZSwibWFudWFsT3ZlcnJpZGUiOnsiaXNNYW51YWxseU92ZXJyaWRkZW4iOmZhbHNlLCJtYW51YWxPdmVycmlkZVRleHQiOiIiLCJjaXRlcHJvY1RleHQiOiIoTcO2aHJsZW4gYW5kIFphY2sgMjAxOSkifX0=&quot;,&quot;manualOverride&quot;:{&quot;isManuallyOverridden&quot;:false,&quot;manualOverrideText&quot;:&quot;&quot;,&quot;citeprocText&quot;:&quot;(Möhrlen and Zack 2019)&quot;}},{&quot;properties&quot;:{&quot;noteIndex&quot;:0},&quot;citationID&quot;:&quot;MENDELEY_CITATION_a9dc7702-d341-4e87-b163-06c5f00568f8&quot;,&quot;citationItems&quot;:[{&quot;id&quot;:&quot;d5ff8f16-5fdb-3aa2-9b19-e15dbdf37662&quot;,&quot;itemData&quot;:{&quot;type&quot;:&quot;report&quot;,&quot;id&quot;:&quot;d5ff8f16-5fdb-3aa2-9b19-e15dbdf37662&quot;,&quot;title&quot;:&quot;Expert Group Report on Recommended Practices for Selecting Renewable Power Forecasting Solutions - Part 1: Forecast Solution Selection Proces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issued&quot;:{&quot;date-parts&quot;:[[2019]]},&quot;number-of-pages&quot;:&quot;48&quot;},&quot;isTemporary&quot;:false},{&quot;id&quot;:&quot;ae352a44-0aa4-3cbc-831e-fadd937e44da&quot;,&quot;itemData&quot;:{&quot;type&quot;:&quot;report&quot;,&quot;id&quot;:&quot;ae352a44-0aa4-3cbc-831e-fadd937e44da&quot;,&quot;title&quot;:&quot;Expert Group Report on Recommended Practices For Selecting Renewable Power Forecasting Solutions - Part 2: Designing and Executing Forecasting Benchmarks and Trial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isTemporary&quot;:false}],&quot;isEdited&quot;:false,&quot;citationTag&quot;:&quot;MENDELEY_CITATION_v3_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XSwiaXNzdWVkIjp7ImRhdGUtcGFydHMiOltbMjAxOV1dfSwibnVtYmVyLW9mLXBhZ2VzIjoiNDgifSwiaXNUZW1wb3JhcnkiOmZhbHNlfSx7ImlkIjoiYWUzNTJhNDQtMGFhNC0zY2JjLTgzMWUtZmFkZDkzN2U0NGRhIiwiaXRlbURhdGEiOnsidHlwZSI6InJlcG9ydCIsImlkIjoiYWUzNTJhNDQtMGFhNC0zY2JjLTgzMWUtZmFkZDkzN2U0NGRhIiwidGl0bGUiOiJFeHBlcnQgR3JvdXAgUmVwb3J0IG9uIFJlY29tbWVuZGVkIFByYWN0aWNlcyBGb3IgU2VsZWN0aW5nIFJlbmV3YWJsZSBQb3dlciBGb3JlY2FzdGluZyBTb2x1dGlvbnMgLSBQYXJ0IDI6IERlc2lnbmluZyBhbmQgRXhlY3V0aW5nIEZvcmVjYXN0aW5nIEJlbmNobWFya3MgYW5kIFRyaWFs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LHsiZmFtaWx5IjoiTGVybmVyIiwiZ2l2ZW4iOiJKZWZmcmV5IiwicGFyc2UtbmFtZXMiOmZhbHNlLCJkcm9wcGluZy1wYXJ0aWNsZSI6IiIsIm5vbi1kcm9wcGluZy1wYXJ0aWNsZSI6IiJ9XSwiaXNzdWVkIjp7ImRhdGUtcGFydHMiOltbMjAxOV1dfSwibnVtYmVyLW9mLXBhZ2VzIjoiMjkifSwiaXNUZW1wb3JhcnkiOmZhbHNlfV0sImlzRWRpdGVkIjpmYWxzZSwibWFudWFsT3ZlcnJpZGUiOnsiaXNNYW51YWxseU92ZXJyaWRkZW4iOmZhbHNlLCJtYW51YWxPdmVycmlkZVRleHQiOiIiLCJjaXRlcHJvY1RleHQiOiIoTcO2aHJsZW4gYW5kIFphY2sgMjAxOTsgTcO2aHJsZW4sIFphY2ssIGFuZCBMZXJuZXIgMjAxOSkifX0=&quot;,&quot;manualOverride&quot;:{&quot;isManuallyOverridden&quot;:false,&quot;manualOverrideText&quot;:&quot;&quot;,&quot;citeprocText&quot;:&quot;(Möhrlen and Zack 2019; Möhrlen, Zack, and Lerner 2019)&quot;}},{&quot;properties&quot;:{&quot;noteIndex&quot;:0},&quot;citationID&quot;:&quot;MENDELEY_CITATION_5d6bde46-0646-4311-845b-9968dc318a52&quot;,&quot;citationItems&quot;:[{&quot;id&quot;:&quot;fb303c6d-af5e-3c34-a1d4-7f38183bf7bd&quot;,&quot;itemData&quot;:{&quot;type&quot;:&quot;report&quot;,&quot;id&quot;:&quot;fb303c6d-af5e-3c34-a1d4-7f38183bf7bd&quot;,&quot;title&quot;:&quot;The Verification and Validation Strategy Within the Second Wind Forecast Improvement Project (WFIP 2)&quot;,&quot;author&quot;:[{&quot;family&quot;:&quot;Draxl&quot;,&quot;given&quot;:&quot;Caroline&quot;,&quot;parse-names&quot;:false,&quot;dropping-particle&quot;:&quot;&quot;,&quot;non-dropping-particle&quot;:&quot;&quot;},{&quot;family&quot;:&quot;Berg&quot;,&quot;given&quot;:&quot;L. K.&quot;,&quot;parse-names&quot;:false,&quot;dropping-particle&quot;:&quot;&quot;,&quot;non-dropping-particle&quot;:&quot;&quot;},{&quot;family&quot;:&quot;Bianco&quot;,&quot;given&quot;:&quot;L.&quot;,&quot;parse-names&quot;:false,&quot;dropping-particle&quot;:&quot;&quot;,&quot;non-dropping-particle&quot;:&quot;&quot;},{&quot;family&quot;:&quot;Bonin&quot;,&quot;given&quot;:&quot;T. A.&quot;,&quot;parse-names&quot;:false,&quot;dropping-particle&quot;:&quot;&quot;,&quot;non-dropping-particle&quot;:&quot;&quot;},{&quot;family&quot;:&quot;Choukulkar&quot;,&quot;given&quot;:&quot;A.&quot;,&quot;parse-names&quot;:false,&quot;dropping-particle&quot;:&quot;&quot;,&quot;non-dropping-particle&quot;:&quot;&quot;},{&quot;family&quot;:&quot;Clifton&quot;,&quot;given&quot;:&quot;A.&quot;,&quot;parse-names&quot;:false,&quot;dropping-particle&quot;:&quot;&quot;,&quot;non-dropping-particle&quot;:&quot;&quot;},{&quot;family&quot;:&quot;Cline&quot;,&quot;given&quot;:&quot;J. W.&quot;,&quot;parse-names&quot;:false,&quot;dropping-particle&quot;:&quot;&quot;,&quot;non-dropping-particle&quot;:&quot;&quot;},{&quot;family&quot;:&quot;Djalalova&quot;,&quot;given&quot;:&quot;I.&quot;,&quot;parse-names&quot;:false,&quot;dropping-particle&quot;:&quot;v.&quot;,&quot;non-dropping-particle&quot;:&quot;&quot;},{&quot;family&quot;:&quot;Ghate&quot;,&quot;given&quot;:&quot;V.&quot;,&quot;parse-names&quot;:false,&quot;dropping-particle&quot;:&quot;&quot;,&quot;non-dropping-particle&quot;:&quot;&quot;},{&quot;family&quot;:&quot;Grimit&quot;,&quot;given&quot;:&quot;E. P.&quot;,&quot;parse-names&quot;:false,&quot;dropping-particle&quot;:&quot;&quot;,&quot;non-dropping-particle&quot;:&quot;&quot;},{&quot;family&quot;:&quot;Holub&quot;,&quot;given&quot;:&quot;K.&quot;,&quot;parse-names&quot;:false,&quot;dropping-particle&quot;:&quot;&quot;,&quot;non-dropping-particle&quot;:&quot;&quot;},{&quot;family&quot;:&quot;Kenyon&quot;,&quot;given&quot;:&quot;J. S.&quot;,&quot;parse-names&quot;:false,&quot;dropping-particle&quot;:&quot;&quot;,&quot;non-dropping-particle&quot;:&quot;&quot;},{&quot;family&quot;:&quot;Lantz&quot;,&quot;given&quot;:&quot;K.&quot;,&quot;parse-names&quot;:false,&quot;dropping-particle&quot;:&quot;&quot;,&quot;non-dropping-particle&quot;:&quot;&quot;},{&quot;family&quot;:&quot;Long&quot;,&quot;given&quot;:&quot;C.&quot;,&quot;parse-names&quot;:false,&quot;dropping-particle&quot;:&quot;&quot;,&quot;non-dropping-particle&quot;:&quot;&quot;},{&quot;family&quot;:&quot;Lundquist&quot;,&quot;given&quot;:&quot;J. K.&quot;,&quot;parse-names&quot;:false,&quot;dropping-particle&quot;:&quot;&quot;,&quot;non-dropping-particle&quot;:&quot;&quot;},{&quot;family&quot;:&quot;McCaa&quot;,&quot;given&quot;:&quot;J.&quot;,&quot;parse-names&quot;:false,&quot;dropping-particle&quot;:&quot;&quot;,&quot;non-dropping-particle&quot;:&quot;&quot;},{&quot;family&quot;:&quot;McCaffrey&quot;,&quot;given&quot;:&quot;K.&quot;,&quot;parse-names&quot;:false,&quot;dropping-particle&quot;:&quot;&quot;,&quot;non-dropping-particle&quot;:&quot;&quot;},{&quot;family&quot;:&quot;Newman&quot;,&quot;given&quot;:&quot;J. F.&quot;,&quot;parse-names&quot;:false,&quot;dropping-particle&quot;:&quot;&quot;,&quot;non-dropping-particle&quot;:&quot;&quot;},{&quot;family&quot;:&quot;Olson&quot;,&quot;given&quot;:&quot;J. B.&quot;,&quot;parse-names&quot;:false,&quot;dropping-particle&quot;:&quot;&quot;,&quot;non-dropping-particle&quot;:&quot;&quot;},{&quot;family&quot;:&quot;Pichugina&quot;,&quot;given&quot;:&quot;Y.&quot;,&quot;parse-names&quot;:false,&quot;dropping-particle&quot;:&quot;&quot;,&quot;non-dropping-particle&quot;:&quot;&quot;},{&quot;family&quot;:&quot;Sharp&quot;,&quot;given&quot;:&quot;J.&quot;,&quot;parse-names&quot;:false,&quot;dropping-particle&quot;:&quot;&quot;,&quot;non-dropping-particle&quot;:&quot;&quot;},{&quot;family&quot;:&quot;Shaw&quot;,&quot;given&quot;:&quot;W. J.&quot;,&quot;parse-names&quot;:false,&quot;dropping-particle&quot;:&quot;&quot;,&quot;non-dropping-particle&quot;:&quot;&quot;},{&quot;family&quot;:&quot;Smith&quot;,&quot;given&quot;:&quot;N. H.&quot;,&quot;parse-names&quot;:false,&quot;dropping-particle&quot;:&quot;&quot;,&quot;non-dropping-particle&quot;:&quot;&quot;},{&quot;family&quot;:&quot;Toy&quot;,&quot;given&quot;:&quot;M. D.&quot;,&quot;parse-names&quot;:false,&quot;dropping-particle&quot;:&quot;&quot;,&quot;non-dropping-particle&quot;:&quot;&quot;}],&quot;DOI&quot;:&quot;NREL/TP-5000-72553&quot;,&quot;issued&quot;:{&quot;date-parts&quot;:[[2019]]},&quot;publisher-place&quot;:&quot;Golden, CO&quot;,&quot;number-of-pages&quot;:&quot;19&quot;},&quot;isTemporary&quot;:false}],&quot;isEdited&quot;:false,&quot;citationTag&quot;:&quot;MENDELEY_CITATION_v3_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&quot;,&quot;manualOverride&quot;:{&quot;isManuallyOverridden&quot;:false,&quot;manualOverrideText&quot;:&quot;&quot;,&quot;citeprocText&quot;:&quot;(Draxl et al. 2019)&quot;}},{&quot;properties&quot;:{&quot;noteIndex&quot;:0},&quot;citationID&quot;:&quot;MENDELEY_CITATION_18943ea6-1a9a-4cbe-8195-954e6aee3279&quot;,&quot;citationItems&quot;:[{&quot;id&quot;:&quot;7070cffd-aba2-3c35-ac8b-d3fc5737ff2a&quot;,&quot;itemData&quot;:{&quot;type&quot;:&quot;article-journal&quot;,&quot;id&quot;:&quot;7070cffd-aba2-3c35-ac8b-d3fc5737ff2a&quot;,&quot;title&quot;:&quot;The Second Wind Forecast Improvement Project (WFIP2): Observational Field Campaign&quot;,&quot;author&quot;:[{&quot;family&quot;:&quot;Wilczak&quot;,&quot;given&quot;:&quot;James M.&quot;,&quot;parse-names&quot;:false,&quot;dropping-particle&quot;:&quot;&quot;,&quot;non-dropping-particle&quot;:&quot;&quot;},{&quot;family&quot;:&quot;Stoelinga&quot;,&quot;given&quot;:&quot;Mark&quot;,&quot;parse-names&quot;:false,&quot;dropping-particle&quot;:&quot;&quot;,&quot;non-dropping-particle&quot;:&quot;&quot;},{&quot;family&quot;:&quot;Berg&quot;,&quot;given&quot;:&quot;Larry K.&quot;,&quot;parse-names&quot;:false,&quot;dropping-particle&quot;:&quot;&quot;,&quot;non-dropping-particle&quot;:&quot;&quot;},{&quot;family&quot;:&quot;Sharp&quot;,&quot;given&quot;:&quot;Justin&quot;,&quot;parse-names&quot;:false,&quot;dropping-particle&quot;:&quot;&quot;,&quot;non-dropping-particle&quot;:&quot;&quot;},{&quot;family&quot;:&quot;Draxl&quot;,&quot;given&quot;:&quot;Caroline&quot;,&quot;parse-names&quot;:false,&quot;dropping-particle&quot;:&quot;&quot;,&quot;non-dropping-particle&quot;:&quot;&quot;},{&quot;family&quot;:&quot;McCaffrey&quot;,&quot;given&quot;:&quot;Katherine&quot;,&quot;parse-names&quot;:false,&quot;dropping-particle&quot;:&quot;&quot;,&quot;non-dropping-particle&quot;:&quot;&quot;},{&quot;family&quot;:&quot;Banta&quot;,&quot;given&quot;:&quot;Robert M.&quot;,&quot;parse-names&quot;:false,&quot;dropping-particle&quot;:&quot;&quot;,&quot;non-dropping-particle&quot;:&quot;&quot;},{&quot;family&quot;:&quot;Bianco&quot;,&quot;given&quot;:&quot;Laura&quot;,&quot;parse-names&quot;:false,&quot;dropping-particle&quot;:&quot;&quot;,&quot;non-dropping-particle&quot;:&quot;&quot;},{&quot;family&quot;:&quot;Djalalova&quot;,&quot;given&quot;:&quot;Irina&quot;,&quot;parse-names&quot;:false,&quot;dropping-particle&quot;:&quot;&quot;,&quot;non-dropping-particle&quot;:&quot;&quot;},{&quot;family&quot;:&quot;Lundquist&quot;,&quot;given&quot;:&quot;Julie K.&quot;,&quot;parse-names&quot;:false,&quot;dropping-particle&quot;:&quot;&quot;,&quot;non-dropping-particle&quot;:&quot;&quot;},{&quot;family&quot;:&quot;Muradyan&quot;,&quot;given&quot;:&quot;Paytsar&quot;,&quot;parse-names&quot;:false,&quot;dropping-particle&quot;:&quot;&quot;,&quot;non-dropping-particle&quot;:&quot;&quot;},{&quot;family&quot;:&quot;Choukulkar&quot;,&quot;given&quot;:&quot;Aditya&quot;,&quot;parse-names&quot;:false,&quot;dropping-particle&quot;:&quot;&quot;,&quot;non-dropping-particle&quot;:&quot;&quot;},{&quot;family&quot;:&quot;Leo&quot;,&quot;given&quot;:&quot;Laura&quot;,&quot;parse-names&quot;:false,&quot;dropping-particle&quot;:&quot;&quot;,&quot;non-dropping-particle&quot;:&quot;&quot;},{&quot;family&quot;:&quot;Bonin&quot;,&quot;given&quot;:&quot;Timothy&quot;,&quot;parse-names&quot;:false,&quot;dropping-particle&quot;:&quot;&quot;,&quot;non-dropping-particle&quot;:&quot;&quot;},{&quot;family&quot;:&quot;Pichugina&quot;,&quot;given&quot;:&quot;Yelena&quot;,&quot;parse-names&quot;:false,&quot;dropping-particle&quot;:&quot;&quot;,&quot;non-dropping-particle&quot;:&quot;&quot;},{&quot;family&quot;:&quot;Eckman&quot;,&quot;given&quot;:&quot;Richard&quot;,&quot;parse-names&quot;:false,&quot;dropping-particle&quot;:&quot;&quot;,&quot;non-dropping-particle&quot;:&quot;&quot;},{&quot;family&quot;:&quot;Long&quot;,&quot;given&quot;:&quot;Charles N.&quot;,&quot;parse-names&quot;:false,&quot;dropping-particle&quot;:&quot;&quot;,&quot;non-dropping-particle&quot;:&quot;&quot;},{&quot;family&quot;:&quot;Lantz&quot;,&quot;given&quot;:&quot;Kathleen&quot;,&quot;parse-names&quot;:false,&quot;dropping-particle&quot;:&quot;&quot;,&quot;non-dropping-particle&quot;:&quot;&quot;},{&quot;family&quot;:&quot;Worsnop&quot;,&quot;given&quot;:&quot;Rochelle P.&quot;,&quot;parse-names&quot;:false,&quot;dropping-particle&quot;:&quot;&quot;,&quot;non-dropping-particle&quot;:&quot;&quot;},{&quot;family&quot;:&quot;Bickford&quot;,&quot;given&quot;:&quot;Jim&quot;,&quot;parse-names&quot;:false,&quot;dropping-particle&quot;:&quot;&quot;,&quot;non-dropping-particle&quot;:&quot;&quot;},{&quot;family&quot;:&quot;Bodini&quot;,&quot;given&quot;:&quot;Nicola&quot;,&quot;parse-names&quot;:false,&quot;dropping-particle&quot;:&quot;&quot;,&quot;non-dropping-particle&quot;:&quot;&quot;},{&quot;family&quot;:&quot;Chand&quot;,&quot;given&quot;:&quot;Duli&quot;,&quot;parse-names&quot;:false,&quot;dropping-particle&quot;:&quot;&quot;,&quot;non-dropping-particle&quot;:&quot;&quot;},{&quot;family&quot;:&quot;Clifton&quot;,&quot;given&quot;:&quot;Andrew&quot;,&quot;parse-names&quot;:false,&quot;dropping-particle&quot;:&quot;&quot;,&quot;non-dropping-particle&quot;:&quot;&quot;},{&quot;family&quot;:&quot;Cline&quot;,&quot;given&quot;:&quot;Joel&quot;,&quot;parse-names&quot;:false,&quot;dropping-particle&quot;:&quot;&quot;,&quot;non-dropping-particle&quot;:&quot;&quot;},{&quot;family&quot;:&quot;Cook&quot;,&quot;given&quot;:&quot;David R.&quot;,&quot;parse-names&quot;:false,&quot;dropping-particle&quot;:&quot;&quot;,&quot;non-dropping-particle&quot;:&quot;&quot;},{&quot;family&quot;:&quot;Fernando&quot;,&quot;given&quot;:&quot;Harindra J. S.&quot;,&quot;parse-names&quot;:false,&quot;dropping-particle&quot;:&quot;&quot;,&quot;non-dropping-particle&quot;:&quot;&quot;},{&quot;family&quot;:&quot;Friedrich&quot;,&quot;given&quot;:&quot;Katja&quot;,&quot;parse-names&quot;:false,&quot;dropping-particle&quot;:&quot;&quot;,&quot;non-dropping-particle&quot;:&quot;&quot;},{&quot;family&quot;:&quot;Krishnamurthy&quot;,&quot;given&quot;:&quot;Raghavendra&quot;,&quot;parse-names&quot;:false,&quot;dropping-particle&quot;:&quot;&quot;,&quot;non-dropping-particle&quot;:&quot;&quot;},{&quot;family&quot;:&quot;Marquis&quot;,&quot;given&quot;:&quot;Melinda&quot;,&quot;parse-names&quot;:false,&quot;dropping-particle&quot;:&quot;&quot;,&quot;non-dropping-particle&quot;:&quot;&quot;},{&quot;family&quot;:&quot;McCaa&quot;,&quot;given&quot;:&quot;Jim&quot;,&quot;parse-names&quot;:false,&quot;dropping-particle&quot;:&quot;&quot;,&quot;non-dropping-particle&quot;:&quot;&quot;},{&quot;family&quot;:&quot;Olson&quot;,&quot;given&quot;:&quot;Joseph B.&quot;,&quot;parse-names&quot;:false,&quot;dropping-particle&quot;:&quot;&quot;,&quot;non-dropping-particle&quot;:&quot;&quot;},{&quot;family&quot;:&quot;Otarola-Bustos&quot;,&quot;given&quot;:&quot;Sebastian&quot;,&quot;parse-names&quot;:false,&quot;dropping-particle&quot;:&quot;&quot;,&quot;non-dropping-particle&quot;:&quot;&quot;},{&quot;family&quot;:&quot;Scott&quot;,&quot;given&quot;:&quot;George&quot;,&quot;parse-names&quot;:false,&quot;dropping-particle&quot;:&quot;&quot;,&quot;non-dropping-particle&quot;:&quot;&quot;},{&quot;family&quot;:&quot;Shaw&quot;,&quot;given&quot;:&quot;William J.&quot;,&quot;parse-names&quot;:false,&quot;dropping-particle&quot;:&quot;&quot;,&quot;non-dropping-particle&quot;:&quot;&quot;},{&quot;family&quot;:&quot;Wharton&quot;,&quot;given&quot;:&quot;Sonia&quot;,&quot;parse-names&quot;:false,&quot;dropping-particle&quot;:&quot;&quot;,&quot;non-dropping-particle&quot;:&quot;&quot;},{&quot;family&quot;:&quot;White&quot;,&quot;given&quot;:&quot;Allen B.&quot;,&quot;parse-names&quot;:false,&quot;dropping-particle&quot;:&quot;&quot;,&quot;non-dropping-particle&quot;:&quot;&quot;}],&quot;container-title&quot;:&quot;Bulletin of the American Meteorological Society&quot;,&quot;accessed&quot;:{&quot;date-parts&quot;:[[2019,11,18]]},&quot;DOI&quot;:&quot;10.1175/BAMS-D-18-0035.1&quot;,&quot;URL&quot;:&quot;http://journals.ametsoc.org/doi/10.1175/BAMS-D-18-0035.1&quot;,&quot;issued&quot;:{&quot;date-parts&quot;:[[2019,9,27]]},&quot;page&quot;:&quot;1701-1723&quot;,&quot;abstract&quot;:&quot;AbstractThe Second Wind Forecast Improvement Project (WFIP2) is a U.S. Department of Energy (DOE)- and National Oceanic and Atmospheric Administration (NOAA)-funded program, with private-sector and...&quot;,&quot;issue&quot;:&quot;9&quot;,&quot;volume&quot;:&quot;100&quot;},&quot;isTemporary&quot;:false},{&quot;id&quot;:&quot;ab1c1bdf-ab84-3eb5-b61b-6ba260af4276&quot;,&quot;itemData&quot;:{&quot;type&quot;:&quot;article-journal&quot;,&quot;id&quot;:&quot;ab1c1bdf-ab84-3eb5-b61b-6ba260af4276&quot;,&quot;title&quot;:&quot;The Second Wind Forecast Improvement Project (WFIP2): General Overview&quot;,&quot;author&quot;:[{&quot;family&quot;:&quot;Shaw&quot;,&quot;given&quot;:&quot;William J.&quot;,&quot;parse-names&quot;:false,&quot;dropping-particle&quot;:&quot;&quot;,&quot;non-dropping-particle&quot;:&quot;&quot;},{&quot;family&quot;:&quot;Berg&quot;,&quot;given&quot;:&quot;Larry K.&quot;,&quot;parse-names&quot;:false,&quot;dropping-particle&quot;:&quot;&quot;,&quot;non-dropping-particle&quot;:&quot;&quot;},{&quot;family&quot;:&quot;Cline&quot;,&quot;given&quot;:&quot;Joel&quot;,&quot;parse-names&quot;:false,&quot;dropping-particle&quot;:&quot;&quot;,&quot;non-dropping-particle&quot;:&quot;&quot;},{&quot;family&quot;:&quot;Draxl&quot;,&quot;given&quot;:&quot;Caroline&quot;,&quot;parse-names&quot;:false,&quot;dropping-particle&quot;:&quot;&quot;,&quot;non-dropping-particle&quot;:&quot;&quot;},{&quot;family&quot;:&quot;Djalalova&quot;,&quot;given&quot;:&quot;Irina&quot;,&quot;parse-names&quot;:false,&quot;dropping-particle&quot;:&quot;&quot;,&quot;non-dropping-particle&quot;:&quot;&quot;},{&quot;family&quot;:&quot;Grimit&quot;,&quot;given&quot;:&quot;Eric P.&quot;,&quot;parse-names&quot;:false,&quot;dropping-particle&quot;:&quot;&quot;,&quot;non-dropping-particle&quot;:&quot;&quot;},{&quot;family&quot;:&quot;Lundquist&quot;,&quot;given&quot;:&quot;Julie K.&quot;,&quot;parse-names&quot;:false,&quot;dropping-particle&quot;:&quot;&quot;,&quot;non-dropping-particle&quot;:&quot;&quot;},{&quot;family&quot;:&quot;Marquis&quot;,&quot;given&quot;:&quot;Melinda&quot;,&quot;parse-names&quot;:false,&quot;dropping-particle&quot;:&quot;&quot;,&quot;non-dropping-particle&quot;:&quot;&quot;},{&quot;family&quot;:&quot;McCaa&quot;,&quot;given&quot;:&quot;Jim&quot;,&quot;parse-names&quot;:false,&quot;dropping-particle&quot;:&quot;&quot;,&quot;non-dropping-particle&quot;:&quot;&quot;},{&quot;family&quot;:&quot;Olson&quot;,&quot;given&quot;:&quot;Joseph B.&quot;,&quot;parse-names&quot;:false,&quot;dropping-particle&quot;:&quot;&quot;,&quot;non-dropping-particle&quot;:&quot;&quot;},{&quot;family&quot;:&quot;Sivaraman&quot;,&quot;given&quot;:&quot;Chitra&quot;,&quot;parse-names&quot;:false,&quot;dropping-particle&quot;:&quot;&quot;,&quot;non-dropping-particle&quot;:&quot;&quot;},{&quot;family&quot;:&quot;Sharp&quot;,&quot;given&quot;:&quot;Justin&quot;,&quot;parse-names&quot;:false,&quot;dropping-particle&quot;:&quot;&quot;,&quot;non-dropping-particle&quot;:&quot;&quot;},{&quot;family&quot;:&quot;Wilczak&quot;,&quot;given&quot;:&quot;James M.&quot;,&quot;parse-names&quot;:false,&quot;dropping-particle&quot;:&quot;&quot;,&quot;non-dropping-particle&quot;:&quot;&quot;}],&quot;container-title&quot;:&quot;Bulletin of the American Meteorological Society&quot;,&quot;accessed&quot;:{&quot;date-parts&quot;:[[2021,12,13]]},&quot;DOI&quot;:&quot;10.1175/BAMS-D-18-0036.1&quot;,&quot;ISSN&quot;:&quot;0003-0007&quot;,&quot;URL&quot;:&quot;https://journals.ametsoc.org/view/journals/bams/100/9/bams-d-18-0036.1.xml&quot;,&quot;issued&quot;:{&quot;date-parts&quot;:[[2019,9,1]]},&quot;page&quot;:&quot;1687-1699&quot;,&quot;abstract&quot;:&quot;WFIP2 was a comprehensive field and modeling study aimed at improving wind forecasts at wind turbine heights in complex terrain. A unique and valuable feature of WFIP2 was the 18-month duration of the comprehensively nested observational component. To our knowledge, no other complex-terrain datasets document this spatial and temporal range to provide opportunities to validate model improvements with comprehensive observations. An additional strength of this study was the collaboration among DOE and NOAA laboratories and industry. Not only were the research teams able to make significant advances in fundamental atmospheric science and addressing shortcomings of subgrid-scale parameterizations and numerical methods, but the engagement of NOAA and industry also provided paths to immediate dissemination of the results to operational users. As a consequence, improved treatments of vertical mixing and surface friction in complex terrain are now included in the NWS operational forecasts. Further, decision support tools have been developed and transferred to the wind energy industry. These tools include both improved modeling and quantification of associated forecast uncertainties in an interface that allows easy visualization of both forecast power ramps and the confidence associated with them.&quot;,&quot;publisher&quot;:&quot;American Meteorological Society&quot;,&quot;issue&quot;:&quot;9&quot;,&quot;volume&quot;:&quot;100&quot;},&quot;isTemporary&quot;:false},{&quot;id&quot;:&quot;def6f89e-01c7-34a2-a947-46823faa7247&quot;,&quot;itemData&quot;:{&quot;type&quot;:&quot;article-journal&quot;,&quot;id&quot;:&quot;def6f89e-01c7-34a2-a947-46823faa7247&quot;,&quot;title&quot;:&quot;Improving Wind Energy Forecasting through Numerical Weather Prediction Model Development&quot;,&quot;author&quot;:[{&quot;family&quot;:&quot;Olson&quot;,&quot;given&quot;:&quot;Joseph B.&quot;,&quot;parse-names&quot;:false,&quot;dropping-particle&quot;:&quot;&quot;,&quot;non-dropping-particle&quot;:&quot;&quot;},{&quot;family&quot;:&quot;Kenyon&quot;,&quot;given&quot;:&quot;Jaymes S.&quot;,&quot;parse-names&quot;:false,&quot;dropping-particle&quot;:&quot;&quot;,&quot;non-dropping-particle&quot;:&quot;&quot;},{&quot;family&quot;:&quot;Djalalova&quot;,&quot;given&quot;:&quot;Irina&quot;,&quot;parse-names&quot;:false,&quot;dropping-particle&quot;:&quot;&quot;,&quot;non-dropping-particle&quot;:&quot;&quot;},{&quot;family&quot;:&quot;Bianco&quot;,&quot;given&quot;:&quot;Laura&quot;,&quot;parse-names&quot;:false,&quot;dropping-particle&quot;:&quot;&quot;,&quot;non-dropping-particle&quot;:&quot;&quot;},{&quot;family&quot;:&quot;Turner&quot;,&quot;given&quot;:&quot;David D.&quot;,&quot;parse-names&quot;:false,&quot;dropping-particle&quot;:&quot;&quot;,&quot;non-dropping-particle&quot;:&quot;&quot;},{&quot;family&quot;:&quot;Pichugina&quot;,&quot;given&quot;:&quot;Yelena&quot;,&quot;parse-names&quot;:false,&quot;dropping-particle&quot;:&quot;&quot;,&quot;non-dropping-particle&quot;:&quot;&quot;},{&quot;family&quot;:&quot;Choukulkar&quot;,&quot;given&quot;:&quot;Aditya&quot;,&quot;parse-names&quot;:false,&quot;dropping-particle&quot;:&quot;&quot;,&quot;non-dropping-particle&quot;:&quot;&quot;},{&quot;family&quot;:&quot;Toy&quot;,&quot;given&quot;:&quot;Michael D.&quot;,&quot;parse-names&quot;:false,&quot;dropping-particle&quot;:&quot;&quot;,&quot;non-dropping-particle&quot;:&quot;&quot;},{&quot;family&quot;:&quot;Brown&quot;,&quot;given&quot;:&quot;John M.&quot;,&quot;parse-names&quot;:false,&quot;dropping-particle&quot;:&quot;&quot;,&quot;non-dropping-particle&quot;:&quot;&quot;},{&quot;family&quot;:&quot;Angevine&quot;,&quot;given&quot;:&quot;Wayne M.&quot;,&quot;parse-names&quot;:false,&quot;dropping-particle&quot;:&quot;&quot;,&quot;non-dropping-particle&quot;:&quot;&quot;},{&quot;family&quot;:&quot;Akish&quot;,&quot;given&quot;:&quot;Elena&quot;,&quot;parse-names&quot;:false,&quot;dropping-particle&quot;:&quot;&quot;,&quot;non-dropping-particle&quot;:&quot;&quot;},{&quot;family&quot;:&quot;Bao&quot;,&quot;given&quot;:&quot;Jian Wen&quot;,&quot;parse-names&quot;:false,&quot;dropping-particle&quot;:&quot;&quot;,&quot;non-dropping-particle&quot;:&quot;&quot;},{&quot;family&quot;:&quot;Jimenez&quot;,&quot;given&quot;:&quot;Pedro&quot;,&quot;parse-names&quot;:false,&quot;dropping-particle&quot;:&quot;&quot;,&quot;non-dropping-particle&quot;:&quot;&quot;},{&quot;family&quot;:&quot;Kosovic&quot;,&quot;given&quot;:&quot;Branko&quot;,&quot;parse-names&quot;:false,&quot;dropping-particle&quot;:&quot;&quot;,&quot;non-dropping-particle&quot;:&quot;&quot;},{&quot;family&quot;:&quot;Lundquist&quot;,&quot;given&quot;:&quot;Katherine A.&quot;,&quot;parse-names&quot;:false,&quot;dropping-particle&quot;:&quot;&quot;,&quot;non-dropping-particle&quot;:&quot;&quot;},{&quot;family&quot;:&quot;Draxl&quot;,&quot;given&quot;:&quot;Caroline&quot;,&quot;parse-names&quot;:false,&quot;dropping-particle&quot;:&quot;&quot;,&quot;non-dropping-particle&quot;:&quot;&quot;},{&quot;family&quot;:&quot;Lundquist&quot;,&quot;given&quot;:&quot;Julie K.&quot;,&quot;parse-names&quot;:false,&quot;dropping-particle&quot;:&quot;&quot;,&quot;non-dropping-particle&quot;:&quot;&quot;},{&quot;family&quot;:&quot;McCaa&quot;,&quot;given&quot;:&quot;Jim&quot;,&quot;parse-names&quot;:false,&quot;dropping-particle&quot;:&quot;&quot;,&quot;non-dropping-particle&quot;:&quot;&quot;},{&quot;family&quot;:&quot;McCaffrey&quot;,&quot;given&quot;:&quot;Katherine&quot;,&quot;parse-names&quot;:false,&quot;dropping-particle&quot;:&quot;&quot;,&quot;non-dropping-particle&quot;:&quot;&quot;},{&quot;family&quot;:&quot;Lantz&quot;,&quot;given&quot;:&quot;Kathy&quot;,&quot;parse-names&quot;:false,&quot;dropping-particle&quot;:&quot;&quot;,&quot;non-dropping-particle&quot;:&quot;&quot;},{&quot;family&quot;:&quot;Long&quot;,&quot;given&quot;:&quot;Chuck&quot;,&quot;parse-names&quot;:false,&quot;dropping-particle&quot;:&quot;&quot;,&quot;non-dropping-particle&quot;:&quot;&quot;},{&quot;family&quot;:&quot;Wilczak&quot;,&quot;given&quot;:&quot;Jim&quot;,&quot;parse-names&quot;:false,&quot;dropping-particle&quot;:&quot;&quot;,&quot;non-dropping-particle&quot;:&quot;&quot;},{&quot;family&quot;:&quot;Banta&quot;,&quot;given&quot;:&quot;Robert&quot;,&quot;parse-names&quot;:false,&quot;dropping-particle&quot;:&quot;&quot;,&quot;non-dropping-particle&quot;:&quot;&quot;},{&quot;family&quot;:&quot;Marquis&quot;,&quot;given&quot;:&quot;Melinda&quot;,&quot;parse-names&quot;:false,&quot;dropping-particle&quot;:&quot;&quot;,&quot;non-dropping-particle&quot;:&quot;&quot;},{&quot;family&quot;:&quot;Redfern&quot;,&quot;given&quot;:&quot;Stephanie&quot;,&quot;parse-names&quot;:false,&quot;dropping-particle&quot;:&quot;&quot;,&quot;non-dropping-particle&quot;:&quot;&quot;},{&quot;family&quot;:&quot;Berg&quot;,&quot;given&quot;:&quot;Larry K.&quot;,&quot;parse-names&quot;:false,&quot;dropping-particle&quot;:&quot;&quot;,&quot;non-dropping-particle&quot;:&quot;&quot;},{&quot;family&quot;:&quot;Shaw&quot;,&quot;given&quot;:&quot;Will&quot;,&quot;parse-names&quot;:false,&quot;dropping-particle&quot;:&quot;&quot;,&quot;non-dropping-particle&quot;:&quot;&quot;},{&quot;family&quot;:&quot;Cline&quot;,&quot;given&quot;:&quot;Joel&quot;,&quot;parse-names&quot;:false,&quot;dropping-particle&quot;:&quot;&quot;,&quot;non-dropping-particle&quot;:&quot;&quot;}],&quot;container-title&quot;:&quot;Bulletin of the American Meteorological Society&quot;,&quot;accessed&quot;:{&quot;date-parts&quot;:[[2022,1,4]]},&quot;DOI&quot;:&quot;10.1175/BAMS-D-18-0040.1&quot;,&quot;ISSN&quot;:&quot;0003-0007&quot;,&quot;URL&quot;:&quot;https://journals.ametsoc.org/view/journals/bams/100/11/bams-d-18-0040.1.xml&quot;,&quot;issued&quot;:{&quot;date-parts&quot;:[[2019,11,1]]},&quot;page&quot;:&quot;2201-2220&quot;,&quot;abstract&quot;:&quot;Operational numerical weather prediction models are being developed to improve wind energy forecasts by leveraging a multiscale dataset from the Second Wind Forecast Improvement Project field campaign in the U.S. Northwest.&quot;,&quot;publisher&quot;:&quot;American Meteorological Society&quot;,&quot;issue&quot;:&quot;11&quot;,&quot;volume&quot;:&quot;100&quot;},&quot;isTemporary&quot;:false}],&quot;isEdited&quot;:false,&quot;citationTag&quot;:&quot;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&quot;,&quot;manualOverride&quot;:{&quot;manualOverrideText&quot;:&quot;(Wilczak et al. 2019; Shaw et al. 2019; Olson et al. 2019)&quot;,&quot;isManuallyOverridden&quot;:true,&quot;citeprocText&quot;:&quot;(J. M. Wilczak et al. 2019; Shaw et al. 2019; Olson et al. 2019)&quot;}},{&quot;properties&quot;:{&quot;noteIndex&quot;:0},&quot;citationID&quot;:&quot;MENDELEY_CITATION_86f4d7e4-24ae-42d8-b924-7958f54e08ed&quot;,&quot;citationItems&quot;:[{&quot;id&quot;:&quot;899cc411-f573-34cb-9b75-ca500725a003&quot;,&quot;itemData&quot;:{&quot;type&quot;:&quot;report&quot;,&quot;id&quot;:&quot;899cc411-f573-34cb-9b75-ca500725a003&quot;,&quot;title&quot;:&quot;Task Proposal Extension of Task 36 Forecasting for Wind Energy, Phase II&quot;,&quot;author&quot;:[{&quot;family&quot;:&quot;Giebel&quot;,&quot;given&quot;:&quot;Gregor&quot;,&quot;parse-names&quot;:false,&quot;dropping-particle&quot;:&quot;&quot;,&quot;non-dropping-particle&quot;:&quot;&quot;},{&quot;family&quot;:&quot;Shaw&quot;,&quot;given&quot;:&quot;William&quot;,&quot;parse-names&quot;:false,&quot;dropping-particle&quot;:&quot;&quot;,&quot;non-dropping-particle&quot;:&quot;&quot;},{&quot;family&quot;:&quot;Frank&quot;,&quot;given&quot;:&quot;Helmut&quot;,&quot;parse-names&quot;:false,&quot;dropping-particle&quot;:&quot;&quot;,&quot;non-dropping-particle&quot;:&quot;&quot;},{&quot;family&quot;:&quot;Draxl&quot;,&quot;given&quot;:&quot;Caroline&quot;,&quot;parse-names&quot;:false,&quot;dropping-particle&quot;:&quot;&quot;,&quot;non-dropping-particle&quot;:&quot;&quot;},{&quot;family&quot;:&quot;Pinson&quot;,&quot;given&quot;:&quot;Pierre&quot;,&quot;parse-names&quot;:false,&quot;dropping-particle&quot;:&quot;&quot;,&quot;non-dropping-particle&quot;:&quot;&quot;},{&quot;family&quot;:&quot;Kariniotakis&quot;,&quot;given&quot;:&quot;George&quot;,&quot;parse-names&quot;:false,&quot;dropping-particle&quot;:&quot;&quot;,&quot;non-dropping-particle&quot;:&quot;&quot;},{&quot;family&quot;:&quot;Möhrlen&quot;,&quot;given&quot;:&quot;Corinna&quot;,&quot;parse-names&quot;:false,&quot;dropping-particle&quot;:&quot;&quot;,&quot;non-dropping-particle&quot;:&quot;&quot;}],&quot;issued&quot;:{&quot;date-parts&quot;:[[2018]]},&quot;number-of-pages&quot;:&quot;16&quot;},&quot;isTemporary&quot;:false}],&quot;isEdited&quot;:false,&quot;citationTag&quot;:&quot;MENDELEY_CITATION_v3_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&quot;,&quot;manualOverride&quot;:{&quot;isManuallyOverridden&quot;:false,&quot;manualOverrideText&quot;:&quot;&quot;,&quot;citeprocText&quot;:&quot;(Giebel et al. 2018)&quot;}},{&quot;properties&quot;:{&quot;noteIndex&quot;:0},&quot;citationID&quot;:&quot;MENDELEY_CITATION_2f373b00-c1da-4f10-9a59-b10d3242363e&quot;,&quot;citationItems&quot;:[{&quot;id&quot;:&quot;d5ff8f16-5fdb-3aa2-9b19-e15dbdf37662&quot;,&quot;itemData&quot;:{&quot;type&quot;:&quot;report&quot;,&quot;id&quot;:&quot;d5ff8f16-5fdb-3aa2-9b19-e15dbdf37662&quot;,&quot;title&quot;:&quot;Expert Group Report on Recommended Practices for Selecting Renewable Power Forecasting Solutions - Part 1: Forecast Solution Selection Proces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issued&quot;:{&quot;date-parts&quot;:[[2019]]},&quot;number-of-pages&quot;:&quot;48&quot;},&quot;isTemporary&quot;:false},{&quot;id&quot;:&quot;ae352a44-0aa4-3cbc-831e-fadd937e44da&quot;,&quot;itemData&quot;:{&quot;type&quot;:&quot;report&quot;,&quot;id&quot;:&quot;ae352a44-0aa4-3cbc-831e-fadd937e44da&quot;,&quot;title&quot;:&quot;Expert Group Report on Recommended Practices For Selecting Renewable Power Forecasting Solutions - Part 2: Designing and Executing Forecasting Benchmarks and Trial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isTemporary&quot;:false}],&quot;isEdited&quot;:false,&quot;citationTag&quot;:&quot;MENDELEY_CITATION_v3_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XSwiaXNzdWVkIjp7ImRhdGUtcGFydHMiOltbMjAxOV1dfSwibnVtYmVyLW9mLXBhZ2VzIjoiNDgifSwiaXNUZW1wb3JhcnkiOmZhbHNlfSx7ImlkIjoiYWUzNTJhNDQtMGFhNC0zY2JjLTgzMWUtZmFkZDkzN2U0NGRhIiwiaXRlbURhdGEiOnsidHlwZSI6InJlcG9ydCIsImlkIjoiYWUzNTJhNDQtMGFhNC0zY2JjLTgzMWUtZmFkZDkzN2U0NGRhIiwidGl0bGUiOiJFeHBlcnQgR3JvdXAgUmVwb3J0IG9uIFJlY29tbWVuZGVkIFByYWN0aWNlcyBGb3IgU2VsZWN0aW5nIFJlbmV3YWJsZSBQb3dlciBGb3JlY2FzdGluZyBTb2x1dGlvbnMgLSBQYXJ0IDI6IERlc2lnbmluZyBhbmQgRXhlY3V0aW5nIEZvcmVjYXN0aW5nIEJlbmNobWFya3MgYW5kIFRyaWFs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LHsiZmFtaWx5IjoiTGVybmVyIiwiZ2l2ZW4iOiJKZWZmcmV5IiwicGFyc2UtbmFtZXMiOmZhbHNlLCJkcm9wcGluZy1wYXJ0aWNsZSI6IiIsIm5vbi1kcm9wcGluZy1wYXJ0aWNsZSI6IiJ9XSwiaXNzdWVkIjp7ImRhdGUtcGFydHMiOltbMjAxOV1dfSwibnVtYmVyLW9mLXBhZ2VzIjoiMjkifSwiaXNUZW1wb3JhcnkiOmZhbHNlfV0sImlzRWRpdGVkIjpmYWxzZSwibWFudWFsT3ZlcnJpZGUiOnsiaXNNYW51YWxseU92ZXJyaWRkZW4iOmZhbHNlLCJtYW51YWxPdmVycmlkZVRleHQiOiIiLCJjaXRlcHJvY1RleHQiOiIoTcO2aHJsZW4gYW5kIFphY2sgMjAxOTsgTcO2aHJsZW4sIFphY2ssIGFuZCBMZXJuZXIgMjAxOSkifX0=&quot;,&quot;manualOverride&quot;:{&quot;isManuallyOverridden&quot;:false,&quot;manualOverrideText&quot;:&quot;&quot;,&quot;citeprocText&quot;:&quot;(Möhrlen and Zack 2019; Möhrlen, Zack, and Lerner 2019)&quot;}},{&quot;properties&quot;:{&quot;noteIndex&quot;:0},&quot;citationID&quot;:&quot;MENDELEY_CITATION_c6f150de-a011-4351-8826-64c7af79e011&quot;,&quot;citationItems&quot;:[{&quot;id&quot;:&quot;1f52dbe2-0756-338d-bbb9-b331d5c73407&quot;,&quot;itemData&quot;:{&quot;type&quot;:&quot;article&quot;,&quot;id&quot;:&quot;1f52dbe2-0756-338d-bbb9-b331d5c73407&quot;,&quot;title&quot;:&quot;pandas-dev/pandas: Pandas 1.0.3 (v1.0.3)&quot;,&quot;author&quot;:[{&quot;family&quot;:&quot;Reback&quot;,&quot;given&quot;:&quot;Jeff&quot;,&quot;parse-names&quot;:false,&quot;dropping-particle&quot;:&quot;&quot;,&quot;non-dropping-particle&quot;:&quot;&quot;},{&quot;family&quot;:&quot;McKinney&quot;,&quot;given&quot;:&quot;Wes&quot;,&quot;parse-names&quot;:false,&quot;dropping-particle&quot;:&quot;&quot;,&quot;non-dropping-particle&quot;:&quot;&quot;},{&quot;family&quot;:&quot;jbrockmendel&quot;,&quot;given&quot;:&quot;&quot;,&quot;parse-names&quot;:false,&quot;dropping-particle&quot;:&quot;&quot;,&quot;non-dropping-particle&quot;:&quot;&quot;},{&quot;family&quot;:&quot;Bossche&quot;,&quot;given&quot;:&quot;Joris&quot;,&quot;parse-names&quot;:false,&quot;dropping-particle&quot;:&quot;&quot;,&quot;non-dropping-particle&quot;:&quot;van den&quot;},{&quot;family&quot;:&quot;Augspurger&quot;,&quot;given&quot;:&quot;Tom&quot;,&quot;parse-names&quot;:false,&quot;dropping-particle&quot;:&quot;&quot;,&quot;non-dropping-particle&quot;:&quot;&quot;},{&quot;family&quot;:&quot;Cloud&quot;,&quot;given&quot;:&quot;Phillip&quot;,&quot;parse-names&quot;:false,&quot;dropping-particle&quot;:&quot;&quot;,&quot;non-dropping-particle&quot;:&quot;&quot;},{&quot;family&quot;:&quot;gfyoung&quot;,&quot;given&quot;:&quot;&quot;,&quot;parse-names&quot;:false,&quot;dropping-particle&quot;:&quot;&quot;,&quot;non-dropping-particle&quot;:&quot;&quot;},{&quot;family&quot;:&quot;Sinhrks&quot;,&quot;given&quot;:&quot;&quot;,&quot;parse-names&quot;:false,&quot;dropping-particle&quot;:&quot;&quot;,&quot;non-dropping-particle&quot;:&quot;&quot;},{&quot;family&quot;:&quot;Klein&quot;,&quot;given&quot;:&quot;Adam&quot;,&quot;parse-names&quot;:false,&quot;dropping-particle&quot;:&quot;&quot;,&quot;non-dropping-particle&quot;:&quot;&quot;},{&quot;family&quot;:&quot;Roeschke&quot;,&quot;given&quot;:&quot;Matthew&quot;,&quot;parse-names&quot;:false,&quot;dropping-particle&quot;:&quot;&quot;,&quot;non-dropping-particle&quot;:&quot;&quot;},{&quot;family&quot;:&quot;Hawkins&quot;,&quot;given&quot;:&quot;Simon&quot;,&quot;parse-names&quot;:false,&quot;dropping-particle&quot;:&quot;&quot;,&quot;non-dropping-particle&quot;:&quot;&quot;},{&quot;family&quot;:&quot;Tratner&quot;,&quot;given&quot;:&quot;Jeff&quot;,&quot;parse-names&quot;:false,&quot;dropping-particle&quot;:&quot;&quot;,&quot;non-dropping-particle&quot;:&quot;&quot;},{&quot;family&quot;:&quot;She&quot;,&quot;given&quot;:&quot;Chang&quot;,&quot;parse-names&quot;:false,&quot;dropping-particle&quot;:&quot;&quot;,&quot;non-dropping-particle&quot;:&quot;&quot;},{&quot;family&quot;:&quot;Ayd&quot;,&quot;given&quot;:&quot;William&quot;,&quot;parse-names&quot;:false,&quot;dropping-particle&quot;:&quot;&quot;,&quot;non-dropping-particle&quot;:&quot;&quot;},{&quot;family&quot;:&quot;Petersen&quot;,&quot;given&quot;:&quot;Terji&quot;,&quot;parse-names&quot;:false,&quot;dropping-particle&quot;:&quot;&quot;,&quot;non-dropping-particle&quot;:&quot;&quot;},{&quot;family&quot;:&quot;Garcia&quot;,&quot;given&quot;:&quot;Marc&quot;,&quot;parse-names&quot;:false,&quot;dropping-particle&quot;:&quot;&quot;,&quot;non-dropping-particle&quot;:&quot;&quot;},{&quot;family&quot;:&quot;Schendel&quot;,&quot;given&quot;:&quot;Jeremy&quot;,&quot;parse-names&quot;:false,&quot;dropping-particle&quot;:&quot;&quot;,&quot;non-dropping-particle&quot;:&quot;&quot;},{&quot;family&quot;:&quot;Hayden&quot;,&quot;given&quot;:&quot;Andy&quot;,&quot;parse-names&quot;:false,&quot;dropping-particle&quot;:&quot;&quot;,&quot;non-dropping-particle&quot;:&quot;&quot;},{&quot;family&quot;:&quot;MomIsBestFriend&quot;,&quot;given&quot;:&quot;&quot;,&quot;parse-names&quot;:false,&quot;dropping-particle&quot;:&quot;&quot;,&quot;non-dropping-particle&quot;:&quot;&quot;},{&quot;family&quot;:&quot;Jancauskas&quot;,&quot;given&quot;:&quot;Vytautas&quot;,&quot;parse-names&quot;:false,&quot;dropping-particle&quot;:&quot;&quot;,&quot;non-dropping-particle&quot;:&quot;&quot;},{&quot;family&quot;:&quot;Battiston&quot;,&quot;given&quot;:&quot;Pietro&quot;,&quot;parse-names&quot;:false,&quot;dropping-particle&quot;:&quot;&quot;,&quot;non-dropping-particle&quot;:&quot;&quot;},{&quot;family&quot;:&quot;Seabold&quot;,&quot;given&quot;:&quot;Skipper&quot;,&quot;parse-names&quot;:false,&quot;dropping-particle&quot;:&quot;&quot;,&quot;non-dropping-particle&quot;:&quot;&quot;},{&quot;family&quot;:&quot;chris-b1&quot;,&quot;given&quot;:&quot;&quot;,&quot;parse-names&quot;:false,&quot;dropping-particle&quot;:&quot;&quot;,&quot;non-dropping-particle&quot;:&quot;&quot;},{&quot;family&quot;:&quot;h-vetinari&quot;,&quot;given&quot;:&quot;&quot;,&quot;parse-names&quot;:false,&quot;dropping-particle&quot;:&quot;&quot;,&quot;non-dropping-particle&quot;:&quot;&quot;},{&quot;family&quot;:&quot;Hoyer&quot;,&quot;given&quot;:&quot;Stephan&quot;,&quot;parse-names&quot;:false,&quot;dropping-particle&quot;:&quot;&quot;,&quot;non-dropping-particle&quot;:&quot;&quot;},{&quot;family&quot;:&quot;Wouter&quot;,&quot;given&quot;:&quot;Overmeire&quot;,&quot;parse-names&quot;:false,&quot;dropping-particle&quot;:&quot;&quot;,&quot;non-dropping-particle&quot;:&quot;&quot;},{&quot;family&quot;:&quot;Alimcmaster1&quot;,&quot;given&quot;:&quot;&quot;,&quot;parse-names&quot;:false,&quot;dropping-particle&quot;:&quot;&quot;,&quot;non-dropping-particle&quot;:&quot;&quot;},{&quot;family&quot;:&quot;Dong&quot;,&quot;given&quot;:&quot;Kaiqi&quot;,&quot;parse-names&quot;:false,&quot;dropping-particle&quot;:&quot;&quot;,&quot;non-dropping-particle&quot;:&quot;&quot;},{&quot;family&quot;:&quot;Whelan&quot;,&quot;given&quot;:&quot;Christopher&quot;,&quot;parse-names&quot;:false,&quot;dropping-particle&quot;:&quot;&quot;,&quot;non-dropping-particle&quot;:&quot;&quot;},{&quot;family&quot;:&quot;Mehyar&quot;,&quot;given&quot;:&quot;Mortada&quot;,&quot;parse-names&quot;:false,&quot;dropping-particle&quot;:&quot;&quot;,&quot;non-dropping-particle&quot;:&quot;&quot;}],&quot;number&quot;:&quot;1.0.3&quot;,&quot;DOI&quot;:&quot;10.5281/zenodo.3715232&quot;,&quot;issued&quot;:{&quot;date-parts&quot;:[[2020]]},&quot;publisher&quot;:&quot;Zenodo&quot;},&quot;isTemporary&quot;:false}],&quot;isEdited&quot;:false,&quot;citationTag&quot;:&quot;MENDELEY_CITATION_v3_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&quot;,&quot;manualOverride&quot;:{&quot;isManuallyOverridden&quot;:false,&quot;manualOverrideText&quot;:&quot;&quot;,&quot;citeprocText&quot;:&quot;(Reback et al. 2020)&quot;}},{&quot;properties&quot;:{&quot;noteIndex&quot;:0},&quot;citationID&quot;:&quot;MENDELEY_CITATION_aaa40f5a-f2f2-482b-a70e-2a13dc830845&quot;,&quot;citationItems&quot;:[{&quot;id&quot;:&quot;65acf0ac-c688-3e27-aba7-8b0ac717e0df&quot;,&quot;itemData&quot;:{&quot;type&quot;:&quot;article-journal&quot;,&quot;id&quot;:&quot;65acf0ac-c688-3e27-aba7-8b0ac717e0df&quot;,&quot;title&quot;:&quot;A Wind Energy Ramp Tool and Metric for Measuring the Skill of Numerical Weather Prediction Models&quot;,&quot;author&quot;:[{&quot;family&quot;:&quot;Bianco&quot;,&quot;given&quot;:&quot;Laura&quot;,&quot;parse-names&quot;:false,&quot;dropping-particle&quot;:&quot;&quot;,&quot;non-dropping-particle&quot;:&quot;&quot;},{&quot;family&quot;:&quot;Djalalova&quot;,&quot;given&quot;:&quot;Irina&quot;,&quot;parse-names&quot;:false,&quot;dropping-particle&quot;:&quot;v.&quot;,&quot;non-dropping-particle&quot;:&quot;&quot;},{&quot;family&quot;:&quot;Wilczak&quot;,&quot;given&quot;:&quot;James M.&quot;,&quot;parse-names&quot;:false,&quot;dropping-particle&quot;:&quot;&quot;,&quot;non-dropping-particle&quot;:&quot;&quot;},{&quot;family&quot;:&quot;Cline&quot;,&quot;given&quot;:&quot;Joel&quot;,&quot;parse-names&quot;:false,&quot;dropping-particle&quot;:&quot;&quot;,&quot;non-dropping-particle&quot;:&quot;&quot;},{&quot;family&quot;:&quot;Calvert&quot;,&quot;given&quot;:&quot;Stan&quot;,&quot;parse-names&quot;:false,&quot;dropping-particle&quot;:&quot;&quot;,&quot;non-dropping-particle&quot;:&quot;&quot;},{&quot;family&quot;:&quot;Konopleva-Akish&quot;,&quot;given&quot;:&quot;Elena&quot;,&quot;parse-names&quot;:false,&quot;dropping-particle&quot;:&quot;&quot;,&quot;non-dropping-particle&quot;:&quot;&quot;},{&quot;family&quot;:&quot;Finley&quot;,&quot;given&quot;:&quot;Cathy&quot;,&quot;parse-names&quot;:false,&quot;dropping-particle&quot;:&quot;&quot;,&quot;non-dropping-particle&quot;:&quot;&quot;},{&quot;family&quot;:&quot;Freedman&quot;,&quot;given&quot;:&quot;Jeffrey&quot;,&quot;parse-names&quot;:false,&quot;dropping-particle&quot;:&quot;&quot;,&quot;non-dropping-particle&quot;:&quot;&quot;}],&quot;container-title&quot;:&quot;Weather and Forecasting&quot;,&quot;accessed&quot;:{&quot;date-parts&quot;:[[2021,12,12]]},&quot;DOI&quot;:&quot;10.1175/WAF-D-15-0144.1&quot;,&quot;ISSN&quot;:&quot;1520-0434&quot;,&quot;URL&quot;:&quot;https://journals.ametsoc.org/view/journals/wefo/31/4/waf-d-15-0144_1.xml&quot;,&quot;issued&quot;:{&quot;date-parts&quot;:[[2016,8,1]]},&quot;page&quot;:&quot;1137-1156&quot;,&quot;abstract&quot;:&quot;A wind energy Ramp Tool and Metric (RT &amp; M) has been developed out of recognition that during significant ramp events (large changes in wind power Δp over short periods of time Δt) it is more difficult to balance the electric load with power production than during quiescent periods between ramp events. A ramp-specific metric is needed because standard metrics do not give special consideration to ramp events and hence may not provide an appropriate measure of model skill or skill improvement. This RT &amp; M has three components. The first identifies ramp events in the power time series. The second matches in time forecast and observed ramps. The third determines a skill score of the forecast model. This is calculated from a utility operator's perspective, incorporates phase and duration errors in time as well as power amplitude errors, and recognizes that up and down ramps have different impacts on grid operation. The RT &amp; M integrates skill over a matrix of ramp events of varying amplitudes and durations.&quot;,&quot;publisher&quot;:&quot;American Meteorological Society&quot;,&quot;issue&quot;:&quot;4&quot;,&quot;volume&quot;:&quot;31&quot;},&quot;isTemporary&quot;:false}],&quot;isEdited&quot;:false,&quot;citationTag&quot;:&quot;MENDELEY_CITATION_v3_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&quot;,&quot;manualOverride&quot;:{&quot;isManuallyOverridden&quot;:false,&quot;manualOverrideText&quot;:&quot;&quot;,&quot;citeprocText&quot;:&quot;(Bianco et al. 2016)&quot;}},{&quot;properties&quot;:{&quot;noteIndex&quot;:0},&quot;citationID&quot;:&quot;MENDELEY_CITATION_434eb8ab-d1a1-4122-8f8a-3b97cf771432&quot;,&quot;citationItems&quot;:[{&quot;id&quot;:&quot;f3db127f-8863-351a-af91-fa17dd055702&quot;,&quot;itemData&quot;:{&quot;type&quot;:&quot;article-journal&quot;,&quot;id&quot;:&quot;f3db127f-8863-351a-af91-fa17dd055702&quot;,&quot;title&quot;:&quot;The Solar Forecast Arbiter: An Open Source Evaluation Framework for Solar Forecasting&quot;,&quot;author&quot;:[{&quot;family&quot;:&quot;Hansen&quot;,&quot;given&quot;:&quot;Clifford W.&quot;,&quot;parse-names&quot;:false,&quot;dropping-particle&quot;:&quot;&quot;,&quot;non-dropping-particle&quot;:&quot;&quot;},{&quot;family&quot;:&quot;Holmgren&quot;,&quot;given&quot;:&quot;William F.&quot;,&quot;parse-names&quot;:false,&quot;dropping-particle&quot;:&quot;&quot;,&quot;non-dropping-particle&quot;:&quot;&quot;},{&quot;family&quot;:&quot;Tuohy&quot;,&quot;given&quot;:&quot;Aidan&quot;,&quot;parse-names&quot;:false,&quot;dropping-particle&quot;:&quot;&quot;,&quot;non-dropping-particle&quot;:&quot;&quot;},{&quot;family&quot;:&quot;Sharp&quot;,&quot;given&quot;:&quot;Justin&quot;,&quot;parse-names&quot;:false,&quot;dropping-particle&quot;:&quot;&quot;,&quot;non-dropping-particle&quot;:&quot;&quot;},{&quot;family&quot;:&quot;Lorenzo&quot;,&quot;given&quot;:&quot;Antonio T.&quot;,&quot;parse-names&quot;:false,&quot;dropping-particle&quot;:&quot;&quot;,&quot;non-dropping-particle&quot;:&quot;&quot;},{&quot;family&quot;:&quot;Boeman&quot;,&quot;given&quot;:&quot;Leland J.&quot;,&quot;parse-names&quot;:false,&quot;dropping-particle&quot;:&quot;&quot;,&quot;non-dropping-particle&quot;:&quot;&quot;},{&quot;family&quot;:&quot;Golnas&quot;,&quot;given&quot;:&quot;Anastasios&quot;,&quot;parse-names&quot;:false,&quot;dropping-particle&quot;:&quot;&quot;,&quot;non-dropping-particle&quot;:&quot;&quot;}],&quot;container-title&quot;:&quot;Conference Record of the IEEE Photovoltaic Specialists Conference&quot;,&quot;accessed&quot;:{&quot;date-parts&quot;:[[2021,12,27]]},&quot;DOI&quot;:&quot;10.1109/PVSC40753.2019.8980713&quot;,&quot;ISBN&quot;:&quot;9781728104942&quot;,&quot;ISSN&quot;:&quot;01608371&quot;,&quot;issued&quot;:{&quot;date-parts&quot;:[[2019,6,1]]},&quot;page&quot;:&quot;2452-2457&quot;,&quot;abstract&quot;:&quot;We describe an open source evaluation framework for solar forecasting to support the DOE Solar Forecasting 2 program and the broader solar forecast community. The framework enables evaluations of solar irradiance, solar power, and net-load forecasts that are impartial, repeatable and auditable. First, we define the use cases of the framework. The use cases, developed from the project's initial stakeholder engagement sessions, include comparisons to reference data sets, private forecast trials, evaluation of probabilistic forecast skill, and examinations of forecast errors during critical periods. We discuss the framework's data validation toolkit, reference data sources, and data privacy protocols. We describe the framework's benchmark forecast capabilities for intra-hour and day ahead forecast horizons. Finally, we summarize the reports and metrics that communicate the relative merits of the test and benchmark forecasts. The reports are created from standardized templates and include graphics for quantitatively evaluating deterministic and probabilistic forecasts and standard metrics for quantitatively evaluating forecasts.&quot;,&quot;publisher&quot;:&quot;Institute of Electrical and Electronics Engineers Inc.&quot;},&quot;isTemporary&quot;:false}],&quot;isEdited&quot;:false,&quot;citationTag&quot;:&quot;MENDELEY_CITATION_v3_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&quot;,&quot;manualOverride&quot;:{&quot;isManuallyOverridden&quot;:false,&quot;manualOverrideText&quot;:&quot;&quot;,&quot;citeprocText&quot;:&quot;(Hansen et al. 2019)&quot;}},{&quot;properties&quot;:{&quot;noteIndex&quot;:0},&quot;citationID&quot;:&quot;MENDELEY_CITATION_dd326a63-e0d7-49a4-b1f8-c7347fefa691&quot;,&quot;citationItems&quot;:[{&quot;id&quot;:&quot;b1ace1c3-7389-3a03-8b83-04a0aa6ab7fb&quot;,&quot;itemData&quot;:{&quot;type&quot;:&quot;article-journal&quot;,&quot;id&quot;:&quot;b1ace1c3-7389-3a03-8b83-04a0aa6ab7fb&quot;,&quot;title&quot;:&quot;RMSE is not enough: Guidelines to robust data-model comparisons for magnetospheric physics&quot;,&quot;author&quot;:[{&quot;family&quot;:&quot;Liemohn&quot;,&quot;given&quot;:&quot;Michael W.&quot;,&quot;parse-names&quot;:false,&quot;dropping-particle&quot;:&quot;&quot;,&quot;non-dropping-particle&quot;:&quot;&quot;},{&quot;family&quot;:&quot;Shane&quot;,&quot;given&quot;:&quot;Alexander D.&quot;,&quot;parse-names&quot;:false,&quot;dropping-particle&quot;:&quot;&quot;,&quot;non-dropping-particle&quot;:&quot;&quot;},{&quot;family&quot;:&quot;Azari&quot;,&quot;given&quot;:&quot;Abigail R.&quot;,&quot;parse-names&quot;:false,&quot;dropping-particle&quot;:&quot;&quot;,&quot;non-dropping-particle&quot;:&quot;&quot;},{&quot;family&quot;:&quot;Petersen&quot;,&quot;given&quot;:&quot;Alicia K.&quot;,&quot;parse-names&quot;:false,&quot;dropping-particle&quot;:&quot;&quot;,&quot;non-dropping-particle&quot;:&quot;&quot;},{&quot;family&quot;:&quot;Swiger&quot;,&quot;given&quot;:&quot;Brian M.&quot;,&quot;parse-names&quot;:false,&quot;dropping-particle&quot;:&quot;&quot;,&quot;non-dropping-particle&quot;:&quot;&quot;},{&quot;family&quot;:&quot;Mukhopadhyay&quot;,&quot;given&quot;:&quot;Agnit&quot;,&quot;parse-names&quot;:false,&quot;dropping-particle&quot;:&quot;&quot;,&quot;non-dropping-particle&quot;:&quot;&quot;}],&quot;container-title&quot;:&quot;Journal of Atmospheric and Solar-Terrestrial Physics&quot;,&quot;accessed&quot;:{&quot;date-parts&quot;:[[2021,11,21]]},&quot;DOI&quot;:&quot;10.1016/J.JASTP.2021.105624&quot;,&quot;ISSN&quot;:&quot;1364-6826&quot;,&quot;issued&quot;:{&quot;date-parts&quot;:[[2021,7,1]]},&quot;page&quot;:&quot;105624&quot;,&quot;abstract&quot;:&quot;The magnetospheric physics research community uses a broad array of quantitative data-model comparison methods (metrics) when conducting their research investigations. It is often the case, though, that any particular study will only use one or two metrics, with the two most common being Pearson correlation coefficient and root mean square error (RMSE). Because metrics are designed to test a specific aspect of the data-model relationship, limiting the comparison to only one or two metrics reduces the physical insights that can be gleaned from the analysis, restricting the possible findings from modeling studies. Additional physical insights can be obtained when many types of metrics are applied. We organize metrics into two primary groups: 1) fit performance metrics, often based on the data-model value difference; and 2) event detection metrics, which use a discrete event classification of data and model values determined by a specified threshold. In addition to these groups, there are several major categories of metrics based on the aspect of the data-model relationship that the metric assesses: 1) accuracy; 2) bias; 3) precision; 4) association; 5) and extremes. Another category is skill, which is a measure of any of these metrics against the performance of a reference model. These can be applied to a subset of either the data or the model values, known as reliability and discrimination assessments. In the context of magnetospheric physics examples, we discuss best practices for choosing metrics for particular studies.&quot;,&quot;publisher&quot;:&quot;Pergamon&quot;,&quot;volume&quot;:&quot;218&quot;},&quot;isTemporary&quot;:false}],&quot;isEdited&quot;:false,&quot;citationTag&quot;:&quot;MENDELEY_CITATION_v3_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&quot;,&quot;manualOverride&quot;:{&quot;isManuallyOverridden&quot;:false,&quot;manualOverrideText&quot;:&quot;&quot;,&quot;citeprocText&quot;:&quot;(Liemohn et al. 2021)&quot;}},{&quot;properties&quot;:{&quot;noteIndex&quot;:0},&quot;citationID&quot;:&quot;MENDELEY_CITATION_1cb5252d-7e90-45ce-b60c-42d08c6481b9&quot;,&quot;citationItems&quot;:[{&quot;id&quot;:&quot;ae352a44-0aa4-3cbc-831e-fadd937e44da&quot;,&quot;itemData&quot;:{&quot;type&quot;:&quot;report&quot;,&quot;id&quot;:&quot;ae352a44-0aa4-3cbc-831e-fadd937e44da&quot;,&quot;title&quot;:&quot;Expert Group Report on Recommended Practices For Selecting Renewable Power Forecasting Solutions - Part 2: Designing and Executing Forecasting Benchmarks and Trial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isTemporary&quot;:false}],&quot;isEdited&quot;:false,&quot;citationTag&quot;:&quot;MENDELEY_CITATION_v3_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Sx7ImZhbWlseSI6Ikxlcm5lciIsImdpdmVuIjoiSmVmZnJleSIsInBhcnNlLW5hbWVzIjpmYWxzZSwiZHJvcHBpbmctcGFydGljbGUiOiIiLCJub24tZHJvcHBpbmctcGFydGljbGUiOiIifV0sImlzc3VlZCI6eyJkYXRlLXBhcnRzIjpbWzIwMTldXX0sIm51bWJlci1vZi1wYWdlcyI6IjI5In0sImlzVGVtcG9yYXJ5IjpmYWxzZX1dLCJpc0VkaXRlZCI6ZmFsc2UsIm1hbnVhbE92ZXJyaWRlIjp7ImlzTWFudWFsbHlPdmVycmlkZGVuIjpmYWxzZSwibWFudWFsT3ZlcnJpZGVUZXh0IjoiIiwiY2l0ZXByb2NUZXh0IjoiKE3DtmhybGVuLCBaYWNrLCBhbmQgTGVybmVyIDIwMTkpIn19&quot;,&quot;manualOverride&quot;:{&quot;isManuallyOverridden&quot;:false,&quot;manualOverrideText&quot;:&quot;&quot;,&quot;citeprocText&quot;:&quot;(Möhrlen, Zack, and Lerner 2019)&quot;}},{&quot;properties&quot;:{&quot;noteIndex&quot;:0},&quot;citationID&quot;:&quot;MENDELEY_CITATION_fd070540-c892-42aa-9ba6-c368fc90a2f2&quot;,&quot;isEdited&quot;:false,&quot;citationItems&quot;:[{&quot;id&quot;:&quot;30c6592b-8249-30f5-bbaf-19395e8250b3&quot;,&quot;itemData&quot;:{&quot;type&quot;:&quot;article-journal&quot;,&quot;id&quot;:&quot;30c6592b-8249-30f5-bbaf-19395e8250b3&quot;,&quot;title&quot;:&quot;A suite of metrics for assessing the performance of solar power forecasting&quot;,&quot;author&quot;:[{&quot;family&quot;:&quot;Zhang&quot;,&quot;given&quot;:&quot;Jie&quot;,&quot;parse-names&quot;:false,&quot;dropping-particle&quot;:&quot;&quot;,&quot;non-dropping-particle&quot;:&quot;&quot;},{&quot;family&quot;:&quot;Florita&quot;,&quot;given&quot;:&quot;Anthony&quot;,&quot;parse-names&quot;:false,&quot;dropping-particle&quot;:&quot;&quot;,&quot;non-dropping-particle&quot;:&quot;&quot;},{&quot;family&quot;:&quot;Hodge&quot;,&quot;given&quot;:&quot;Bri Mathias&quot;,&quot;parse-names&quot;:false,&quot;dropping-particle&quot;:&quot;&quot;,&quot;non-dropping-particle&quot;:&quot;&quot;},{&quot;family&quot;:&quot;Lu&quot;,&quot;given&quot;:&quot;Siyuan&quot;,&quot;parse-names&quot;:false,&quot;dropping-particle&quot;:&quot;&quot;,&quot;non-dropping-particle&quot;:&quot;&quot;},{&quot;family&quot;:&quot;Hamann&quot;,&quot;given&quot;:&quot;Hendrik F.&quot;,&quot;parse-names&quot;:false,&quot;dropping-particle&quot;:&quot;&quot;,&quot;non-dropping-particle&quot;:&quot;&quot;},{&quot;family&quot;:&quot;Banunarayanan&quot;,&quot;given&quot;:&quot;Venkat&quot;,&quot;parse-names&quot;:false,&quot;dropping-particle&quot;:&quot;&quot;,&quot;non-dropping-particle&quot;:&quot;&quot;},{&quot;family&quot;:&quot;Brockway&quot;,&quot;given&quot;:&quot;Anna M.&quot;,&quot;parse-names&quot;:false,&quot;dropping-particle&quot;:&quot;&quot;,&quot;non-dropping-particle&quot;:&quot;&quot;}],&quot;container-title&quot;:&quot;Solar Energy&quot;,&quot;accessed&quot;:{&quot;date-parts&quot;:[[2021,11,21]]},&quot;DOI&quot;:&quot;10.1016/J.SOLENER.2014.10.016&quot;,&quot;ISSN&quot;:&quot;0038-092X&quot;,&quot;issued&quot;:{&quot;date-parts&quot;:[[2015,1,1]]},&quot;page&quot;:&quot;157-175&quot;,&quot;abstract&quot;:&quot;Forecasting solar energy generation is a challenging task because of the variety of solar power systems and weather regimes encountered. Inaccurate forecasts can result in substantial economic losses and power system reliability issues. One of the key challenges is the unavailability of a consistent and robust set of metrics to measure the accuracy of a solar forecast. This paper presents a suite of generally applicable and value-based metrics for solar forecasting for a comprehensive set of scenarios (i.e., different time horizons, geographic locations, and applications) that were developed as part of the U.S. Department of Energy SunShot Initiative's efforts to improve the accuracy of solar forecasting. In addition, a comprehensive framework is developed to analyze the sensitivity of the proposed metrics to three types of solar forecasting improvements using a design-of-experiments methodology in conjunction with response surface, sensitivity analysis, and nonparametric statistical testing methods. The three types of forecasting improvements are (i) uniform forecasting improvements when there is not a ramp, (ii) ramp forecasting magnitude improvements, and (iii) ramp forecasting threshold changes. Day-ahead and 1-hour-ahead forecasts for both simulated and actual solar power plants are analyzed. The results show that the proposed metrics can efficiently evaluate the quality of solar forecasts and assess the economic and reliability impacts of improved solar forecasting. Sensitivity analysis results show that (i) all proposed metrics are suitable to show the changes in the accuracy of solar forecasts with uniform forecasting improvements, and (ii) the metrics of skewness, kurtosis, and Rényi entropy are specifically suitable to show the changes in the accuracy of solar forecasts with ramp forecasting improvements and a ramp forecasting threshold.&quot;,&quot;publisher&quot;:&quot;Pergamon&quot;,&quot;volume&quot;:&quot;111&quot;},&quot;isTemporary&quot;:false}],&quot;citationTag&quot;:&quot;MENDELEY_CITATION_v3_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&quot;,&quot;manualOverride&quot;:{&quot;manualOverrideText&quot;:&quot;Zhang et al. (2015)&quot;,&quot;isManuallyOverridden&quot;:true,&quot;citeprocText&quot;:&quot;(Zhang et al. 2015)&quot;}},{&quot;properties&quot;:{&quot;noteIndex&quot;:0},&quot;citationID&quot;:&quot;MENDELEY_CITATION_e2079acf-fa39-41a7-a809-929939e88ac9&quot;,&quot;citationItems&quot;:[{&quot;id&quot;:&quot;c08d6f6b-07a2-3892-b3e9-838d83fb077f&quot;,&quot;itemData&quot;:{&quot;type&quot;:&quot;book&quot;,&quot;id&quot;:&quot;c08d6f6b-07a2-3892-b3e9-838d83fb077f&quot;,&quot;title&quot;:&quot;Statistical methods in the atmospheric sciences&quot;,&quot;author&quot;:[{&quot;family&quot;:&quot;Wilks&quot;,&quot;given&quot;:&quot;Daniel S.&quot;,&quot;parse-names&quot;:false,&quot;dropping-particle&quot;:&quot;&quot;,&quot;non-dropping-particle&quot;:&quot;&quot;}],&quot;accessed&quot;:{&quot;date-parts&quot;:[[2017,7,25]]},&quot;ISBN&quot;:&quot;9780123850232&quot;,&quot;issued&quot;:{&quot;date-parts&quot;:[[2011]]},&quot;publisher-place&quot;:&quot;Amsterdam, Netherlands&quot;,&quot;number-of-pages&quot;:&quot;676&quot;,&quot;abstract&quot;:&quot;3rd ed. Praise for the First Edition: \&quot;I recommend this book, without hesitation, as either a reference or course text ... Wilks' excellent book provides a thorough base in applied statistical methods for atmospheric sciences.\&quot;--BAMS (Bulletin of the American Meteorological Society) Fundamentally, statistics is concerned with managing data and making inferences and forecasts in the face of uncertainty. It should not be surprising, therefore, that statistical methods have a key role to play in the atmospheric sciences. It is the uncertainty in atmospheric behavior that continues to move research forward and drive innovations in atmospheric modeling and prediction. This revised and expanded text explains the latest statistical methods that are being used to describe, analyze, test and forecast atmospheric data. It features numerous worked examples, illustrations, equations, and exercises with separate solutions. Statistical Methods in the Atmospheric Sciences, Second Edition will help advanced students and professionals understand and communicate what their data sets have to say, and make sense of the scientific literature in meteorology, climatology, and related disciplines. Accessible presentation and explanation of techniques for atmospheric data summarization, analysis, testing and forecasting Many worked examples End-of-chapter exercises, with answers provided. I Preliminaries -- Ch. 1 Introduction -- Ch. 2 Review of Probability -- II Univariate Statistics -- Ch. 3 Empirical Distributions and Exploratory Data Analysis -- Ch. 4 Parametric Probability Distributions -- Ch. 5 Frequentist Statistical Inference -- Ch. 6 Bayesian Inference -- Ch. 7 Statistical Forecasting -- Ch. 8 Forecast Verification -- Ch. 9 Time Series -- III Multivariate Statistics -- Ch. 10 Matrix Algebra and Random Matrices -- Ch. 11 The Multivariate Normal (MVN) Distribution -- Ch. 12 Principal Component (EOF) Analysis -- Ch. 13 Canonical Correlation Analysis (CCA) -- Ch. 14 Discrimination and Classification -- Ch. 15 Cluster Analysis -- Appendix A Example Data Sets -- Appendix B Probability Tables -- Appendix C Answers to Exercises -- References -- Index.&quot;,&quot;publisher&quot;:&quot;Academic Press&quot;},&quot;isTemporary&quot;:false}],&quot;isEdited&quot;:false,&quot;citationTag&quot;:&quot;MENDELEY_CITATION_v3_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&quot;,&quot;manualOverride&quot;:{&quot;isManuallyOverridden&quot;:false,&quot;manualOverrideText&quot;:&quot;&quot;,&quot;citeprocText&quot;:&quot;(Wilks 2011)&quot;}},{&quot;properties&quot;:{&quot;noteIndex&quot;:0},&quot;citationID&quot;:&quot;MENDELEY_CITATION_2ba54884-07e6-4bca-b17e-64050f17e245&quot;,&quot;citationItems&quot;:[{&quot;id&quot;:&quot;ae352a44-0aa4-3cbc-831e-fadd937e44da&quot;,&quot;itemData&quot;:{&quot;type&quot;:&quot;report&quot;,&quot;id&quot;:&quot;ae352a44-0aa4-3cbc-831e-fadd937e44da&quot;,&quot;title&quot;:&quot;Export Group Report on Recommended Practices For Selecting Renewable Power Forecasting Solutions - Part 2: Designing and Executing Forecasting Benchmarks and Trial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isTemporary&quot;:false},{&quot;id&quot;:&quot;fb303c6d-af5e-3c34-a1d4-7f38183bf7bd&quot;,&quot;itemData&quot;:{&quot;type&quot;:&quot;report&quot;,&quot;id&quot;:&quot;fb303c6d-af5e-3c34-a1d4-7f38183bf7bd&quot;,&quot;title&quot;:&quot;The Verification and Validation Strategy Within the Second Wind Forecast Improvement Project (WFIP 2)&quot;,&quot;author&quot;:[{&quot;family&quot;:&quot;Draxl&quot;,&quot;given&quot;:&quot;Caroline&quot;,&quot;parse-names&quot;:false,&quot;dropping-particle&quot;:&quot;&quot;,&quot;non-dropping-particle&quot;:&quot;&quot;},{&quot;family&quot;:&quot;Berg&quot;,&quot;given&quot;:&quot;L. K.&quot;,&quot;parse-names&quot;:false,&quot;dropping-particle&quot;:&quot;&quot;,&quot;non-dropping-particle&quot;:&quot;&quot;},{&quot;family&quot;:&quot;Bianco&quot;,&quot;given&quot;:&quot;L.&quot;,&quot;parse-names&quot;:false,&quot;dropping-particle&quot;:&quot;&quot;,&quot;non-dropping-particle&quot;:&quot;&quot;},{&quot;family&quot;:&quot;Bonin&quot;,&quot;given&quot;:&quot;T. A.&quot;,&quot;parse-names&quot;:false,&quot;dropping-particle&quot;:&quot;&quot;,&quot;non-dropping-particle&quot;:&quot;&quot;},{&quot;family&quot;:&quot;Choukulkar&quot;,&quot;given&quot;:&quot;A.&quot;,&quot;parse-names&quot;:false,&quot;dropping-particle&quot;:&quot;&quot;,&quot;non-dropping-particle&quot;:&quot;&quot;},{&quot;family&quot;:&quot;Clifton&quot;,&quot;given&quot;:&quot;A.&quot;,&quot;parse-names&quot;:false,&quot;dropping-particle&quot;:&quot;&quot;,&quot;non-dropping-particle&quot;:&quot;&quot;},{&quot;family&quot;:&quot;Cline&quot;,&quot;given&quot;:&quot;J. W.&quot;,&quot;parse-names&quot;:false,&quot;dropping-particle&quot;:&quot;&quot;,&quot;non-dropping-particle&quot;:&quot;&quot;},{&quot;family&quot;:&quot;Djalalova&quot;,&quot;given&quot;:&quot;I.&quot;,&quot;parse-names&quot;:false,&quot;dropping-particle&quot;:&quot;v.&quot;,&quot;non-dropping-particle&quot;:&quot;&quot;},{&quot;family&quot;:&quot;Ghate&quot;,&quot;given&quot;:&quot;V.&quot;,&quot;parse-names&quot;:false,&quot;dropping-particle&quot;:&quot;&quot;,&quot;non-dropping-particle&quot;:&quot;&quot;},{&quot;family&quot;:&quot;Grimit&quot;,&quot;given&quot;:&quot;E. P.&quot;,&quot;parse-names&quot;:false,&quot;dropping-particle&quot;:&quot;&quot;,&quot;non-dropping-particle&quot;:&quot;&quot;},{&quot;family&quot;:&quot;Holub&quot;,&quot;given&quot;:&quot;K.&quot;,&quot;parse-names&quot;:false,&quot;dropping-particle&quot;:&quot;&quot;,&quot;non-dropping-particle&quot;:&quot;&quot;},{&quot;family&quot;:&quot;Kenyon&quot;,&quot;given&quot;:&quot;J. S.&quot;,&quot;parse-names&quot;:false,&quot;dropping-particle&quot;:&quot;&quot;,&quot;non-dropping-particle&quot;:&quot;&quot;},{&quot;family&quot;:&quot;Lantz&quot;,&quot;given&quot;:&quot;K.&quot;,&quot;parse-names&quot;:false,&quot;dropping-particle&quot;:&quot;&quot;,&quot;non-dropping-particle&quot;:&quot;&quot;},{&quot;family&quot;:&quot;Long&quot;,&quot;given&quot;:&quot;C.&quot;,&quot;parse-names&quot;:false,&quot;dropping-particle&quot;:&quot;&quot;,&quot;non-dropping-particle&quot;:&quot;&quot;},{&quot;family&quot;:&quot;Lundquist&quot;,&quot;given&quot;:&quot;J. K.&quot;,&quot;parse-names&quot;:false,&quot;dropping-particle&quot;:&quot;&quot;,&quot;non-dropping-particle&quot;:&quot;&quot;},{&quot;family&quot;:&quot;McCaa&quot;,&quot;given&quot;:&quot;J.&quot;,&quot;parse-names&quot;:false,&quot;dropping-particle&quot;:&quot;&quot;,&quot;non-dropping-particle&quot;:&quot;&quot;},{&quot;family&quot;:&quot;McCaffrey&quot;,&quot;given&quot;:&quot;K.&quot;,&quot;parse-names&quot;:false,&quot;dropping-particle&quot;:&quot;&quot;,&quot;non-dropping-particle&quot;:&quot;&quot;},{&quot;family&quot;:&quot;Newman&quot;,&quot;given&quot;:&quot;J. F.&quot;,&quot;parse-names&quot;:false,&quot;dropping-particle&quot;:&quot;&quot;,&quot;non-dropping-particle&quot;:&quot;&quot;},{&quot;family&quot;:&quot;Olson&quot;,&quot;given&quot;:&quot;J. B.&quot;,&quot;parse-names&quot;:false,&quot;dropping-particle&quot;:&quot;&quot;,&quot;non-dropping-particle&quot;:&quot;&quot;},{&quot;family&quot;:&quot;Pichugina&quot;,&quot;given&quot;:&quot;Y.&quot;,&quot;parse-names&quot;:false,&quot;dropping-particle&quot;:&quot;&quot;,&quot;non-dropping-particle&quot;:&quot;&quot;},{&quot;family&quot;:&quot;Sharp&quot;,&quot;given&quot;:&quot;J.&quot;,&quot;parse-names&quot;:false,&quot;dropping-particle&quot;:&quot;&quot;,&quot;non-dropping-particle&quot;:&quot;&quot;},{&quot;family&quot;:&quot;Shaw&quot;,&quot;given&quot;:&quot;W. J.&quot;,&quot;parse-names&quot;:false,&quot;dropping-particle&quot;:&quot;&quot;,&quot;non-dropping-particle&quot;:&quot;&quot;},{&quot;family&quot;:&quot;Smith&quot;,&quot;given&quot;:&quot;N. H.&quot;,&quot;parse-names&quot;:false,&quot;dropping-particle&quot;:&quot;&quot;,&quot;non-dropping-particle&quot;:&quot;&quot;},{&quot;family&quot;:&quot;Toy&quot;,&quot;given&quot;:&quot;M. D.&quot;,&quot;parse-names&quot;:false,&quot;dropping-particle&quot;:&quot;&quot;,&quot;non-dropping-particle&quot;:&quot;&quot;}],&quot;DOI&quot;:&quot;NREL/TP-5000-72553&quot;,&quot;issued&quot;:{&quot;date-parts&quot;:[[2019]]},&quot;publisher-place&quot;:&quot;Golden, CO&quot;,&quot;number-of-pages&quot;:&quot;19&quot;},&quot;isTemporary&quot;:false}],&quot;isEdited&quot;:false,&quot;citationTag&quot;:&quot;MENDELEY_CITATION_v3_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&quot;,&quot;manualOverride&quot;:{&quot;isManuallyOverridden&quot;:false,&quot;manualOverrideText&quot;:&quot;&quot;,&quot;citeprocText&quot;:&quot;(Möhrlen, Zack, and Lerner 2019; Draxl et al. 2019)&quot;}},{&quot;properties&quot;:{&quot;noteIndex&quot;:0},&quot;citationID&quot;:&quot;MENDELEY_CITATION_a0e5b6bf-edea-43fe-badf-567169d4669f&quot;,&quot;citationItems&quot;:[{&quot;id&quot;:&quot;b1634708-0ede-3ae5-b7d9-535f05e403a8&quot;,&quot;itemData&quot;:{&quot;type&quot;:&quot;article-journal&quot;,&quot;id&quot;:&quot;b1634708-0ede-3ae5-b7d9-535f05e403a8&quot;,&quot;title&quot;:&quot;Performance testing of energy models: are we using the right statistical metrics?&quot;,&quot;author&quot;:[{&quot;family&quot;:&quot;Chakraborty&quot;,&quot;given&quot;:&quot;Debaditya&quot;,&quot;parse-names&quot;:false,&quot;dropping-particle&quot;:&quot;&quot;,&quot;non-dropping-particle&quot;:&quot;&quot;},{&quot;family&quot;:&quot;Elzarka&quot;,&quot;given&quot;:&quot;Hazem&quot;,&quot;parse-names&quot;:false,&quot;dropping-particle&quot;:&quot;&quot;,&quot;non-dropping-particle&quot;:&quot;&quot;}],&quot;container-title&quot;:&quot;Journal of Building Performance Simulation&quot;,&quot;accessed&quot;:{&quot;date-parts&quot;:[[2021,11,21]]},&quot;DOI&quot;:&quot;10.1080/19401493.2017.1387607&quot;,&quot;ISSN&quot;:&quot;19401507&quot;,&quot;URL&quot;:&quot;https://www.tandfonline.com/doi/abs/10.1080/19401493.2017.1387607&quot;,&quot;issued&quot;:{&quot;date-parts&quot;:[[2018,7,4]]},&quot;page&quot;:&quot;433-448&quot;,&quot;abstract&quot;:&quot;Testing the predictive performance of energy models (EMs) is necessary to evaluate their accuracies. This paper investigates the adequacy of existing statistical metrics that are often used by prof...&quot;,&quot;publisher&quot;:&quot;Taylor &amp; Francis&quot;,&quot;issue&quot;:&quot;4&quot;,&quot;volume&quot;:&quot;11&quot;},&quot;isTemporary&quot;:false}],&quot;isEdited&quot;:false,&quot;citationTag&quot;:&quot;MENDELEY_CITATION_v3_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&quot;,&quot;manualOverride&quot;:{&quot;isManuallyOverridden&quot;:false,&quot;manualOverrideText&quot;:&quot;&quot;,&quot;citeprocText&quot;:&quot;(Chakraborty and Elzarka 2018)&quot;}},{&quot;properties&quot;:{&quot;noteIndex&quot;:0},&quot;citationID&quot;:&quot;MENDELEY_CITATION_8e5e1d61-04b3-4c88-8319-5d251e752095&quot;,&quot;citationItems&quot;:[{&quot;id&quot;:&quot;77b4c91e-fa65-3967-8071-e196741305cf&quot;,&quot;itemData&quot;:{&quot;type&quot;:&quot;article-journal&quot;,&quot;id&quot;:&quot;77b4c91e-fa65-3967-8071-e196741305cf&quot;,&quot;title&quot;:&quot;Performance Metrics for Soil Moisture Retrievals and Application Requirements&quot;,&quot;author&quot;:[{&quot;family&quot;:&quot;Entekhabi&quot;,&quot;given&quot;:&quot;Dara&quot;,&quot;parse-names&quot;:false,&quot;dropping-particle&quot;:&quot;&quot;,&quot;non-dropping-particle&quot;:&quot;&quot;},{&quot;family&quot;:&quot;Reichle&quot;,&quot;given&quot;:&quot;Rolf H.&quot;,&quot;parse-names&quot;:false,&quot;dropping-particle&quot;:&quot;&quot;,&quot;non-dropping-particle&quot;:&quot;&quot;},{&quot;family&quot;:&quot;Koster&quot;,&quot;given&quot;:&quot;Randal D.&quot;,&quot;parse-names&quot;:false,&quot;dropping-particle&quot;:&quot;&quot;,&quot;non-dropping-particle&quot;:&quot;&quot;},{&quot;family&quot;:&quot;Crow&quot;,&quot;given&quot;:&quot;Wade T.&quot;,&quot;parse-names&quot;:false,&quot;dropping-particle&quot;:&quot;&quot;,&quot;non-dropping-particle&quot;:&quot;&quot;}],&quot;container-title&quot;:&quot;Journal of Hydrometeorology&quot;,&quot;accessed&quot;:{&quot;date-parts&quot;:[[2021,11,21]]},&quot;DOI&quot;:&quot;10.1175/2010JHM1223.1&quot;,&quot;ISSN&quot;:&quot;1525-7541&quot;,&quot;URL&quot;:&quot;https://journals.ametsoc.org/view/journals/hydr/11/3/2010jhm1223_1.xml&quot;,&quot;issued&quot;:{&quot;date-parts&quot;:[[2010,6,1]]},&quot;page&quot;:&quot;832-840&quot;,&quot;abstract&quot;:&quot;Quadratic performance metrics such as root-mean-square error (RMSE) and time series correlation are often used to assess the accuracy of geophysical retrievals (satellite measurements) with respect to true fields. These metrics are related; nevertheless, each has advantages and disadvantages. In this study the authors explore the relation between the RMSE and correlation metrics in the presence of biases in the mean as well as in the amplitude of fluctuations (standard deviation) between estimated and true fields. Such biases are common, for example, in satellite retrievals of soil moisture and impose constraints on achievable and meaningful RMSE targets. Last, an approach is introduced for converting a requirement in an application's product into a corresponding requirement for soil moisture accuracy. The approach can help with the formulation of soil moisture measurement requirements. It can also help determine the utility of a given retrieval product for applications. © 2010 American Meteorological Society.&quot;,&quot;publisher&quot;:&quot;American Meteorological Society&quot;,&quot;issue&quot;:&quot;3&quot;,&quot;volume&quot;:&quot;11&quot;},&quot;isTemporary&quot;:false}],&quot;isEdited&quot;:false,&quot;citationTag&quot;:&quot;MENDELEY_CITATION_v3_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&quot;,&quot;manualOverride&quot;:{&quot;isManuallyOverridden&quot;:false,&quot;manualOverrideText&quot;:&quot;&quot;,&quot;citeprocText&quot;:&quot;(Entekhabi et al. 2010)&quot;}},{&quot;properties&quot;:{&quot;noteIndex&quot;:0},&quot;citationID&quot;:&quot;MENDELEY_CITATION_df114106-46a0-4bae-9a5d-7af56c67139e&quot;,&quot;citationItems&quot;:[{&quot;id&quot;:&quot;661b94d8-dc10-3563-81bc-fba1438924b0&quot;,&quot;itemData&quot;:{&quot;type&quot;:&quot;article-journal&quot;,&quot;id&quot;:&quot;661b94d8-dc10-3563-81bc-fba1438924b0&quot;,&quot;title&quot;:&quot;A new metric of absolute percentage error for intermittent demand forecasts&quot;,&quot;author&quot;:[{&quot;family&quot;:&quot;Kim&quot;,&quot;given&quot;:&quot;Sungil&quot;,&quot;parse-names&quot;:false,&quot;dropping-particle&quot;:&quot;&quot;,&quot;non-dropping-particle&quot;:&quot;&quot;},{&quot;family&quot;:&quot;Kim&quot;,&quot;given&quot;:&quot;Heeyoung&quot;,&quot;parse-names&quot;:false,&quot;dropping-particle&quot;:&quot;&quot;,&quot;non-dropping-particle&quot;:&quot;&quot;}],&quot;container-title&quot;:&quot;International Journal of Forecasting&quot;,&quot;accessed&quot;:{&quot;date-parts&quot;:[[2021,11,21]]},&quot;DOI&quot;:&quot;10.1016/J.IJFORECAST.2015.12.003&quot;,&quot;ISSN&quot;:&quot;0169-2070&quot;,&quot;issued&quot;:{&quot;date-parts&quot;:[[2016,7,1]]},&quot;page&quot;:&quot;669-679&quot;,&quot;abstract&quot;:&quot;The mean absolute percentage error (MAPE) is one of the most widely used measures of forecast accuracy, due to its advantages of scale-independency and interpretability. However, MAPE has the significant disadvantage that it produces infinite or undefined values for zero or close-to-zero actual values. In order to address this issue in MAPE, we propose a new measure of forecast accuracy called the mean arctangent absolute percentage error (MAAPE). MAAPE has been developed through looking at MAPE from a different angle. In essence, MAAPE is a slope as an angle, while MAPE is a slope as a ratio, considering a triangle with adjacent and opposite sides that are equal to an actual value and the difference between the actual and forecast values, respectively. MAAPE inherently preserves the philosophy of MAPE, overcoming the problem of division by zero by using bounded influences for outliers in a fundamental manner through considering the ratio as an angle instead of a slope. The theoretical properties of MAAPE are investigated, and the practical advantages are demonstrated using both simulated and real-life data.&quot;,&quot;publisher&quot;:&quot;Elsevier&quot;,&quot;issue&quot;:&quot;3&quot;,&quot;volume&quot;:&quot;32&quot;},&quot;isTemporary&quot;:false}],&quot;isEdited&quot;:false,&quot;citationTag&quot;:&quot;MENDELEY_CITATION_v3_eyJwcm9wZXJ0aWVzIjp7Im5vdGVJbmRleCI6MH0sImNpdGF0aW9uSUQiOiJNRU5ERUxFWV9DSVRBVElPTl9kZjExNDEwNi00NmEwLTRiYWUtOWE1ZC03YWY1NmM2NzEzOWUiLCJjaXRhdGlvbkl0ZW1zIjpbeyJpZCI6IjY2MWI5NGQ4LWRjMTAtMzU2My04MWJjLWZiYTE0Mzg5MjRiMCIsIml0ZW1EYXRhIjp7InR5cGUiOiJhcnRpY2xlLWpvdXJuYWwiLCJpZCI6IjY2MWI5NGQ4LWRjMTAtMzU2My04MWJjLWZiYTE0Mzg5MjRiMC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hY2Nlc3NlZCI6eyJkYXRlLXBhcnRzIjpbWzIwMjEsMTEsMjFdXX0sIkRPSSI6IjEwLjEwMTYvSi5JSkZPUkVDQVNULjIwMTUuMTIuMDAzIiwiSVNTTiI6IjAxNjkt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J9LCJpc1RlbXBvcmFyeSI6ZmFsc2V9XSwiaXNFZGl0ZWQiOmZhbHNlLCJtYW51YWxPdmVycmlkZSI6eyJpc01hbnVhbGx5T3ZlcnJpZGRlbiI6ZmFsc2UsIm1hbnVhbE92ZXJyaWRlVGV4dCI6IiIsImNpdGVwcm9jVGV4dCI6IihLaW0gYW5kIEtpbSAyMDE2KSJ9fQ==&quot;,&quot;manualOverride&quot;:{&quot;isManuallyOverridden&quot;:false,&quot;manualOverrideText&quot;:&quot;&quot;,&quot;citeprocText&quot;:&quot;(Kim and Kim 2016)&quot;}},{&quot;properties&quot;:{&quot;noteIndex&quot;:0},&quot;citationID&quot;:&quot;MENDELEY_CITATION_31ba588e-b229-4749-8402-f01fc29f34c0&quot;,&quot;citationItems&quot;:[{&quot;id&quot;:&quot;14715734-6bcc-32b0-9d8f-fb1073ecfbe2&quot;,&quot;itemData&quot;:{&quot;type&quot;:&quot;article-journal&quot;,&quot;id&quot;:&quot;14715734-6bcc-32b0-9d8f-fb1073ecfbe2&quot;,&quot;title&quot;:&quot;Measures of Model Performance Based On the Log Accuracy Ratio&quot;,&quot;author&quot;:[{&quot;family&quot;:&quot;Morley&quot;,&quot;given&quot;:&quot;S. K.&quot;,&quot;parse-names&quot;:false,&quot;dropping-particle&quot;:&quot;&quot;,&quot;non-dropping-particle&quot;:&quot;&quot;},{&quot;family&quot;:&quot;Brito&quot;,&quot;given&quot;:&quot;T.&quot;,&quot;parse-names&quot;:false,&quot;dropping-particle&quot;:&quot;v.&quot;,&quot;non-dropping-particle&quot;:&quot;&quot;},{&quot;family&quot;:&quot;Welling&quot;,&quot;given&quot;:&quot;D. T.&quot;,&quot;parse-names&quot;:false,&quot;dropping-particle&quot;:&quot;&quot;,&quot;non-dropping-particle&quot;:&quot;&quot;}],&quot;container-title&quot;:&quot;Space Weather&quot;,&quot;accessed&quot;:{&quot;date-parts&quot;:[[2021,11,21]]},&quot;DOI&quot;:&quot;10.1002/2017SW001669&quot;,&quot;ISSN&quot;:&quot;1542-7390&quot;,&quot;URL&quot;:&quot;https://onlinelibrary.wiley.com/doi/full/10.1002/2017SW001669&quot;,&quot;issued&quot;:{&quot;date-parts&quot;:[[2018,1,1]]},&quot;page&quot;:&quot;69-88&quot;,&quot;abstract&quot;:&quot;Quantitative assessment of modeling and forecasting of continuous quantities uses a variety of approaches. We review existing literature describing metrics for forecast accuracy and bias, concentrating on those based on relative errors and percentage errors. Of these accuracy metrics, the mean absolute percentage error (MAPE) is one of the most common across many fields and has been widely applied in recent space science literature and we highlight the benefits and drawbacks of MAPE and proposed alternatives. We then introduce the log accuracy ratio and derive from it two metrics: the median symmetric accuracy and the symmetric signed percentage bias. Robust methods for estimating the spread of a multiplicative linear model using the log accuracy ratio are also presented. The developed metrics are shown to be easy to interpret, robust, and to mitigate the key drawbacks of their more widely used counterparts based on relative errors and percentage errors. Their use is illustrated with radiation belt electron flux modeling examples.&quot;,&quot;publisher&quot;:&quot;John Wiley &amp; Sons, Ltd&quot;,&quot;issue&quot;:&quot;1&quot;,&quot;volume&quot;:&quot;16&quot;},&quot;isTemporary&quot;:false},{&quot;id&quot;:&quot;b1ace1c3-7389-3a03-8b83-04a0aa6ab7fb&quot;,&quot;itemData&quot;:{&quot;type&quot;:&quot;article-journal&quot;,&quot;id&quot;:&quot;b1ace1c3-7389-3a03-8b83-04a0aa6ab7fb&quot;,&quot;title&quot;:&quot;RMSE is not enough: Guidelines to robust data-model comparisons for magnetospheric physics&quot;,&quot;author&quot;:[{&quot;family&quot;:&quot;Liemohn&quot;,&quot;given&quot;:&quot;Michael W.&quot;,&quot;parse-names&quot;:false,&quot;dropping-particle&quot;:&quot;&quot;,&quot;non-dropping-particle&quot;:&quot;&quot;},{&quot;family&quot;:&quot;Shane&quot;,&quot;given&quot;:&quot;Alexander D.&quot;,&quot;parse-names&quot;:false,&quot;dropping-particle&quot;:&quot;&quot;,&quot;non-dropping-particle&quot;:&quot;&quot;},{&quot;family&quot;:&quot;Azari&quot;,&quot;given&quot;:&quot;Abigail R.&quot;,&quot;parse-names&quot;:false,&quot;dropping-particle&quot;:&quot;&quot;,&quot;non-dropping-particle&quot;:&quot;&quot;},{&quot;family&quot;:&quot;Petersen&quot;,&quot;given&quot;:&quot;Alicia K.&quot;,&quot;parse-names&quot;:false,&quot;dropping-particle&quot;:&quot;&quot;,&quot;non-dropping-particle&quot;:&quot;&quot;},{&quot;family&quot;:&quot;Swiger&quot;,&quot;given&quot;:&quot;Brian M.&quot;,&quot;parse-names&quot;:false,&quot;dropping-particle&quot;:&quot;&quot;,&quot;non-dropping-particle&quot;:&quot;&quot;},{&quot;family&quot;:&quot;Mukhopadhyay&quot;,&quot;given&quot;:&quot;Agnit&quot;,&quot;parse-names&quot;:false,&quot;dropping-particle&quot;:&quot;&quot;,&quot;non-dropping-particle&quot;:&quot;&quot;}],&quot;container-title&quot;:&quot;Journal of Atmospheric and Solar-Terrestrial Physics&quot;,&quot;accessed&quot;:{&quot;date-parts&quot;:[[2021,11,21]]},&quot;DOI&quot;:&quot;10.1016/J.JASTP.2021.105624&quot;,&quot;ISSN&quot;:&quot;1364-6826&quot;,&quot;issued&quot;:{&quot;date-parts&quot;:[[2021,7,1]]},&quot;page&quot;:&quot;105624&quot;,&quot;abstract&quot;:&quot;The magnetospheric physics research community uses a broad array of quantitative data-model comparison methods (metrics) when conducting their research investigations. It is often the case, though, that any particular study will only use one or two metrics, with the two most common being Pearson correlation coefficient and root mean square error (RMSE). Because metrics are designed to test a specific aspect of the data-model relationship, limiting the comparison to only one or two metrics reduces the physical insights that can be gleaned from the analysis, restricting the possible findings from modeling studies. Additional physical insights can be obtained when many types of metrics are applied. We organize metrics into two primary groups: 1) fit performance metrics, often based on the data-model value difference; and 2) event detection metrics, which use a discrete event classification of data and model values determined by a specified threshold. In addition to these groups, there are several major categories of metrics based on the aspect of the data-model relationship that the metric assesses: 1) accuracy; 2) bias; 3) precision; 4) association; 5) and extremes. Another category is skill, which is a measure of any of these metrics against the performance of a reference model. These can be applied to a subset of either the data or the model values, known as reliability and discrimination assessments. In the context of magnetospheric physics examples, we discuss best practices for choosing metrics for particular studies.&quot;,&quot;publisher&quot;:&quot;Pergamon&quot;,&quot;volume&quot;:&quot;218&quot;},&quot;isTemporary&quot;:false}],&quot;isEdited&quot;:false,&quot;citationTag&quot;:&quot;MENDELEY_CITATION_v3_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&quot;,&quot;manualOverride&quot;:{&quot;isManuallyOverridden&quot;:false,&quot;manualOverrideText&quot;:&quot;&quot;,&quot;citeprocText&quot;:&quot;(Morley, Brito, and Welling 2018; Liemohn et al. 2021)&quot;}},{&quot;properties&quot;:{&quot;noteIndex&quot;:0},&quot;citationID&quot;:&quot;MENDELEY_CITATION_aeb6e3b9-125a-4371-8fba-b342e255f456&quot;,&quot;citationItems&quot;:[{&quot;id&quot;:&quot;d3623478-f4ea-3340-8c03-092400c87b03&quot;,&quot;itemData&quot;:{&quot;type&quot;:&quot;article-journal&quot;,&quot;id&quot;:&quot;d3623478-f4ea-3340-8c03-092400c87b03&quot;,&quot;title&quot;:&quot;A review on the recent history of wind power ramp forecasting&quot;,&quot;author&quot;:[{&quot;family&quot;:&quot;Gallego-Castillo&quot;,&quot;given&quot;:&quot;Cristobal&quot;,&quot;parse-names&quot;:false,&quot;dropping-particle&quot;:&quot;&quot;,&quot;non-dropping-particle&quot;:&quot;&quot;},{&quot;family&quot;:&quot;Cuerva-Tejero&quot;,&quot;given&quot;:&quot;Alvaro&quot;,&quot;parse-names&quot;:false,&quot;dropping-particle&quot;:&quot;&quot;,&quot;non-dropping-particle&quot;:&quot;&quot;},{&quot;family&quot;:&quot;Lopez-Garcia&quot;,&quot;given&quot;:&quot;Oscar&quot;,&quot;parse-names&quot;:false,&quot;dropping-particle&quot;:&quot;&quot;,&quot;non-dropping-particle&quot;:&quot;&quot;}],&quot;container-title&quot;:&quot;Renewable and Sustainable Energy Reviews&quot;,&quot;accessed&quot;:{&quot;date-parts&quot;:[[2021,12,12]]},&quot;DOI&quot;:&quot;10.1016/J.RSER.2015.07.154&quot;,&quot;ISSN&quot;:&quot;1364-0321&quot;,&quot;issued&quot;:{&quot;date-parts&quot;:[[2015,12,1]]},&quot;page&quot;:&quot;1148-1157&quot;,&quot;abstract&quot;:&quot;Forecasting large and fast variations of wind power (the so-called ramps) helps achieve the integration of large amounts of wind energy. This paper presents a survey on wind power ramp forecasting, reflecting the increasing interest on this topic observed since 2007. Three main aspects were identified from the literature: wind power ramp definition, ramp underlying meteorological causes and experiences in predicting ramps. In this framework, we additionally outline a number of recommendations and potential lines of research.&quot;,&quot;publisher&quot;:&quot;Pergamon&quot;,&quot;volume&quot;:&quot;52&quot;},&quot;isTemporary&quot;:false},{&quot;id&quot;:&quot;59893137-6bfd-3365-9259-f069383ec956&quot;,&quot;itemData&quot;:{&quot;type&quot;:&quot;article-journal&quot;,&quot;id&quot;:&quot;59893137-6bfd-3365-9259-f069383ec956&quot;,&quot;title&quot;:&quot;Characterizing and analyzing ramping events in wind power, solar power, load, and netload&quot;,&quot;author&quot;:[{&quot;family&quot;:&quot;Cui&quot;,&quot;given&quot;:&quot;Mingjian&quot;,&quot;parse-names&quot;:false,&quot;dropping-particle&quot;:&quot;&quot;,&quot;non-dropping-particle&quot;:&quot;&quot;},{&quot;family&quot;:&quot;Zhang&quot;,&quot;given&quot;:&quot;Jie&quot;,&quot;parse-names&quot;:false,&quot;dropping-particle&quot;:&quot;&quot;,&quot;non-dropping-particle&quot;:&quot;&quot;},{&quot;family&quot;:&quot;Feng&quot;,&quot;given&quot;:&quot;Cong&quot;,&quot;parse-names&quot;:false,&quot;dropping-particle&quot;:&quot;&quot;,&quot;non-dropping-particle&quot;:&quot;&quot;},{&quot;family&quot;:&quot;Florita&quot;,&quot;given&quot;:&quot;Anthony R.&quot;,&quot;parse-names&quot;:false,&quot;dropping-particle&quot;:&quot;&quot;,&quot;non-dropping-particle&quot;:&quot;&quot;},{&quot;family&quot;:&quot;Sun&quot;,&quot;given&quot;:&quot;Yuanzhang&quot;,&quot;parse-names&quot;:false,&quot;dropping-particle&quot;:&quot;&quot;,&quot;non-dropping-particle&quot;:&quot;&quot;},{&quot;family&quot;:&quot;Hodge&quot;,&quot;given&quot;:&quot;Bri Mathias&quot;,&quot;parse-names&quot;:false,&quot;dropping-particle&quot;:&quot;&quot;,&quot;non-dropping-particle&quot;:&quot;&quot;}],&quot;container-title&quot;:&quot;Renewable Energy&quot;,&quot;accessed&quot;:{&quot;date-parts&quot;:[[2021,11,2]]},&quot;DOI&quot;:&quot;10.1016/J.RENENE.2017.04.005&quot;,&quot;ISSN&quot;:&quot;0960-1481&quot;,&quot;issued&quot;:{&quot;date-parts&quot;:[[2017,10,1]]},&quot;page&quot;:&quot;227-244&quot;,&quot;abstract&quot;:&quot;One of the biggest concerns associated with integrating a large amount of renewable energy into the power grid is the ability to handle large ramps in the renewable power output. For the sake of system reliability and economics, it is essential for power system operators to better understand the ramping features of renewables, load, and netload. In this paper, an optimized swinging door algorithm (OpSDA) is adopted and extended to accurately and efficiently detect ramping events. For wind power ramps detection, a process of merging “bumps” (that have a different changing direction) into adjacent ramping segments is integrated to improve the performance of the OpSDA method. For solar ramps detection, ramping events that occur in both clear-sky and measured (or forecasted) solar power are removed to account for the diurnal pattern of solar generation. Ramping features are extracted and extensively compared between load and netload under different renewable penetration levels (i.e., 9.77%, 15.85%, and 51.38%). Comparison results show that: (i) netload ramp events with shorter durations and smaller magnitudes occur more frequently when renewable penetration level increases, and the total number of ramping events also increases; and (ii) different ramping characteristics are observed in load and netload even at a low renewable penetration level.&quot;,&quot;publisher&quot;:&quot;Pergamon&quot;,&quot;volume&quot;:&quot;111&quot;},&quot;isTemporary&quot;:false},{&quot;id&quot;:&quot;7a116b05-d05e-38f5-af7f-e3ec6767cfc7&quot;,&quot;itemData&quot;:{&quot;type&quot;:&quot;article-journal&quot;,&quot;id&quot;:&quot;7a116b05-d05e-38f5-af7f-e3ec6767cfc7&quot;,&quot;title&quot;:&quot;Ramp forecasting performance from improved short-term wind power forecasting over multiple spatial and temporal scales&quot;,&quot;author&quot;:[{&quot;family&quot;:&quot;Zhang&quot;,&quot;given&quot;:&quot;Jie&quot;,&quot;parse-names&quot;:false,&quot;dropping-particle&quot;:&quot;&quot;,&quot;non-dropping-particle&quot;:&quot;&quot;},{&quot;family&quot;:&quot;Cui&quot;,&quot;given&quot;:&quot;Mingjian&quot;,&quot;parse-names&quot;:false,&quot;dropping-particle&quot;:&quot;&quot;,&quot;non-dropping-particle&quot;:&quot;&quot;},{&quot;family&quot;:&quot;Hodge&quot;,&quot;given&quot;:&quot;Bri Mathias&quot;,&quot;parse-names&quot;:false,&quot;dropping-particle&quot;:&quot;&quot;,&quot;non-dropping-particle&quot;:&quot;&quot;},{&quot;family&quot;:&quot;Florita&quot;,&quot;given&quot;:&quot;Anthony&quot;,&quot;parse-names&quot;:false,&quot;dropping-particle&quot;:&quot;&quot;,&quot;non-dropping-particle&quot;:&quot;&quot;},{&quot;family&quot;:&quot;Freedman&quot;,&quot;given&quot;:&quot;Jeffrey&quot;,&quot;parse-names&quot;:false,&quot;dropping-particle&quot;:&quot;&quot;,&quot;non-dropping-particle&quot;:&quot;&quot;}],&quot;container-title&quot;:&quot;Energy&quot;,&quot;accessed&quot;:{&quot;date-parts&quot;:[[2021,11,2]]},&quot;DOI&quot;:&quot;10.1016/J.ENERGY.2017.01.104&quot;,&quot;ISSN&quot;:&quot;0360-5442&quot;,&quot;issued&quot;:{&quot;date-parts&quot;:[[2017,3,1]]},&quot;page&quot;:&quot;528-541&quot;,&quot;abstract&quot;:&quot;The large variability and uncertainty in wind power generation present a concern to power system operators, especially given the increasing amounts of wind power being integrated into the electric power system. Large ramps, one of the biggest concerns, can significantly influence system economics and reliability. The Wind Forecast Improvement Project (WFIP) was to improve the accuracy of forecasts and to evaluate the economic benefits of these improvements to grid operators. This paper evaluates the ramp forecasting accuracy gained by improving the performance of short-term wind power forecasting. This study focuses on the WFIP southern study region, which encompasses most of the Electric Reliability Council of Texas (ERCOT) territory, to compare the experimental WFIP forecasts to the existing short-term wind power forecasts (used at ERCOT) at multiple spatial and temporal scales. The study employs four significant wind power ramping definitions according to the power change magnitude, direction, and duration. The optimized swinging door algorithm is adopted to extract ramp events from actual and forecasted wind power time series. The results show that the experimental WFIP forecasts improve the accuracy of the wind power ramp forecasting. This improvement can result in substantial costs savings and power system reliability enhancements.&quot;,&quot;publisher&quot;:&quot;Pergamon&quot;,&quot;volume&quot;:&quot;122&quot;},&quot;isTemporary&quot;:false},{&quot;id&quot;:&quot;99738d63-8ef7-3d42-80aa-65ea222285fc&quot;,&quot;itemData&quot;:{&quot;type&quot;:&quot;article-journal&quot;,&quot;id&quot;:&quot;99738d63-8ef7-3d42-80aa-65ea222285fc&quot;,&quot;title&quot;:&quot;Detection and characterization of extreme wind speed ramps&quot;,&quot;author&quot;:[{&quot;family&quot;:&quot;Hannesdóttir&quot;,&quot;given&quot;:&quot;Ásta&quot;,&quot;parse-names&quot;:false,&quot;dropping-particle&quot;:&quot;&quot;,&quot;non-dropping-particle&quot;:&quot;&quot;},{&quot;family&quot;:&quot;Kelly&quot;,&quot;given&quot;:&quot;Mark&quot;,&quot;parse-names&quot;:false,&quot;dropping-particle&quot;:&quot;&quot;,&quot;non-dropping-particle&quot;:&quot;&quot;}],&quot;container-title&quot;:&quot;Wind Energy Science&quot;,&quot;accessed&quot;:{&quot;date-parts&quot;:[[2021,12,12]]},&quot;DOI&quot;:&quot;10.5194/WES-4-385-2019&quot;,&quot;ISSN&quot;:&quot;23667451&quot;,&quot;issued&quot;:{&quot;date-parts&quot;:[[2019,7,9]]},&quot;page&quot;:&quot;385-396&quot;,&quot;abstract&quot;:&quot;The present study introduces a new method to characterize ramp-like wind speed fluctuations, including coherent gusts. This method combines two well-known methods: the continuous wavelet transform and the fitting of an analytical form based on the error function. The method provides estimation of ramp amplitude and rise time, and is herein used to statistically characterize ramp-like fluctuations at three different measurement sites. Together with the corresponding amplitude of wind direction change, the ramp amplitude and rise time variables are compared to the extreme coherent gust with direction change from the IEC wind turbine safety standard. From the comparison we find that the observed amplitudes of the estimated fluctuations do not exceed the one prescribed in the standard, but the rise time is generally much longer, on average around 200&amp;thinsp;s. The direction change does however exceed the one prescribed in the standard several times, but for those events the rise time is a minute or more. We also demonstrate a general pattern in the statistical behaviour of the characteristic ramp variables, noting their wind speed dependence, or lack thereof, at the different sites.&quot;,&quot;publisher&quot;:&quot;Copernicus GmbH&quot;,&quot;issue&quot;:&quot;3&quot;,&quot;volume&quot;:&quot;4&quot;},&quot;isTemporary&quot;:false},{&quot;id&quot;:&quot;43fb6403-1952-316e-bb24-80fcd0aa9512&quot;,&quot;itemData&quot;:{&quot;type&quot;:&quot;article-journal&quot;,&quot;id&quot;:&quot;43fb6403-1952-316e-bb24-80fcd0aa9512&quot;,&quot;title&quot;:&quot;A simple methodology to detect and quantify wind power ramps&quot;,&quot;author&quot;:[{&quot;family&quot;:&quot;Cheneka&quot;,&quot;given&quot;:&quot;Bedassa R.&quot;,&quot;parse-names&quot;:false,&quot;dropping-particle&quot;:&quot;&quot;,&quot;non-dropping-particle&quot;:&quot;&quot;},{&quot;family&quot;:&quot;Watson&quot;,&quot;given&quot;:&quot;Simon J.&quot;,&quot;parse-names&quot;:false,&quot;dropping-particle&quot;:&quot;&quot;,&quot;non-dropping-particle&quot;:&quot;&quot;},{&quot;family&quot;:&quot;Basu&quot;,&quot;given&quot;:&quot;Sukanta&quot;,&quot;parse-names&quot;:false,&quot;dropping-particle&quot;:&quot;&quot;,&quot;non-dropping-particle&quot;:&quot;&quot;}],&quot;container-title&quot;:&quot;Wind Energy Science&quot;,&quot;accessed&quot;:{&quot;date-parts&quot;:[[2021,12,12]]},&quot;DOI&quot;:&quot;10.5194/WES-5-1731-2020&quot;,&quot;ISSN&quot;:&quot;23667451&quot;,&quot;issued&quot;:{&quot;date-parts&quot;:[[2020,12,16]]},&quot;page&quot;:&quot;1731-1741&quot;,&quot;abstract&quot;:&quot;Knowledge about the expected duration and intensity of wind power ramps is important when planning the integration of wind power production into an electricity network. The detection and classification of wind power ramps is not straightforward due to the large range of events that is observed and the stochastic nature of the wind. The development of an algorithm that can detect and classify wind power ramps is thus of some benefit to the wind energy community. In this study, we describe a relatively simple methodology using a wavelet transform to discriminate ramp events. We illustrate the utility of the methodology by studying distributions of ramp rates and their duration using 2 years of data from the Belgian offshore cluster. This brief study showed that there was a strong correlation between ramp rate and ramp duration, that a majority of ramp events were less than 15 h with a median duration of around 8 h, and that ramps with a duration of more than a day were rare. Also, we show how the methodology can be applied to a time series where installed capacity changes over time using Swedish onshore wind farm data. Finally, the performance of the methodology is compared with another ramp detection method and their sensitivities to parameter choice are contrasted.&quot;,&quot;publisher&quot;:&quot;Copernicus GmbH&quot;,&quot;issue&quot;:&quot;4&quot;,&quot;volume&quot;:&quot;5&quot;},&quot;isTemporary&quot;:false},{&quot;id&quot;:&quot;05bcfa3a-8a38-3337-9d25-f02e0b2f92e5&quot;,&quot;itemData&quot;:{&quot;type&quot;:&quot;article-journal&quot;,&quot;id&quot;:&quot;05bcfa3a-8a38-3337-9d25-f02e0b2f92e5&quot;,&quot;title&quot;:&quot;Robust estimation of wind power ramp events with reservoir computing&quot;,&quot;author&quot;:[{&quot;family&quot;:&quot;Dorado-Moreno&quot;,&quot;given&quot;:&quot;M.&quot;,&quot;parse-names&quot;:false,&quot;dropping-particle&quot;:&quot;&quot;,&quot;non-dropping-particle&quot;:&quot;&quot;},{&quot;family&quot;:&quot;Cornejo-Bueno&quot;,&quot;given&quot;:&quot;L.&quot;,&quot;parse-names&quot;:false,&quot;dropping-particle&quot;:&quot;&quot;,&quot;non-dropping-particle&quot;:&quot;&quot;},{&quot;family&quot;:&quot;Gutiérrez&quot;,&quot;given&quot;:&quot;P. A.&quot;,&quot;parse-names&quot;:false,&quot;dropping-particle&quot;:&quot;&quot;,&quot;non-dropping-particle&quot;:&quot;&quot;},{&quot;family&quot;:&quot;Prieto&quot;,&quot;given&quot;:&quot;L.&quot;,&quot;parse-names&quot;:false,&quot;dropping-particle&quot;:&quot;&quot;,&quot;non-dropping-particle&quot;:&quot;&quot;},{&quot;family&quot;:&quot;Hervás-Martínez&quot;,&quot;given&quot;:&quot;C.&quot;,&quot;parse-names&quot;:false,&quot;dropping-particle&quot;:&quot;&quot;,&quot;non-dropping-particle&quot;:&quot;&quot;},{&quot;family&quot;:&quot;Salcedo-Sanz&quot;,&quot;given&quot;:&quot;S.&quot;,&quot;parse-names&quot;:false,&quot;dropping-particle&quot;:&quot;&quot;,&quot;non-dropping-particle&quot;:&quot;&quot;}],&quot;container-title&quot;:&quot;Renewable Energy&quot;,&quot;accessed&quot;:{&quot;date-parts&quot;:[[2021,12,12]]},&quot;DOI&quot;:&quot;10.1016/J.RENENE.2017.04.016&quot;,&quot;ISSN&quot;:&quot;0960-1481&quot;,&quot;issued&quot;:{&quot;date-parts&quot;:[[2017,10,1]]},&quot;page&quot;:&quot;428-437&quot;,&quot;abstract&quot;:&quot;Wind power ramp events are sudden increases or decreases of wind speed within a short period of time. Their prediction is nowadays one of the most important research trends in wind energy production because they can potentially damage wind turbines, causing an increase in wind farms management costs. In this paper, 6-h and 24-h binary (ramp/non-ramp) prediction based on reservoir computing methodology is proposed. This forecasting may be used to avoid damages in the turbines. Reservoir computing models are used because they are able to exploit the temporal structure of data. We focus on echo state networks, which are one of the most successfully applied reservoir computing models. The variables considered include past values of the ramp function and a set of meteorological variables, obtained from reanalysis data. Simulations of the system are performed in data from three wind farms located in Spain. The results show that our algorithm proposal is able to correctly predict about 60% of ramp events in both 6-h and 24-h prediction cases and 75% of the non-ramp events in the next 24-h case. These results are compared against state of the art models, obtaining in all cases significant improvements in favour of the proposed algorithm.&quot;,&quot;publisher&quot;:&quot;Pergamon&quot;,&quot;volume&quot;:&quot;111&quot;},&quot;isTemporary&quot;:false},{&quot;id&quot;:&quot;40ae303b-dc6c-36e4-a006-70620b76fafa&quot;,&quot;itemData&quot;:{&quot;type&quot;:&quot;article-journal&quot;,&quot;id&quot;:&quot;40ae303b-dc6c-36e4-a006-70620b76fafa&quot;,&quot;title&quot;:&quot;Model of selecting prediction window in ramps forecasting&quot;,&quot;author&quot;:[{&quot;family&quot;:&quot;Ouyang&quot;,&quot;given&quot;:&quot;Tinghui&quot;,&quot;parse-names&quot;:false,&quot;dropping-particle&quot;:&quot;&quot;,&quot;non-dropping-particle&quot;:&quot;&quot;},{&quot;family&quot;:&quot;Zha&quot;,&quot;given&quot;:&quot;Xiaoming&quot;,&quot;parse-names&quot;:false,&quot;dropping-particle&quot;:&quot;&quot;,&quot;non-dropping-particle&quot;:&quot;&quot;},{&quot;family&quot;:&quot;Qin&quot;,&quot;given&quot;:&quot;Liang&quot;,&quot;parse-names&quot;:false,&quot;dropping-particle&quot;:&quot;&quot;,&quot;non-dropping-particle&quot;:&quot;&quot;},{&quot;family&quot;:&quot;Xiong&quot;,&quot;given&quot;:&quot;Yi&quot;,&quot;parse-names&quot;:false,&quot;dropping-particle&quot;:&quot;&quot;,&quot;non-dropping-particle&quot;:&quot;&quot;},{&quot;family&quot;:&quot;Huang&quot;,&quot;given&quot;:&quot;Heming&quot;,&quot;parse-names&quot;:false,&quot;dropping-particle&quot;:&quot;&quot;,&quot;non-dropping-particle&quot;:&quot;&quot;}],&quot;container-title&quot;:&quot;Renewable Energy&quot;,&quot;accessed&quot;:{&quot;date-parts&quot;:[[2021,12,31]]},&quot;DOI&quot;:&quot;10.1016/J.RENENE.2017.02.035&quot;,&quot;ISSN&quot;:&quot;0960-1481&quot;,&quot;issued&quot;:{&quot;date-parts&quot;:[[2017,8,1]]},&quot;page&quot;:&quot;98-107&quot;,&quot;abstract&quot;:&quot;Prediction of wind power ramp events is important to the stability operation of power system, it is realized by combining wind power prediction of several continuous units for long-term power prediction, then using detecting algorithms to extract ramps. A prediction unit is a prediction time window. Its size impacts the accuracy of predicting ramps, and an optimization model is proposed to select the suitable window size. First, a swinging door algorithm is applied to extract ramp events from historical data. A model for optimizing the time window size is established based on the minimum non-ramp data in a ramp window. The solution of the proposed model is discussed, including the selection of variables, constraints and algorithm. The model presented in this paper is tested, and performance of selected time window is discussed. Computational analysis demonstrates the validity of the model.&quot;,&quot;publisher&quot;:&quot;Pergamon&quot;,&quot;volume&quot;:&quot;108&quot;},&quot;isTemporary&quot;:false},{&quot;id&quot;:&quot;729a066a-93f5-3b54-96a8-e7f6f0166929&quot;,&quot;itemData&quot;:{&quot;type&quot;:&quot;article-journal&quot;,&quot;id&quot;:&quot;729a066a-93f5-3b54-96a8-e7f6f0166929&quot;,&quot;title&quot;:&quot;Detection and statistics of wind power ramps&quot;,&quot;author&quot;:[{&quot;family&quot;:&quot;Sevlian&quot;,&quot;given&quot;:&quot;Raffi&quot;,&quot;parse-names&quot;:false,&quot;dropping-particle&quot;:&quot;&quot;,&quot;non-dropping-particle&quot;:&quot;&quot;},{&quot;family&quot;:&quot;Rajagopal&quot;,&quot;given&quot;:&quot;Ram&quot;,&quot;parse-names&quot;:false,&quot;dropping-particle&quot;:&quot;&quot;,&quot;non-dropping-particle&quot;:&quot;&quot;}],&quot;container-title&quot;:&quot;IEEE Transactions on Power Systems&quot;,&quot;accessed&quot;:{&quot;date-parts&quot;:[[2021,12,31]]},&quot;DOI&quot;:&quot;10.1109/TPWRS.2013.2266378&quot;,&quot;ISSN&quot;:&quot;08858950&quot;,&quot;issued&quot;:{&quot;date-parts&quot;:[[2013]]},&quot;page&quot;:&quot;3610-3620&quot;,&quot;abstract&quot;:&quot;Ramps events are a significant source of uncertainty in wind power generation. Developing statistical models from historical data for wind power ramps is important for designing intelligent distribution and market mechanisms for a future electric grid. This requires robust detection schemes for identifying wind ramps in data. In this paper, we propose an optimal detection technique for identifying wind ramps for large time series. The technique relies on defining a family of scoring functions associated with any rule for defining ramps on an interval of the time series. A dynamic programming recursion is then used to find all such ramp events. Identified wind ramps are used to propose a new stochastic framework to characterize wind ramps. Extensive statistical analysis is performed based on this framework, characterizing ramping duration and rates as well as other key features needed for evaluating the impact of wind ramps in the operation of the power system. In particular, evaluation of new ancillary services and wind ramp forecasting can benefit from the proposed approach.© 2013 IEEE.&quot;,&quot;issue&quot;:&quot;4&quot;,&quot;volume&quot;:&quot;28&quot;},&quot;isTemporary&quot;:false},{&quot;id&quot;:&quot;87902f37-2004-331f-aec4-80ee8bccae19&quot;,&quot;itemData&quot;:{&quot;type&quot;:&quot;report&quot;,&quot;id&quot;:&quot;87902f37-2004-331f-aec4-80ee8bccae19&quot;,&quot;title&quot;:&quot;A survey on wind power ramp forecasting&quot;,&quot;author&quot;:[{&quot;family&quot;:&quot;Ferreira&quot;,&quot;given&quot;:&quot;C&quot;,&quot;parse-names&quot;:false,&quot;dropping-particle&quot;:&quot;&quot;,&quot;non-dropping-particle&quot;:&quot;&quot;},{&quot;family&quot;:&quot;Gama&quot;,&quot;given&quot;:&quot;J&quot;,&quot;parse-names&quot;:false,&quot;dropping-particle&quot;:&quot;&quot;,&quot;non-dropping-particle&quot;:&quot;&quot;},{&quot;family&quot;:&quot;Matias&quot;,&quot;given&quot;:&quot;L&quot;,&quot;parse-names&quot;:false,&quot;dropping-particle&quot;:&quot;&quot;,&quot;non-dropping-particle&quot;:&quot;&quot;},{&quot;family&quot;:&quot;Botterud&quot;,&quot;given&quot;:&quot;A&quot;,&quot;parse-names&quot;:false,&quot;dropping-particle&quot;:&quot;&quot;,&quot;non-dropping-particle&quot;:&quot;&quot;},{&quot;family&quot;:&quot;Wang&quot;,&quot;given&quot;:&quot;J&quot;,&quot;parse-names&quot;:false,&quot;dropping-particle&quot;:&quot;&quot;,&quot;non-dropping-particle&quot;:&quot;&quot;}],&quot;accessed&quot;:{&quot;date-parts&quot;:[[2021,12,12]]},&quot;DOI&quot;:&quot;10.2172/1008309&quot;,&quot;URL&quot;:&quot;http://www.osti.gov/servlets/purl/1008309/&quot;,&quot;issued&quot;:{&quot;date-parts&quot;:[[2011,2,23]]},&quot;publisher-place&quot;:&quot;Argonne, IL (United States)&quot;,&quot;number-of-pages&quot;:&quot;28&quot;,&quot;abstract&quot;:&quot;The increasing use of wind power as a source of electricity poses new challenges with regard to both power production and load balance in the electricity grid. This new source of energy is volatile and highly variable. The only way to integrate such power into the grid is to develop reliable and accurate wind power forecasting systems. Electricity generated from wind power can be highly variable at several different timescales: sub-hourly, hourly, daily, and seasonally. Wind energy, like other electricity sources, must be scheduled. Although wind power forecasting methods are used, the ability to predict wind plant output remains relatively low for short-term operation. Because instantaneous electrical generation and consumption must remain in balance to maintain grid stability, wind power's variability can present substantial challenges when large amounts of wind power are incorporated into a grid system. A critical issue is ramp events, which are sudden and large changes (increases or decreases) in wind power. This report presents an overview of current ramp definitions and state-of-the-art approaches in ramp event forecasting.&quot;},&quot;isTemporary&quot;:false}],&quot;isEdited&quot;:false,&quot;citationTag&quot;:&quot;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&quot;,&quot;manualOverride&quot;:{&quot;isManuallyOverridden&quot;:false,&quot;manualOverrideText&quot;:&quot;&quot;,&quot;citeprocText&quot;:&quot;(Gallego-Castillo, Cuerva-Tejero, and Lopez-Garcia 2015; Cui et al. 2017; Zhang et al. 2017; Hannesdóttir and Kelly 2019; Cheneka, Watson, and Basu 2020; Dorado-Moreno et al. 2017; Ouyang et al. 2017; Sevlian and Rajagopal 2013; Ferreira et al. 2011)&quot;}},{&quot;properties&quot;:{&quot;noteIndex&quot;:0},&quot;citationID&quot;:&quot;MENDELEY_CITATION_eb390526-fcdd-48f3-b991-7bc74a5dd389&quot;,&quot;citationItems&quot;:[{&quot;id&quot;:&quot;65acf0ac-c688-3e27-aba7-8b0ac717e0df&quot;,&quot;itemData&quot;:{&quot;type&quot;:&quot;article-journal&quot;,&quot;id&quot;:&quot;65acf0ac-c688-3e27-aba7-8b0ac717e0df&quot;,&quot;title&quot;:&quot;A Wind Energy Ramp Tool and Metric for Measuring the Skill of Numerical Weather Prediction Models&quot;,&quot;author&quot;:[{&quot;family&quot;:&quot;Bianco&quot;,&quot;given&quot;:&quot;Laura&quot;,&quot;parse-names&quot;:false,&quot;dropping-particle&quot;:&quot;&quot;,&quot;non-dropping-particle&quot;:&quot;&quot;},{&quot;family&quot;:&quot;Djalalova&quot;,&quot;given&quot;:&quot;Irina&quot;,&quot;parse-names&quot;:false,&quot;dropping-particle&quot;:&quot;v.&quot;,&quot;non-dropping-particle&quot;:&quot;&quot;},{&quot;family&quot;:&quot;Wilczak&quot;,&quot;given&quot;:&quot;James M.&quot;,&quot;parse-names&quot;:false,&quot;dropping-particle&quot;:&quot;&quot;,&quot;non-dropping-particle&quot;:&quot;&quot;},{&quot;family&quot;:&quot;Cline&quot;,&quot;given&quot;:&quot;Joel&quot;,&quot;parse-names&quot;:false,&quot;dropping-particle&quot;:&quot;&quot;,&quot;non-dropping-particle&quot;:&quot;&quot;},{&quot;family&quot;:&quot;Calvert&quot;,&quot;given&quot;:&quot;Stan&quot;,&quot;parse-names&quot;:false,&quot;dropping-particle&quot;:&quot;&quot;,&quot;non-dropping-particle&quot;:&quot;&quot;},{&quot;family&quot;:&quot;Konopleva-Akish&quot;,&quot;given&quot;:&quot;Elena&quot;,&quot;parse-names&quot;:false,&quot;dropping-particle&quot;:&quot;&quot;,&quot;non-dropping-particle&quot;:&quot;&quot;},{&quot;family&quot;:&quot;Finley&quot;,&quot;given&quot;:&quot;Cathy&quot;,&quot;parse-names&quot;:false,&quot;dropping-particle&quot;:&quot;&quot;,&quot;non-dropping-particle&quot;:&quot;&quot;},{&quot;family&quot;:&quot;Freedman&quot;,&quot;given&quot;:&quot;Jeffrey&quot;,&quot;parse-names&quot;:false,&quot;dropping-particle&quot;:&quot;&quot;,&quot;non-dropping-particle&quot;:&quot;&quot;}],&quot;container-title&quot;:&quot;Weather and Forecasting&quot;,&quot;accessed&quot;:{&quot;date-parts&quot;:[[2021,12,12]]},&quot;DOI&quot;:&quot;10.1175/WAF-D-15-0144.1&quot;,&quot;ISSN&quot;:&quot;1520-0434&quot;,&quot;URL&quot;:&quot;https://journals.ametsoc.org/view/journals/wefo/31/4/waf-d-15-0144_1.xml&quot;,&quot;issued&quot;:{&quot;date-parts&quot;:[[2016,8,1]]},&quot;page&quot;:&quot;1137-1156&quot;,&quot;abstract&quot;:&quot;A wind energy Ramp Tool and Metric (RT &amp; M) has been developed out of recognition that during significant ramp events (large changes in wind power Δp over short periods of time Δt) it is more difficult to balance the electric load with power production than during quiescent periods between ramp events. A ramp-specific metric is needed because standard metrics do not give special consideration to ramp events and hence may not provide an appropriate measure of model skill or skill improvement. This RT &amp; M has three components. The first identifies ramp events in the power time series. The second matches in time forecast and observed ramps. The third determines a skill score of the forecast model. This is calculated from a utility operator's perspective, incorporates phase and duration errors in time as well as power amplitude errors, and recognizes that up and down ramps have different impacts on grid operation. The RT &amp; M integrates skill over a matrix of ramp events of varying amplitudes and durations.&quot;,&quot;publisher&quot;:&quot;American Meteorological Society&quot;,&quot;issue&quot;:&quot;4&quot;,&quot;volume&quot;:&quot;31&quot;},&quot;isTemporary&quot;:false}],&quot;isEdited&quot;:false,&quot;citationTag&quot;:&quot;MENDELEY_CITATION_v3_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&quot;,&quot;manualOverride&quot;:{&quot;isManuallyOverridden&quot;:false,&quot;manualOverrideText&quot;:&quot;&quot;,&quot;citeprocText&quot;:&quot;(Bianco et al. 2016)&quot;}},{&quot;properties&quot;:{&quot;noteIndex&quot;:0},&quot;citationID&quot;:&quot;MENDELEY_CITATION_562eb74d-4bc5-4575-9c83-71e81d76291c&quot;,&quot;citationItems&quot;:[{&quot;id&quot;:&quot;c08d6f6b-07a2-3892-b3e9-838d83fb077f&quot;,&quot;itemData&quot;:{&quot;type&quot;:&quot;book&quot;,&quot;id&quot;:&quot;c08d6f6b-07a2-3892-b3e9-838d83fb077f&quot;,&quot;title&quot;:&quot;Statistical methods in the atmospheric sciences&quot;,&quot;author&quot;:[{&quot;family&quot;:&quot;Wilks&quot;,&quot;given&quot;:&quot;Daniel S.&quot;,&quot;parse-names&quot;:false,&quot;dropping-particle&quot;:&quot;&quot;,&quot;non-dropping-particle&quot;:&quot;&quot;}],&quot;accessed&quot;:{&quot;date-parts&quot;:[[2017,7,25]]},&quot;ISBN&quot;:&quot;9780123850232&quot;,&quot;issued&quot;:{&quot;date-parts&quot;:[[2011]]},&quot;publisher-place&quot;:&quot;Amsterdam, Netherlands&quot;,&quot;number-of-pages&quot;:&quot;676&quot;,&quot;abstract&quot;:&quot;3rd ed. Praise for the First Edition: \&quot;I recommend this book, without hesitation, as either a reference or course text ... Wilks' excellent book provides a thorough base in applied statistical methods for atmospheric sciences.\&quot;--BAMS (Bulletin of the American Meteorological Society) Fundamentally, statistics is concerned with managing data and making inferences and forecasts in the face of uncertainty. It should not be surprising, therefore, that statistical methods have a key role to play in the atmospheric sciences. It is the uncertainty in atmospheric behavior that continues to move research forward and drive innovations in atmospheric modeling and prediction. This revised and expanded text explains the latest statistical methods that are being used to describe, analyze, test and forecast atmospheric data. It features numerous worked examples, illustrations, equations, and exercises with separate solutions. Statistical Methods in the Atmospheric Sciences, Second Edition will help advanced students and professionals understand and communicate what their data sets have to say, and make sense of the scientific literature in meteorology, climatology, and related disciplines. Accessible presentation and explanation of techniques for atmospheric data summarization, analysis, testing and forecasting Many worked examples End-of-chapter exercises, with answers provided. I Preliminaries -- Ch. 1 Introduction -- Ch. 2 Review of Probability -- II Univariate Statistics -- Ch. 3 Empirical Distributions and Exploratory Data Analysis -- Ch. 4 Parametric Probability Distributions -- Ch. 5 Frequentist Statistical Inference -- Ch. 6 Bayesian Inference -- Ch. 7 Statistical Forecasting -- Ch. 8 Forecast Verification -- Ch. 9 Time Series -- III Multivariate Statistics -- Ch. 10 Matrix Algebra and Random Matrices -- Ch. 11 The Multivariate Normal (MVN) Distribution -- Ch. 12 Principal Component (EOF) Analysis -- Ch. 13 Canonical Correlation Analysis (CCA) -- Ch. 14 Discrimination and Classification -- Ch. 15 Cluster Analysis -- Appendix A Example Data Sets -- Appendix B Probability Tables -- Appendix C Answers to Exercises -- References -- Index.&quot;,&quot;publisher&quot;:&quot;Academic Press&quot;},&quot;isTemporary&quot;:false}],&quot;isEdited&quot;:false,&quot;citationTag&quot;:&quot;MENDELEY_CITATION_v3_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&quot;,&quot;manualOverride&quot;:{&quot;isManuallyOverridden&quot;:false,&quot;manualOverrideText&quot;:&quot;&quot;,&quot;citeprocText&quot;:&quot;(Wilks 2011)&quot;}},{&quot;properties&quot;:{&quot;noteIndex&quot;:0},&quot;citationID&quot;:&quot;MENDELEY_CITATION_373e504a-f46d-4abe-9d91-3f4d3cecb16a&quot;,&quot;isEdited&quot;:false,&quot;citationItems&quot;:[{&quot;id&quot;:&quot;6eb05b75-ee8e-3f40-b6a5-e1098af8e32c&quot;,&quot;itemData&quot;:{&quot;type&quot;:&quot;article-journal&quot;,&quot;id&quot;:&quot;6eb05b75-ee8e-3f40-b6a5-e1098af8e32c&quot;,&quot;title&quot;:&quot;Visualizing Multiple Measures of Forecast Quality&quot;,&quot;author&quot;:[{&quot;family&quot;:&quot;Roebber&quot;,&quot;given&quot;:&quot;Paul J.&quot;,&quot;parse-names&quot;:false,&quot;dropping-particle&quot;:&quot;&quot;,&quot;non-dropping-particle&quot;:&quot;&quot;}],&quot;container-title&quot;:&quot;Weather and Forecasting&quot;,&quot;accessed&quot;:{&quot;date-parts&quot;:[[2021,11,2]]},&quot;DOI&quot;:&quot;10.1175/2008WAF2222159.1&quot;,&quot;ISSN&quot;:&quot;1520-0434&quot;,&quot;URL&quot;:&quot;https://journals.ametsoc.org/view/journals/wefo/24/2/2008waf2222159_1.xml&quot;,&quot;issued&quot;:{&quot;date-parts&quot;:[[2009,4,1]]},&quot;page&quot;:&quot;601-608&quot;,&quot;abstract&quot;:&quot;A method for visually representing multiple measures of dichotomous (yes-no) forecast quality (probability of detection, false alarm ratio, bias, and critical success index) in a single diagram is presented. Illustration of the method is provided using performance statistics from two previously published forecast verification studies (snowfall density and convective initiation) and a verification of several new forecast datasets: Storm Prediction Center forecasts of severe storms (nontornadic and tornadic), Hydrometeorological Prediction Center forecasts of heavy precipitation (greater than 12.5 mm in a 6-h period), National Weather Service Forecast Office terminal aviation forecasts (ceiling and visibility), and medium-range ensemble forecasts of 500-hPa height anomalies. The use of such verification metrics in concert with more detailed investigations to advance forecasting is briefly discussed. © 2009 American Meteorological Society.&quot;,&quot;publisher&quot;:&quot;American Meteorological Society&quot;,&quot;issue&quot;:&quot;2&quot;,&quot;volume&quot;:&quot;24&quot;},&quot;isTemporary&quot;:false}],&quot;citationTag&quot;:&quot;MENDELEY_CITATION_v3_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&quot;,&quot;manualOverride&quot;:{&quot;isManuallyOverridden&quot;:true,&quot;manualOverrideText&quot;:&quot;Roebber (2009)&quot;,&quot;citeprocText&quot;:&quot;(Roebber 2009)&quot;}},{&quot;properties&quot;:{&quot;noteIndex&quot;:0},&quot;citationID&quot;:&quot;MENDELEY_CITATION_245fe603-b415-435e-9db8-8eea13525edd&quot;,&quot;citationItems&quot;:[{&quot;id&quot;:&quot;50649d01-961f-3591-8631-85357eeb5164&quot;,&quot;itemData&quot;:{&quot;type&quot;:&quot;article-journal&quot;,&quot;id&quot;:&quot;50649d01-961f-3591-8631-85357eeb5164&quot;,&quot;title&quot;:&quot;CORRIGENDUM: False Alarm Rate or False Alarm Ratio?&quot;,&quot;author&quot;:[{&quot;family&quot;:&quot;Barnes&quot;,&quot;given&quot;:&quot;Lindsey R.&quot;,&quot;parse-names&quot;:false,&quot;dropping-particle&quot;:&quot;&quot;,&quot;non-dropping-particle&quot;:&quot;&quot;},{&quot;family&quot;:&quot;Schultz&quot;,&quot;given&quot;:&quot;David M.&quot;,&quot;parse-names&quot;:false,&quot;dropping-particle&quot;:&quot;&quot;,&quot;non-dropping-particle&quot;:&quot;&quot;},{&quot;family&quot;:&quot;Gruntfest&quot;,&quot;given&quot;:&quot;Eve C.&quot;,&quot;parse-names&quot;:false,&quot;dropping-particle&quot;:&quot;&quot;,&quot;non-dropping-particle&quot;:&quot;&quot;},{&quot;family&quot;:&quot;Hayden&quot;,&quot;given&quot;:&quot;Mary H.&quot;,&quot;parse-names&quot;:false,&quot;dropping-particle&quot;:&quot;&quot;,&quot;non-dropping-particle&quot;:&quot;&quot;},{&quot;family&quot;:&quot;Benight&quot;,&quot;given&quot;:&quot;Charles C.&quot;,&quot;parse-names&quot;:false,&quot;dropping-particle&quot;:&quot;&quot;,&quot;non-dropping-particle&quot;:&quot;&quot;}],&quot;container-title&quot;:&quot;Weather and Forecasting&quot;,&quot;accessed&quot;:{&quot;date-parts&quot;:[[2021,11,2]]},&quot;DOI&quot;:&quot;10.1175/2009WAF2222300.1&quot;,&quot;ISSN&quot;:&quot;1520-0434&quot;,&quot;URL&quot;:&quot;https://journals.ametsoc.org/view/journals/wefo/24/5/2009waf2222300_1.xml&quot;,&quot;issued&quot;:{&quot;date-parts&quot;:[[2009,10,1]]},&quot;page&quot;:&quot;1452-1454&quot;,&quot;abstract&quot;:&quot;Two items need to be clarified from an earlier work of the authors. The first is that the layout of the 2×2 contingency table was reversed from standard practice, with the titles of \&quot;observed event\&quot; and \&quot;forecast\&quot; transposed. The second is that FAR should have represented \&quot;false alarm ratio,\&quot; not \&quot;false alarm rate.\&quot; Unfortunately, the terminology used in the atmospheric sciences is confusing, with authors as early as 1965 having used the terminology differently from currently accepted practice. More recent studies are not much better. A survey of peer-reviewed articles published in American Meteorological Society journals between 2001 and 2007 found that, of 26 articles using those terms, 10 (38%) used them inconsistently with the currently accepted definitions. This article recommends that authors make explicit how their verification statistics are calculated in their manuscripts and consider using the terms probability of false detection and probability of false alarm instead of false alarm rate and false alarm ratio. © 2009 American Meteorological Society.&quot;,&quot;publisher&quot;:&quot;American Meteorological Society&quot;,&quot;issue&quot;:&quot;5&quot;,&quot;volume&quot;:&quot;24&quot;},&quot;isTemporary&quot;:false},{&quot;id&quot;:&quot;c08d6f6b-07a2-3892-b3e9-838d83fb077f&quot;,&quot;itemData&quot;:{&quot;type&quot;:&quot;book&quot;,&quot;id&quot;:&quot;c08d6f6b-07a2-3892-b3e9-838d83fb077f&quot;,&quot;title&quot;:&quot;Statistical methods in the atmospheric sciences&quot;,&quot;author&quot;:[{&quot;family&quot;:&quot;Wilks&quot;,&quot;given&quot;:&quot;Daniel S.&quot;,&quot;parse-names&quot;:false,&quot;dropping-particle&quot;:&quot;&quot;,&quot;non-dropping-particle&quot;:&quot;&quot;}],&quot;accessed&quot;:{&quot;date-parts&quot;:[[2017,7,25]]},&quot;ISBN&quot;:&quot;9780123850232&quot;,&quot;issued&quot;:{&quot;date-parts&quot;:[[2011]]},&quot;publisher-place&quot;:&quot;Amsterdam, Netherlands&quot;,&quot;number-of-pages&quot;:&quot;676&quot;,&quot;abstract&quot;:&quot;3rd ed. Praise for the First Edition: \&quot;I recommend this book, without hesitation, as either a reference or course text ... Wilks' excellent book provides a thorough base in applied statistical methods for atmospheric sciences.\&quot;--BAMS (Bulletin of the American Meteorological Society) Fundamentally, statistics is concerned with managing data and making inferences and forecasts in the face of uncertainty. It should not be surprising, therefore, that statistical methods have a key role to play in the atmospheric sciences. It is the uncertainty in atmospheric behavior that continues to move research forward and drive innovations in atmospheric modeling and prediction. This revised and expanded text explains the latest statistical methods that are being used to describe, analyze, test and forecast atmospheric data. It features numerous worked examples, illustrations, equations, and exercises with separate solutions. Statistical Methods in the Atmospheric Sciences, Second Edition will help advanced students and professionals understand and communicate what their data sets have to say, and make sense of the scientific literature in meteorology, climatology, and related disciplines. Accessible presentation and explanation of techniques for atmospheric data summarization, analysis, testing and forecasting Many worked examples End-of-chapter exercises, with answers provided. I Preliminaries -- Ch. 1 Introduction -- Ch. 2 Review of Probability -- II Univariate Statistics -- Ch. 3 Empirical Distributions and Exploratory Data Analysis -- Ch. 4 Parametric Probability Distributions -- Ch. 5 Frequentist Statistical Inference -- Ch. 6 Bayesian Inference -- Ch. 7 Statistical Forecasting -- Ch. 8 Forecast Verification -- Ch. 9 Time Series -- III Multivariate Statistics -- Ch. 10 Matrix Algebra and Random Matrices -- Ch. 11 The Multivariate Normal (MVN) Distribution -- Ch. 12 Principal Component (EOF) Analysis -- Ch. 13 Canonical Correlation Analysis (CCA) -- Ch. 14 Discrimination and Classification -- Ch. 15 Cluster Analysis -- Appendix A Example Data Sets -- Appendix B Probability Tables -- Appendix C Answers to Exercises -- References -- Index.&quot;,&quot;publisher&quot;:&quot;Academic Press&quot;},&quot;isTemporary&quot;:false}],&quot;isEdited&quot;:false,&quot;citationTag&quot;:&quot;MENDELEY_CITATION_v3_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&quot;,&quot;manualOverride&quot;:{&quot;isManuallyOverridden&quot;:false,&quot;manualOverrideText&quot;:&quot;&quot;,&quot;citeprocText&quot;:&quot;(Barnes et al. 2009; Wilks 2011)&quot;}},{&quot;properties&quot;:{&quot;noteIndex&quot;:0},&quot;citationID&quot;:&quot;MENDELEY_CITATION_9f3e6647-c5c3-448b-bda7-e70a4445710c&quot;,&quot;citationItems&quot;:[{&quot;id&quot;:&quot;9a0e1ed3-9ffa-3d7a-8621-1e640119eb0b&quot;,&quot;itemData&quot;:{&quot;type&quot;:&quot;article-journal&quot;,&quot;id&quot;:&quot;9a0e1ed3-9ffa-3d7a-8621-1e640119eb0b&quot;,&quot;title&quot;:&quot;Equitable Skill Scores for Categorical Forecasts&quot;,&quot;author&quot;:[{&quot;family&quot;:&quot;Gandin&quot;,&quot;given&quot;:&quot;Lev S.&quot;,&quot;parse-names&quot;:false,&quot;dropping-particle&quot;:&quot;&quot;,&quot;non-dropping-particle&quot;:&quot;&quot;},{&quot;family&quot;:&quot;Murphy&quot;,&quot;given&quot;:&quot;Allan H.&quot;,&quot;parse-names&quot;:false,&quot;dropping-particle&quot;:&quot;&quot;,&quot;non-dropping-particle&quot;:&quot;&quot;}],&quot;container-title&quot;:&quot;Monthly Weather Review&quot;,&quot;accessed&quot;:{&quot;date-parts&quot;:[[2021,12,12]]},&quot;DOI&quot;:&quot;10.1175/1520-0493(1992)120&quot;,&quot;ISSN&quot;:&quot;1520-0493&quot;,&quot;URL&quot;:&quot;https://journals.ametsoc.org/view/journals/mwre/120/2/1520-0493_1992_120_0361_essfcf_2_0_co_2.xml&quot;,&quot;issued&quot;:{&quot;date-parts&quot;:[[1992,2,1]]},&quot;page&quot;:&quot;361-370&quot;,&quot;publisher&quot;:&quot;American Meteorological Society&quot;,&quot;issue&quot;:&quot;2&quot;,&quot;volume&quot;:&quot;120&quot;},&quot;isTemporary&quot;:false},{&quot;id&quot;:&quot;c08d6f6b-07a2-3892-b3e9-838d83fb077f&quot;,&quot;itemData&quot;:{&quot;type&quot;:&quot;book&quot;,&quot;id&quot;:&quot;c08d6f6b-07a2-3892-b3e9-838d83fb077f&quot;,&quot;title&quot;:&quot;Statistical methods in the atmospheric sciences&quot;,&quot;author&quot;:[{&quot;family&quot;:&quot;Wilks&quot;,&quot;given&quot;:&quot;Daniel S.&quot;,&quot;parse-names&quot;:false,&quot;dropping-particle&quot;:&quot;&quot;,&quot;non-dropping-particle&quot;:&quot;&quot;}],&quot;accessed&quot;:{&quot;date-parts&quot;:[[2017,7,25]]},&quot;ISBN&quot;:&quot;9780123850232&quot;,&quot;issued&quot;:{&quot;date-parts&quot;:[[2011]]},&quot;publisher-place&quot;:&quot;Amsterdam, Netherlands&quot;,&quot;number-of-pages&quot;:&quot;676&quot;,&quot;abstract&quot;:&quot;3rd ed. Praise for the First Edition: \&quot;I recommend this book, without hesitation, as either a reference or course text ... Wilks' excellent book provides a thorough base in applied statistical methods for atmospheric sciences.\&quot;--BAMS (Bulletin of the American Meteorological Society) Fundamentally, statistics is concerned with managing data and making inferences and forecasts in the face of uncertainty. It should not be surprising, therefore, that statistical methods have a key role to play in the atmospheric sciences. It is the uncertainty in atmospheric behavior that continues to move research forward and drive innovations in atmospheric modeling and prediction. This revised and expanded text explains the latest statistical methods that are being used to describe, analyze, test and forecast atmospheric data. It features numerous worked examples, illustrations, equations, and exercises with separate solutions. Statistical Methods in the Atmospheric Sciences, Second Edition will help advanced students and professionals understand and communicate what their data sets have to say, and make sense of the scientific literature in meteorology, climatology, and related disciplines. Accessible presentation and explanation of techniques for atmospheric data summarization, analysis, testing and forecasting Many worked examples End-of-chapter exercises, with answers provided. I Preliminaries -- Ch. 1 Introduction -- Ch. 2 Review of Probability -- II Univariate Statistics -- Ch. 3 Empirical Distributions and Exploratory Data Analysis -- Ch. 4 Parametric Probability Distributions -- Ch. 5 Frequentist Statistical Inference -- Ch. 6 Bayesian Inference -- Ch. 7 Statistical Forecasting -- Ch. 8 Forecast Verification -- Ch. 9 Time Series -- III Multivariate Statistics -- Ch. 10 Matrix Algebra and Random Matrices -- Ch. 11 The Multivariate Normal (MVN) Distribution -- Ch. 12 Principal Component (EOF) Analysis -- Ch. 13 Canonical Correlation Analysis (CCA) -- Ch. 14 Discrimination and Classification -- Ch. 15 Cluster Analysis -- Appendix A Example Data Sets -- Appendix B Probability Tables -- Appendix C Answers to Exercises -- References -- Index.&quot;,&quot;publisher&quot;:&quot;Academic Press&quot;},&quot;isTemporary&quot;:false}],&quot;isEdited&quot;:false,&quot;citationTag&quot;:&quot;MENDELEY_CITATION_v3_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&quot;,&quot;manualOverride&quot;:{&quot;isManuallyOverridden&quot;:false,&quot;manualOverrideText&quot;:&quot;&quot;,&quot;citeprocText&quot;:&quot;(Gandin and Murphy 1992; Wilks 2011)&quot;}},{&quot;properties&quot;:{&quot;noteIndex&quot;:0},&quot;citationID&quot;:&quot;MENDELEY_CITATION_9e6747c8-9882-461a-9e6a-a613d2401eba&quot;,&quot;citationItems&quot;:[{&quot;id&quot;:&quot;c08d6f6b-07a2-3892-b3e9-838d83fb077f&quot;,&quot;itemData&quot;:{&quot;type&quot;:&quot;book&quot;,&quot;id&quot;:&quot;c08d6f6b-07a2-3892-b3e9-838d83fb077f&quot;,&quot;title&quot;:&quot;Statistical methods in the atmospheric sciences&quot;,&quot;author&quot;:[{&quot;family&quot;:&quot;Wilks&quot;,&quot;given&quot;:&quot;Daniel S.&quot;,&quot;parse-names&quot;:false,&quot;dropping-particle&quot;:&quot;&quot;,&quot;non-dropping-particle&quot;:&quot;&quot;}],&quot;accessed&quot;:{&quot;date-parts&quot;:[[2017,7,25]]},&quot;ISBN&quot;:&quot;9780123850232&quot;,&quot;issued&quot;:{&quot;date-parts&quot;:[[2011]]},&quot;publisher-place&quot;:&quot;Amsterdam, Netherlands&quot;,&quot;number-of-pages&quot;:&quot;676&quot;,&quot;abstract&quot;:&quot;3rd ed. Praise for the First Edition: \&quot;I recommend this book, without hesitation, as either a reference or course text ... Wilks' excellent book provides a thorough base in applied statistical methods for atmospheric sciences.\&quot;--BAMS (Bulletin of the American Meteorological Society) Fundamentally, statistics is concerned with managing data and making inferences and forecasts in the face of uncertainty. It should not be surprising, therefore, that statistical methods have a key role to play in the atmospheric sciences. It is the uncertainty in atmospheric behavior that continues to move research forward and drive innovations in atmospheric modeling and prediction. This revised and expanded text explains the latest statistical methods that are being used to describe, analyze, test and forecast atmospheric data. It features numerous worked examples, illustrations, equations, and exercises with separate solutions. Statistical Methods in the Atmospheric Sciences, Second Edition will help advanced students and professionals understand and communicate what their data sets have to say, and make sense of the scientific literature in meteorology, climatology, and related disciplines. Accessible presentation and explanation of techniques for atmospheric data summarization, analysis, testing and forecasting Many worked examples End-of-chapter exercises, with answers provided. I Preliminaries -- Ch. 1 Introduction -- Ch. 2 Review of Probability -- II Univariate Statistics -- Ch. 3 Empirical Distributions and Exploratory Data Analysis -- Ch. 4 Parametric Probability Distributions -- Ch. 5 Frequentist Statistical Inference -- Ch. 6 Bayesian Inference -- Ch. 7 Statistical Forecasting -- Ch. 8 Forecast Verification -- Ch. 9 Time Series -- III Multivariate Statistics -- Ch. 10 Matrix Algebra and Random Matrices -- Ch. 11 The Multivariate Normal (MVN) Distribution -- Ch. 12 Principal Component (EOF) Analysis -- Ch. 13 Canonical Correlation Analysis (CCA) -- Ch. 14 Discrimination and Classification -- Ch. 15 Cluster Analysis -- Appendix A Example Data Sets -- Appendix B Probability Tables -- Appendix C Answers to Exercises -- References -- Index.&quot;,&quot;publisher&quot;:&quot;Academic Press&quot;},&quot;isTemporary&quot;:false}],&quot;isEdited&quot;:false,&quot;citationTag&quot;:&quot;MENDELEY_CITATION_v3_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&quot;,&quot;manualOverride&quot;:{&quot;isManuallyOverridden&quot;:false,&quot;manualOverrideText&quot;:&quot;&quot;,&quot;citeprocText&quot;:&quot;(Wilks 2011)&quot;}},{&quot;properties&quot;:{&quot;noteIndex&quot;:0},&quot;citationID&quot;:&quot;MENDELEY_CITATION_ef3855ff-d37d-4287-80e0-9e0c3477ece4&quot;,&quot;citationItems&quot;:[{&quot;id&quot;:&quot;18748332-9d7e-3c40-827d-81610db22d85&quot;,&quot;itemData&quot;:{&quot;type&quot;:&quot;article-journal&quot;,&quot;id&quot;:&quot;18748332-9d7e-3c40-827d-81610db22d85&quot;,&quot;title&quot;:&quot;Equitability Revisited: Why the “Equitable Threat Score” Is Not Equitable&quot;,&quot;author&quot;:[{&quot;family&quot;:&quot;Hogan&quot;,&quot;given&quot;:&quot;Robin J.&quot;,&quot;parse-names&quot;:false,&quot;dropping-particle&quot;:&quot;&quot;,&quot;non-dropping-particle&quot;:&quot;&quot;},{&quot;family&quot;:&quot;Ferro&quot;,&quot;given&quot;:&quot;Christopher A. T.&quot;,&quot;parse-names&quot;:false,&quot;dropping-particle&quot;:&quot;&quot;,&quot;non-dropping-particle&quot;:&quot;&quot;},{&quot;family&quot;:&quot;Jolliffe&quot;,&quot;given&quot;:&quot;Ian T.&quot;,&quot;parse-names&quot;:false,&quot;dropping-particle&quot;:&quot;&quot;,&quot;non-dropping-particle&quot;:&quot;&quot;},{&quot;family&quot;:&quot;Stephenson&quot;,&quot;given&quot;:&quot;David B.&quot;,&quot;parse-names&quot;:false,&quot;dropping-particle&quot;:&quot;&quot;,&quot;non-dropping-particle&quot;:&quot;&quot;}],&quot;container-title&quot;:&quot;Weather and Forecasting&quot;,&quot;accessed&quot;:{&quot;date-parts&quot;:[[2021,11,2]]},&quot;DOI&quot;:&quot;10.1175/2009WAF2222350.1&quot;,&quot;ISSN&quot;:&quot;1520-0434&quot;,&quot;URL&quot;:&quot;https://journals.ametsoc.org/view/journals/wefo/25/2/2009waf2222350_1.xml&quot;,&quot;issued&quot;:{&quot;date-parts&quot;:[[2010,4,1]]},&quot;page&quot;:&quot;710-726&quot;,&quot;abstract&quot;:&quot;In the forecasting of binary events, verification measures that are \&quot;equitable\&quot; were defined by Gandin and Murphy to satisfy two requirements: 1) they award all random forecasting systems, including those that always issue the same forecast, the same expected score (typically zero), and 2) they are expressible as the linear weighted sum of the elements of the contingency table, where the weights are independent of the entries in the table, apart from the base rate. The authors demonstrate that the widely used \&quot;equitable threat score\&quot; (ETS), as well as numerous others, satisfies neither of these requirements and only satisfies the first requirement in the limit of an infinite sample size. Such measures are referred to as \&quot;asymptotically equitable.\&quot; In the case of ETS, the expected score of a random forecasting system is always positive and only falls below 0.01 when the number of samples is greater than around 30. Two other asymptotically equitable measures are the odds ratio skill score and the symmetric extreme dependency score, which are more strongly inequitable than ETS, particularly for rare events; for example, when the base rate is 2% and the sample size is 1000, random but unbiased forecasting systems yield an expected score of around -0.5, reducing in magnitude to -0.01 or smaller only for sample sizes exceeding 25 000. This presents a problem since these nonlinear measures have other desirable properties, in particular being reliable indicators of skill for rare events (provided that the sample size is large enough). A potential way to reconcile these properties with equitability is to recognize that Gandin and Murphy's two requirements are independent, and the second can be safely discarded without losing the key advantages of equitability that are embodied in the first. This enables inequitable and asymptotically equitable measures to be scaled to make them equitable, while retaining their nonlinearity and other properties such as being reliable indicators of skill for rare events. It also opens up the possibility of designing new equitable verification measures. © 2010 American Meteorological Society.&quot;,&quot;publisher&quot;:&quot;American Meteorological Society&quot;,&quot;issue&quot;:&quot;2&quot;,&quot;volume&quot;:&quot;25&quot;},&quot;isTemporary&quot;:false},{&quot;id&quot;:&quot;6ba15a27-dd14-3a30-974a-7ad0ad4e2dee&quot;,&quot;itemData&quot;:{&quot;type&quot;:&quot;article-journal&quot;,&quot;id&quot;:&quot;6ba15a27-dd14-3a30-974a-7ad0ad4e2dee&quot;,&quot;title&quot;:&quot;Verification of cloud-fraction forecasts&quot;,&quot;author&quot;:[{&quot;family&quot;:&quot;Hogan&quot;,&quot;given&quot;:&quot;Robin J.&quot;,&quot;parse-names&quot;:false,&quot;dropping-particle&quot;:&quot;&quot;,&quot;non-dropping-particle&quot;:&quot;&quot;},{&quot;family&quot;:&quot;O'Connor&quot;,&quot;given&quot;:&quot;Ewan J.&quot;,&quot;parse-names&quot;:false,&quot;dropping-particle&quot;:&quot;&quot;,&quot;non-dropping-particle&quot;:&quot;&quot;},{&quot;family&quot;:&quot;Illingworth&quot;,&quot;given&quot;:&quot;Anthony J.&quot;,&quot;parse-names&quot;:false,&quot;dropping-particle&quot;:&quot;&quot;,&quot;non-dropping-particle&quot;:&quot;&quot;}],&quot;container-title&quot;:&quot;Quarterly Journal of the Royal Meteorological Society&quot;,&quot;accessed&quot;:{&quot;date-parts&quot;:[[2021,11,2]]},&quot;DOI&quot;:&quot;10.1002/QJ.481&quot;,&quot;ISSN&quot;:&quot;1477-870X&quot;,&quot;URL&quot;:&quot;https://onlinelibrary.wiley.com/doi/full/10.1002/qj.481&quot;,&quot;issued&quot;:{&quot;date-parts&quot;:[[2009,7,1]]},&quot;page&quot;:&quot;1494-1511&quot;,&quot;abstract&quot;:&quot;Cloud radar and lidar can be used to evaluate the skill of numerical weather prediction models in forecasting the timing and placement of clouds, but care must be taken in choosing the appropriate metric of skill to use due to the non- Gaussian nature of cloud-fraction distributions. We compare the properties of a number of different verification measures and conclude that of existing measures the Log of Odds Ratio is the most suitable for cloud fraction. We also propose a new measure, the Symmetric Extreme Dependency Score, which has very attractive properties, being equitable (for large samples), difficult to hedge and independent of the frequency of occurrence of the quantity being verified. We then use data from five European ground-based sites and seven forecast models, processed using the 'Cloudnet' analysis system, to investigate the dependence of forecast skill on cloud fraction threshold (for binary skill scores), height, horizontal scale and (for the Met Office and German Weather Service models) forecast lead time. The models are found to be least skillful at predicting the timing and placement of boundary-layer clouds and most skilful at predicting mid-level clouds, although in the latter case they tend to underestimate mean cloud fraction when cloud is present. It is found that skill decreases approximately inverse-exponentially with forecast lead time, enabling a forecast 'half-life' to be estimated. When considering the skill of instantaneous model snapshots, we find typical values ranging between 2.5 and 4.5 days. © 2009 Royal Meteorological Society.&quot;,&quot;publisher&quot;:&quot;John Wiley &amp; Sons, Ltd&quot;,&quot;issue&quot;:&quot;643&quot;,&quot;volume&quot;:&quot;135&quot;},&quot;isTemporary&quot;:false},{&quot;id&quot;:&quot;1290f65e-e533-3452-b9ed-d897df17f66a&quot;,&quot;itemData&quot;:{&quot;type&quot;:&quot;article-journal&quot;,&quot;id&quot;:&quot;1290f65e-e533-3452-b9ed-d897df17f66a&quot;,&quot;title&quot;:&quot;Extremal Dependence Indices: Improved Verification Measures for Deterministic Forecasts of Rare Binary Events&quot;,&quot;author&quot;:[{&quot;family&quot;:&quot;Ferro&quot;,&quot;given&quot;:&quot;Christopher A. T.&quot;,&quot;parse-names&quot;:false,&quot;dropping-particle&quot;:&quot;&quot;,&quot;non-dropping-particle&quot;:&quot;&quot;},{&quot;family&quot;:&quot;Stephenson&quot;,&quot;given&quot;:&quot;David B.&quot;,&quot;parse-names&quot;:false,&quot;dropping-particle&quot;:&quot;&quot;,&quot;non-dropping-particle&quot;:&quot;&quot;}],&quot;container-title&quot;:&quot;Weather and Forecasting&quot;,&quot;accessed&quot;:{&quot;date-parts&quot;:[[2021,11,2]]},&quot;DOI&quot;:&quot;10.1175/WAF-D-10-05030.1&quot;,&quot;ISSN&quot;:&quot;1520-0434&quot;,&quot;URL&quot;:&quot;https://journals.ametsoc.org/view/journals/wefo/26/5/waf-d-10-05030_1.xml&quot;,&quot;issued&quot;:{&quot;date-parts&quot;:[[2011,10,1]]},&quot;page&quot;:&quot;699-713&quot;,&quot;abstract&quot;:&quot;Verifying forecasts of rare events is challenging, in part because traditional performance measures degenerate to trivial values as events become rarer. The extreme dependency score was proposed recently as a nondegenerating measure for the quality of deterministic forecasts of rare binary events. This measure has some undesirable properties, including being both easy to hedge and dependent on the base rate.Asymmetric extreme dependency score was also proposed recently, but this too is dependent on the base rate. These two scores and their properties are reviewed and the meanings of several properties, such as base-rate dependence and complement symmetry that have caused confusion are clarified. Two modified versions of the extreme dependency score, the extremal dependence index, and the symmetric extremal dependence index, are then proposed and are shown to overcome all of its shortcomings. The new measures are nondegenerating, baserate independent, asymptotically equitable, harder to hedge, and have regular isopleths that correspond to symmetric and asymmetric relative operating characteristic curves. © 2011 American Meteorological Society.&quot;,&quot;publisher&quot;:&quot;American Meteorological Society&quot;,&quot;issue&quot;:&quot;5&quot;,&quot;volume&quot;:&quot;26&quot;},&quot;isTemporary&quot;:false}],&quot;isEdited&quot;:false,&quot;citationTag&quot;:&quot;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&quot;,&quot;manualOverride&quot;:{&quot;isManuallyOverridden&quot;:false,&quot;manualOverrideText&quot;:&quot;&quot;,&quot;citeprocText&quot;:&quot;(Hogan et al. 2010; Hogan, O’Connor, and Illingworth 2009; Ferro and Stephenson 2011)&quot;}},{&quot;properties&quot;:{&quot;noteIndex&quot;:0},&quot;citationID&quot;:&quot;MENDELEY_CITATION_38f02c41-829e-47f1-97fc-59d08ccbf2da&quot;,&quot;citationItems&quot;:[{&quot;id&quot;:&quot;18748332-9d7e-3c40-827d-81610db22d85&quot;,&quot;itemData&quot;:{&quot;type&quot;:&quot;article-journal&quot;,&quot;id&quot;:&quot;18748332-9d7e-3c40-827d-81610db22d85&quot;,&quot;title&quot;:&quot;Equitability Revisited: Why the “Equitable Threat Score” Is Not Equitable&quot;,&quot;author&quot;:[{&quot;family&quot;:&quot;Hogan&quot;,&quot;given&quot;:&quot;Robin J.&quot;,&quot;parse-names&quot;:false,&quot;dropping-particle&quot;:&quot;&quot;,&quot;non-dropping-particle&quot;:&quot;&quot;},{&quot;family&quot;:&quot;Ferro&quot;,&quot;given&quot;:&quot;Christopher A. T.&quot;,&quot;parse-names&quot;:false,&quot;dropping-particle&quot;:&quot;&quot;,&quot;non-dropping-particle&quot;:&quot;&quot;},{&quot;family&quot;:&quot;Jolliffe&quot;,&quot;given&quot;:&quot;Ian T.&quot;,&quot;parse-names&quot;:false,&quot;dropping-particle&quot;:&quot;&quot;,&quot;non-dropping-particle&quot;:&quot;&quot;},{&quot;family&quot;:&quot;Stephenson&quot;,&quot;given&quot;:&quot;David B.&quot;,&quot;parse-names&quot;:false,&quot;dropping-particle&quot;:&quot;&quot;,&quot;non-dropping-particle&quot;:&quot;&quot;}],&quot;container-title&quot;:&quot;Weather and Forecasting&quot;,&quot;accessed&quot;:{&quot;date-parts&quot;:[[2021,11,2]]},&quot;DOI&quot;:&quot;10.1175/2009WAF2222350.1&quot;,&quot;ISSN&quot;:&quot;1520-0434&quot;,&quot;URL&quot;:&quot;https://journals.ametsoc.org/view/journals/wefo/25/2/2009waf2222350_1.xml&quot;,&quot;issued&quot;:{&quot;date-parts&quot;:[[2010,4,1]]},&quot;page&quot;:&quot;710-726&quot;,&quot;abstract&quot;:&quot;In the forecasting of binary events, verification measures that are \&quot;equitable\&quot; were defined by Gandin and Murphy to satisfy two requirements: 1) they award all random forecasting systems, including those that always issue the same forecast, the same expected score (typically zero), and 2) they are expressible as the linear weighted sum of the elements of the contingency table, where the weights are independent of the entries in the table, apart from the base rate. The authors demonstrate that the widely used \&quot;equitable threat score\&quot; (ETS), as well as numerous others, satisfies neither of these requirements and only satisfies the first requirement in the limit of an infinite sample size. Such measures are referred to as \&quot;asymptotically equitable.\&quot; In the case of ETS, the expected score of a random forecasting system is always positive and only falls below 0.01 when the number of samples is greater than around 30. Two other asymptotically equitable measures are the odds ratio skill score and the symmetric extreme dependency score, which are more strongly inequitable than ETS, particularly for rare events; for example, when the base rate is 2% and the sample size is 1000, random but unbiased forecasting systems yield an expected score of around -0.5, reducing in magnitude to -0.01 or smaller only for sample sizes exceeding 25 000. This presents a problem since these nonlinear measures have other desirable properties, in particular being reliable indicators of skill for rare events (provided that the sample size is large enough). A potential way to reconcile these properties with equitability is to recognize that Gandin and Murphy's two requirements are independent, and the second can be safely discarded without losing the key advantages of equitability that are embodied in the first. This enables inequitable and asymptotically equitable measures to be scaled to make them equitable, while retaining their nonlinearity and other properties such as being reliable indicators of skill for rare events. It also opens up the possibility of designing new equitable verification measures. © 2010 American Meteorological Society.&quot;,&quot;publisher&quot;:&quot;American Meteorological Society&quot;,&quot;issue&quot;:&quot;2&quot;,&quot;volume&quot;:&quot;25&quot;},&quot;isTemporary&quot;:false},{&quot;id&quot;:&quot;6ba15a27-dd14-3a30-974a-7ad0ad4e2dee&quot;,&quot;itemData&quot;:{&quot;type&quot;:&quot;article-journal&quot;,&quot;id&quot;:&quot;6ba15a27-dd14-3a30-974a-7ad0ad4e2dee&quot;,&quot;title&quot;:&quot;Verification of cloud-fraction forecasts&quot;,&quot;author&quot;:[{&quot;family&quot;:&quot;Hogan&quot;,&quot;given&quot;:&quot;Robin J.&quot;,&quot;parse-names&quot;:false,&quot;dropping-particle&quot;:&quot;&quot;,&quot;non-dropping-particle&quot;:&quot;&quot;},{&quot;family&quot;:&quot;O'Connor&quot;,&quot;given&quot;:&quot;Ewan J.&quot;,&quot;parse-names&quot;:false,&quot;dropping-particle&quot;:&quot;&quot;,&quot;non-dropping-particle&quot;:&quot;&quot;},{&quot;family&quot;:&quot;Illingworth&quot;,&quot;given&quot;:&quot;Anthony J.&quot;,&quot;parse-names&quot;:false,&quot;dropping-particle&quot;:&quot;&quot;,&quot;non-dropping-particle&quot;:&quot;&quot;}],&quot;container-title&quot;:&quot;Quarterly Journal of the Royal Meteorological Society&quot;,&quot;accessed&quot;:{&quot;date-parts&quot;:[[2021,11,2]]},&quot;DOI&quot;:&quot;10.1002/QJ.481&quot;,&quot;ISSN&quot;:&quot;1477-870X&quot;,&quot;URL&quot;:&quot;https://onlinelibrary.wiley.com/doi/full/10.1002/qj.481&quot;,&quot;issued&quot;:{&quot;date-parts&quot;:[[2009,7,1]]},&quot;page&quot;:&quot;1494-1511&quot;,&quot;abstract&quot;:&quot;Cloud radar and lidar can be used to evaluate the skill of numerical weather prediction models in forecasting the timing and placement of clouds, but care must be taken in choosing the appropriate metric of skill to use due to the non- Gaussian nature of cloud-fraction distributions. We compare the properties of a number of different verification measures and conclude that of existing measures the Log of Odds Ratio is the most suitable for cloud fraction. We also propose a new measure, the Symmetric Extreme Dependency Score, which has very attractive properties, being equitable (for large samples), difficult to hedge and independent of the frequency of occurrence of the quantity being verified. We then use data from five European ground-based sites and seven forecast models, processed using the 'Cloudnet' analysis system, to investigate the dependence of forecast skill on cloud fraction threshold (for binary skill scores), height, horizontal scale and (for the Met Office and German Weather Service models) forecast lead time. The models are found to be least skillful at predicting the timing and placement of boundary-layer clouds and most skilful at predicting mid-level clouds, although in the latter case they tend to underestimate mean cloud fraction when cloud is present. It is found that skill decreases approximately inverse-exponentially with forecast lead time, enabling a forecast 'half-life' to be estimated. When considering the skill of instantaneous model snapshots, we find typical values ranging between 2.5 and 4.5 days. © 2009 Royal Meteorological Society.&quot;,&quot;publisher&quot;:&quot;John Wiley &amp; Sons, Ltd&quot;,&quot;issue&quot;:&quot;643&quot;,&quot;volume&quot;:&quot;135&quot;},&quot;isTemporary&quot;:false}],&quot;isEdited&quot;:false,&quot;citationTag&quot;:&quot;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&quot;,&quot;manualOverride&quot;:{&quot;isManuallyOverridden&quot;:false,&quot;manualOverrideText&quot;:&quot;&quot;,&quot;citeprocText&quot;:&quot;(Hogan et al. 2010; Hogan, O’Connor, and Illingworth 2009)&quot;}},{&quot;properties&quot;:{&quot;noteIndex&quot;:0},&quot;citationID&quot;:&quot;MENDELEY_CITATION_175629e8-2b2b-4580-acf0-971e9d332e08&quot;,&quot;citationItems&quot;:[{&quot;id&quot;:&quot;fb303c6d-af5e-3c34-a1d4-7f38183bf7bd&quot;,&quot;itemData&quot;:{&quot;type&quot;:&quot;report&quot;,&quot;id&quot;:&quot;fb303c6d-af5e-3c34-a1d4-7f38183bf7bd&quot;,&quot;title&quot;:&quot;The Verification and Validation Strategy Within the Second Wind Forecast Improvement Project (WFIP 2)&quot;,&quot;author&quot;:[{&quot;family&quot;:&quot;Draxl&quot;,&quot;given&quot;:&quot;Caroline&quot;,&quot;parse-names&quot;:false,&quot;dropping-particle&quot;:&quot;&quot;,&quot;non-dropping-particle&quot;:&quot;&quot;},{&quot;family&quot;:&quot;Berg&quot;,&quot;given&quot;:&quot;L. K.&quot;,&quot;parse-names&quot;:false,&quot;dropping-particle&quot;:&quot;&quot;,&quot;non-dropping-particle&quot;:&quot;&quot;},{&quot;family&quot;:&quot;Bianco&quot;,&quot;given&quot;:&quot;L.&quot;,&quot;parse-names&quot;:false,&quot;dropping-particle&quot;:&quot;&quot;,&quot;non-dropping-particle&quot;:&quot;&quot;},{&quot;family&quot;:&quot;Bonin&quot;,&quot;given&quot;:&quot;T. A.&quot;,&quot;parse-names&quot;:false,&quot;dropping-particle&quot;:&quot;&quot;,&quot;non-dropping-particle&quot;:&quot;&quot;},{&quot;family&quot;:&quot;Choukulkar&quot;,&quot;given&quot;:&quot;A.&quot;,&quot;parse-names&quot;:false,&quot;dropping-particle&quot;:&quot;&quot;,&quot;non-dropping-particle&quot;:&quot;&quot;},{&quot;family&quot;:&quot;Clifton&quot;,&quot;given&quot;:&quot;A.&quot;,&quot;parse-names&quot;:false,&quot;dropping-particle&quot;:&quot;&quot;,&quot;non-dropping-particle&quot;:&quot;&quot;},{&quot;family&quot;:&quot;Cline&quot;,&quot;given&quot;:&quot;J. W.&quot;,&quot;parse-names&quot;:false,&quot;dropping-particle&quot;:&quot;&quot;,&quot;non-dropping-particle&quot;:&quot;&quot;},{&quot;family&quot;:&quot;Djalalova&quot;,&quot;given&quot;:&quot;I.&quot;,&quot;parse-names&quot;:false,&quot;dropping-particle&quot;:&quot;v.&quot;,&quot;non-dropping-particle&quot;:&quot;&quot;},{&quot;family&quot;:&quot;Ghate&quot;,&quot;given&quot;:&quot;V.&quot;,&quot;parse-names&quot;:false,&quot;dropping-particle&quot;:&quot;&quot;,&quot;non-dropping-particle&quot;:&quot;&quot;},{&quot;family&quot;:&quot;Grimit&quot;,&quot;given&quot;:&quot;E. P.&quot;,&quot;parse-names&quot;:false,&quot;dropping-particle&quot;:&quot;&quot;,&quot;non-dropping-particle&quot;:&quot;&quot;},{&quot;family&quot;:&quot;Holub&quot;,&quot;given&quot;:&quot;K.&quot;,&quot;parse-names&quot;:false,&quot;dropping-particle&quot;:&quot;&quot;,&quot;non-dropping-particle&quot;:&quot;&quot;},{&quot;family&quot;:&quot;Kenyon&quot;,&quot;given&quot;:&quot;J. S.&quot;,&quot;parse-names&quot;:false,&quot;dropping-particle&quot;:&quot;&quot;,&quot;non-dropping-particle&quot;:&quot;&quot;},{&quot;family&quot;:&quot;Lantz&quot;,&quot;given&quot;:&quot;K.&quot;,&quot;parse-names&quot;:false,&quot;dropping-particle&quot;:&quot;&quot;,&quot;non-dropping-particle&quot;:&quot;&quot;},{&quot;family&quot;:&quot;Long&quot;,&quot;given&quot;:&quot;C.&quot;,&quot;parse-names&quot;:false,&quot;dropping-particle&quot;:&quot;&quot;,&quot;non-dropping-particle&quot;:&quot;&quot;},{&quot;family&quot;:&quot;Lundquist&quot;,&quot;given&quot;:&quot;J. K.&quot;,&quot;parse-names&quot;:false,&quot;dropping-particle&quot;:&quot;&quot;,&quot;non-dropping-particle&quot;:&quot;&quot;},{&quot;family&quot;:&quot;McCaa&quot;,&quot;given&quot;:&quot;J.&quot;,&quot;parse-names&quot;:false,&quot;dropping-particle&quot;:&quot;&quot;,&quot;non-dropping-particle&quot;:&quot;&quot;},{&quot;family&quot;:&quot;McCaffrey&quot;,&quot;given&quot;:&quot;K.&quot;,&quot;parse-names&quot;:false,&quot;dropping-particle&quot;:&quot;&quot;,&quot;non-dropping-particle&quot;:&quot;&quot;},{&quot;family&quot;:&quot;Newman&quot;,&quot;given&quot;:&quot;J. F.&quot;,&quot;parse-names&quot;:false,&quot;dropping-particle&quot;:&quot;&quot;,&quot;non-dropping-particle&quot;:&quot;&quot;},{&quot;family&quot;:&quot;Olson&quot;,&quot;given&quot;:&quot;J. B.&quot;,&quot;parse-names&quot;:false,&quot;dropping-particle&quot;:&quot;&quot;,&quot;non-dropping-particle&quot;:&quot;&quot;},{&quot;family&quot;:&quot;Pichugina&quot;,&quot;given&quot;:&quot;Y.&quot;,&quot;parse-names&quot;:false,&quot;dropping-particle&quot;:&quot;&quot;,&quot;non-dropping-particle&quot;:&quot;&quot;},{&quot;family&quot;:&quot;Sharp&quot;,&quot;given&quot;:&quot;J.&quot;,&quot;parse-names&quot;:false,&quot;dropping-particle&quot;:&quot;&quot;,&quot;non-dropping-particle&quot;:&quot;&quot;},{&quot;family&quot;:&quot;Shaw&quot;,&quot;given&quot;:&quot;W. J.&quot;,&quot;parse-names&quot;:false,&quot;dropping-particle&quot;:&quot;&quot;,&quot;non-dropping-particle&quot;:&quot;&quot;},{&quot;family&quot;:&quot;Smith&quot;,&quot;given&quot;:&quot;N. H.&quot;,&quot;parse-names&quot;:false,&quot;dropping-particle&quot;:&quot;&quot;,&quot;non-dropping-particle&quot;:&quot;&quot;},{&quot;family&quot;:&quot;Toy&quot;,&quot;given&quot;:&quot;M. D.&quot;,&quot;parse-names&quot;:false,&quot;dropping-particle&quot;:&quot;&quot;,&quot;non-dropping-particle&quot;:&quot;&quot;}],&quot;DOI&quot;:&quot;NREL/TP-5000-72553&quot;,&quot;issued&quot;:{&quot;date-parts&quot;:[[2019]]},&quot;publisher-place&quot;:&quot;Golden, CO&quot;,&quot;number-of-pages&quot;:&quot;19&quot;},&quot;isTemporary&quot;:false}],&quot;isEdited&quot;:false,&quot;citationTag&quot;:&quot;MENDELEY_CITATION_v3_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&quot;,&quot;manualOverride&quot;:{&quot;isManuallyOverridden&quot;:false,&quot;manualOverrideText&quot;:&quot;&quot;,&quot;citeprocText&quot;:&quot;(Draxl et al. 2019)&quot;}},{&quot;properties&quot;:{&quot;noteIndex&quot;:0},&quot;citationID&quot;:&quot;MENDELEY_CITATION_7690cf11-5b54-4d96-8ad0-f8beb64b0d9a&quot;,&quot;citationItems&quot;:[{&quot;id&quot;:&quot;ae352a44-0aa4-3cbc-831e-fadd937e44da&quot;,&quot;itemData&quot;:{&quot;type&quot;:&quot;report&quot;,&quot;id&quot;:&quot;ae352a44-0aa4-3cbc-831e-fadd937e44da&quot;,&quot;title&quot;:&quot;IEA Wind task 36 Recommended Practice for Forecasting Solution Selection&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isTemporary&quot;:false}],&quot;isEdited&quot;:false,&quot;citationTag&quot;:&quot;MENDELEY_CITATION_v3_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&quot;,&quot;manualOverride&quot;:{&quot;isManuallyOverridden&quot;:false,&quot;manualOverrideText&quot;:&quot;&quot;,&quot;citeprocText&quot;:&quot;(Möhrlen, Zack, and Lerner 2019)&quot;}},{&quot;properties&quot;:{&quot;noteIndex&quot;:0},&quot;citationID&quot;:&quot;MENDELEY_CITATION_6160e917-9f66-4130-8796-d6cc8da5ec94&quot;,&quot;isEdited&quot;:false,&quot;citationTag&quot;:&quot;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&quot;,&quot;citationItems&quot;:[{&quot;id&quot;:&quot;def6f89e-01c7-34a2-a947-46823faa7247&quot;,&quot;itemData&quot;:{&quot;type&quot;:&quot;article-journal&quot;,&quot;id&quot;:&quot;def6f89e-01c7-34a2-a947-46823faa7247&quot;,&quot;title&quot;:&quot;Improving Wind Energy Forecasting through Numerical Weather Prediction Model Development&quot;,&quot;author&quot;:[{&quot;family&quot;:&quot;Olson&quot;,&quot;given&quot;:&quot;Joseph B.&quot;,&quot;parse-names&quot;:false,&quot;dropping-particle&quot;:&quot;&quot;,&quot;non-dropping-particle&quot;:&quot;&quot;},{&quot;family&quot;:&quot;Kenyon&quot;,&quot;given&quot;:&quot;Jaymes S.&quot;,&quot;parse-names&quot;:false,&quot;dropping-particle&quot;:&quot;&quot;,&quot;non-dropping-particle&quot;:&quot;&quot;},{&quot;family&quot;:&quot;Djalalova&quot;,&quot;given&quot;:&quot;Irina&quot;,&quot;parse-names&quot;:false,&quot;dropping-particle&quot;:&quot;&quot;,&quot;non-dropping-particle&quot;:&quot;&quot;},{&quot;family&quot;:&quot;Bianco&quot;,&quot;given&quot;:&quot;Laura&quot;,&quot;parse-names&quot;:false,&quot;dropping-particle&quot;:&quot;&quot;,&quot;non-dropping-particle&quot;:&quot;&quot;},{&quot;family&quot;:&quot;Turner&quot;,&quot;given&quot;:&quot;David D.&quot;,&quot;parse-names&quot;:false,&quot;dropping-particle&quot;:&quot;&quot;,&quot;non-dropping-particle&quot;:&quot;&quot;},{&quot;family&quot;:&quot;Pichugina&quot;,&quot;given&quot;:&quot;Yelena&quot;,&quot;parse-names&quot;:false,&quot;dropping-particle&quot;:&quot;&quot;,&quot;non-dropping-particle&quot;:&quot;&quot;},{&quot;family&quot;:&quot;Choukulkar&quot;,&quot;given&quot;:&quot;Aditya&quot;,&quot;parse-names&quot;:false,&quot;dropping-particle&quot;:&quot;&quot;,&quot;non-dropping-particle&quot;:&quot;&quot;},{&quot;family&quot;:&quot;Toy&quot;,&quot;given&quot;:&quot;Michael D.&quot;,&quot;parse-names&quot;:false,&quot;dropping-particle&quot;:&quot;&quot;,&quot;non-dropping-particle&quot;:&quot;&quot;},{&quot;family&quot;:&quot;Brown&quot;,&quot;given&quot;:&quot;John M.&quot;,&quot;parse-names&quot;:false,&quot;dropping-particle&quot;:&quot;&quot;,&quot;non-dropping-particle&quot;:&quot;&quot;},{&quot;family&quot;:&quot;Angevine&quot;,&quot;given&quot;:&quot;Wayne M.&quot;,&quot;parse-names&quot;:false,&quot;dropping-particle&quot;:&quot;&quot;,&quot;non-dropping-particle&quot;:&quot;&quot;},{&quot;family&quot;:&quot;Akish&quot;,&quot;given&quot;:&quot;Elena&quot;,&quot;parse-names&quot;:false,&quot;dropping-particle&quot;:&quot;&quot;,&quot;non-dropping-particle&quot;:&quot;&quot;},{&quot;family&quot;:&quot;Bao&quot;,&quot;given&quot;:&quot;Jian Wen&quot;,&quot;parse-names&quot;:false,&quot;dropping-particle&quot;:&quot;&quot;,&quot;non-dropping-particle&quot;:&quot;&quot;},{&quot;family&quot;:&quot;Jimenez&quot;,&quot;given&quot;:&quot;Pedro&quot;,&quot;parse-names&quot;:false,&quot;dropping-particle&quot;:&quot;&quot;,&quot;non-dropping-particle&quot;:&quot;&quot;},{&quot;family&quot;:&quot;Kosovic&quot;,&quot;given&quot;:&quot;Branko&quot;,&quot;parse-names&quot;:false,&quot;dropping-particle&quot;:&quot;&quot;,&quot;non-dropping-particle&quot;:&quot;&quot;},{&quot;family&quot;:&quot;Lundquist&quot;,&quot;given&quot;:&quot;Katherine A.&quot;,&quot;parse-names&quot;:false,&quot;dropping-particle&quot;:&quot;&quot;,&quot;non-dropping-particle&quot;:&quot;&quot;},{&quot;family&quot;:&quot;Draxl&quot;,&quot;given&quot;:&quot;Caroline&quot;,&quot;parse-names&quot;:false,&quot;dropping-particle&quot;:&quot;&quot;,&quot;non-dropping-particle&quot;:&quot;&quot;},{&quot;family&quot;:&quot;Lundquist&quot;,&quot;given&quot;:&quot;Julie K.&quot;,&quot;parse-names&quot;:false,&quot;dropping-particle&quot;:&quot;&quot;,&quot;non-dropping-particle&quot;:&quot;&quot;},{&quot;family&quot;:&quot;McCaa&quot;,&quot;given&quot;:&quot;Jim&quot;,&quot;parse-names&quot;:false,&quot;dropping-particle&quot;:&quot;&quot;,&quot;non-dropping-particle&quot;:&quot;&quot;},{&quot;family&quot;:&quot;McCaffrey&quot;,&quot;given&quot;:&quot;Katherine&quot;,&quot;parse-names&quot;:false,&quot;dropping-particle&quot;:&quot;&quot;,&quot;non-dropping-particle&quot;:&quot;&quot;},{&quot;family&quot;:&quot;Lantz&quot;,&quot;given&quot;:&quot;Kathy&quot;,&quot;parse-names&quot;:false,&quot;dropping-particle&quot;:&quot;&quot;,&quot;non-dropping-particle&quot;:&quot;&quot;},{&quot;family&quot;:&quot;Long&quot;,&quot;given&quot;:&quot;Chuck&quot;,&quot;parse-names&quot;:false,&quot;dropping-particle&quot;:&quot;&quot;,&quot;non-dropping-particle&quot;:&quot;&quot;},{&quot;family&quot;:&quot;Wilczak&quot;,&quot;given&quot;:&quot;Jim&quot;,&quot;parse-names&quot;:false,&quot;dropping-particle&quot;:&quot;&quot;,&quot;non-dropping-particle&quot;:&quot;&quot;},{&quot;family&quot;:&quot;Banta&quot;,&quot;given&quot;:&quot;Robert&quot;,&quot;parse-names&quot;:false,&quot;dropping-particle&quot;:&quot;&quot;,&quot;non-dropping-particle&quot;:&quot;&quot;},{&quot;family&quot;:&quot;Marquis&quot;,&quot;given&quot;:&quot;Melinda&quot;,&quot;parse-names&quot;:false,&quot;dropping-particle&quot;:&quot;&quot;,&quot;non-dropping-particle&quot;:&quot;&quot;},{&quot;family&quot;:&quot;Redfern&quot;,&quot;given&quot;:&quot;Stephanie&quot;,&quot;parse-names&quot;:false,&quot;dropping-particle&quot;:&quot;&quot;,&quot;non-dropping-particle&quot;:&quot;&quot;},{&quot;family&quot;:&quot;Berg&quot;,&quot;given&quot;:&quot;Larry K.&quot;,&quot;parse-names&quot;:false,&quot;dropping-particle&quot;:&quot;&quot;,&quot;non-dropping-particle&quot;:&quot;&quot;},{&quot;family&quot;:&quot;Shaw&quot;,&quot;given&quot;:&quot;Will&quot;,&quot;parse-names&quot;:false,&quot;dropping-particle&quot;:&quot;&quot;,&quot;non-dropping-particle&quot;:&quot;&quot;},{&quot;family&quot;:&quot;Cline&quot;,&quot;given&quot;:&quot;Joel&quot;,&quot;parse-names&quot;:false,&quot;dropping-particle&quot;:&quot;&quot;,&quot;non-dropping-particle&quot;:&quot;&quot;}],&quot;container-title&quot;:&quot;Bulletin of the American Meteorological Society&quot;,&quot;accessed&quot;:{&quot;date-parts&quot;:[[2022,1,4]]},&quot;DOI&quot;:&quot;10.1175/BAMS-D-18-0040.1&quot;,&quot;ISSN&quot;:&quot;0003-0007&quot;,&quot;URL&quot;:&quot;https://journals.ametsoc.org/view/journals/bams/100/11/bams-d-18-0040.1.xml&quot;,&quot;issued&quot;:{&quot;date-parts&quot;:[[2019,11,1]]},&quot;page&quot;:&quot;2201-2220&quot;,&quot;abstract&quot;:&quot;Operational numerical weather prediction models are being developed to improve wind energy forecasts by leveraging a multiscale dataset from the Second Wind Forecast Improvement Project field campaign in the U.S. Northwest.&quot;,&quot;publisher&quot;:&quot;American Meteorological Society&quot;,&quot;issue&quot;:&quot;11&quot;,&quot;volume&quot;:&quot;100&quot;},&quot;isTemporary&quot;:false},{&quot;id&quot;:&quot;9b3572cf-cb31-378a-beb8-d92cf2342773&quot;,&quot;itemData&quot;:{&quot;type&quot;:&quot;article-journal&quot;,&quot;id&quot;:&quot;9b3572cf-cb31-378a-beb8-d92cf2342773&quot;,&quot;title&quot;:&quot;The Wind Forecast Improvement Project (WFIP): A Public–Private Partnership Addressing Wind Energy Forecast Needs&quot;,&quot;author&quot;:[{&quot;family&quot;:&quot;Wilczak&quot;,&quot;given&quot;:&quot;James&quot;,&quot;parse-names&quot;:false,&quot;dropping-particle&quot;:&quot;&quot;,&quot;non-dropping-particle&quot;:&quot;&quot;},{&quot;family&quot;:&quot;Finley&quot;,&quot;given&quot;:&quot;Cathy&quot;,&quot;parse-names&quot;:false,&quot;dropping-particle&quot;:&quot;&quot;,&quot;non-dropping-particle&quot;:&quot;&quot;},{&quot;family&quot;:&quot;Freedman&quot;,&quot;given&quot;:&quot;Jeff&quot;,&quot;parse-names&quot;:false,&quot;dropping-particle&quot;:&quot;&quot;,&quot;non-dropping-particle&quot;:&quot;&quot;},{&quot;family&quot;:&quot;Cline&quot;,&quot;given&quot;:&quot;Joel&quot;,&quot;parse-names&quot;:false,&quot;dropping-particle&quot;:&quot;&quot;,&quot;non-dropping-particle&quot;:&quot;&quot;},{&quot;family&quot;:&quot;Bianco&quot;,&quot;given&quot;:&quot;Laura&quot;,&quot;parse-names&quot;:false,&quot;dropping-particle&quot;:&quot;&quot;,&quot;non-dropping-particle&quot;:&quot;&quot;},{&quot;family&quot;:&quot;Olson&quot;,&quot;given&quot;:&quot;Joseph&quot;,&quot;parse-names&quot;:false,&quot;dropping-particle&quot;:&quot;&quot;,&quot;non-dropping-particle&quot;:&quot;&quot;},{&quot;family&quot;:&quot;Djalalova&quot;,&quot;given&quot;:&quot;Irina&quot;,&quot;parse-names&quot;:false,&quot;dropping-particle&quot;:&quot;&quot;,&quot;non-dropping-particle&quot;:&quot;&quot;},{&quot;family&quot;:&quot;Sheridan&quot;,&quot;given&quot;:&quot;Lindsay&quot;,&quot;parse-names&quot;:false,&quot;dropping-particle&quot;:&quot;&quot;,&quot;non-dropping-particle&quot;:&quot;&quot;},{&quot;family&quot;:&quot;Ahlstrom&quot;,&quot;given&quot;:&quot;Mark&quot;,&quot;parse-names&quot;:false,&quot;dropping-particle&quot;:&quot;&quot;,&quot;non-dropping-particle&quot;:&quot;&quot;},{&quot;family&quot;:&quot;Manobianco&quot;,&quot;given&quot;:&quot;John&quot;,&quot;parse-names&quot;:false,&quot;dropping-particle&quot;:&quot;&quot;,&quot;non-dropping-particle&quot;:&quot;&quot;},{&quot;family&quot;:&quot;Zack&quot;,&quot;given&quot;:&quot;John&quot;,&quot;parse-names&quot;:false,&quot;dropping-particle&quot;:&quot;&quot;,&quot;non-dropping-particle&quot;:&quot;&quot;},{&quot;family&quot;:&quot;Carley&quot;,&quot;given&quot;:&quot;Jacob R&quot;,&quot;parse-names&quot;:false,&quot;dropping-particle&quot;:&quot;&quot;,&quot;non-dropping-particle&quot;:&quot;&quot;},{&quot;family&quot;:&quot;Benjamin&quot;,&quot;given&quot;:&quot;Stan&quot;,&quot;parse-names&quot;:false,&quot;dropping-particle&quot;:&quot;&quot;,&quot;non-dropping-particle&quot;:&quot;&quot;},{&quot;family&quot;:&quot;Coulter&quot;,&quot;given&quot;:&quot;Richard&quot;,&quot;parse-names&quot;:false,&quot;dropping-particle&quot;:&quot;&quot;,&quot;non-dropping-particle&quot;:&quot;&quot;},{&quot;family&quot;:&quot;Berg&quot;,&quot;given&quot;:&quot;Larry K&quot;,&quot;parse-names&quot;:false,&quot;dropping-particle&quot;:&quot;&quot;,&quot;non-dropping-particle&quot;:&quot;&quot;},{&quot;family&quot;:&quot;Mirocha&quot;,&quot;given&quot;:&quot;Jeffrey&quot;,&quot;parse-names&quot;:false,&quot;dropping-particle&quot;:&quot;&quot;,&quot;non-dropping-particle&quot;:&quot;&quot;},{&quot;family&quot;:&quot;Clawson&quot;,&quot;given&quot;:&quot;Kirk&quot;,&quot;parse-names&quot;:false,&quot;dropping-particle&quot;:&quot;&quot;,&quot;non-dropping-particle&quot;:&quot;&quot;},{&quot;family&quot;:&quot;Natenberg&quot;,&quot;given&quot;:&quot;Edward&quot;,&quot;parse-names&quot;:false,&quot;dropping-particle&quot;:&quot;&quot;,&quot;non-dropping-particle&quot;:&quot;&quot;},{&quot;family&quot;:&quot;Marquis&quot;,&quot;given&quot;:&quot;Melinda&quot;,&quot;parse-names&quot;:false,&quot;dropping-particle&quot;:&quot;&quot;,&quot;non-dropping-particle&quot;:&quot;&quot;}],&quot;title-short&quot;:&quot;The Wind Forecast Improvement Project (WFIP)&quot;,&quot;container-title&quot;:&quot;Bulletin of the American Meteorological Society&quot;,&quot;DOI&quot;:&quot;10.1175/BAMS-D-14-00107.1&quot;,&quot;ISBN&quot;:&quot;0003-0007&quot;,&quot;URL&quot;:&quot;http://journals.ametsoc.org/doi/10.1175/BAMS-D-14-00107.1&quot;,&quot;issued&quot;:{&quot;date-parts&quot;:[[2015]]},&quot;page&quot;:&quot;1699-1718&quot;,&quot;abstract&quot;:&quot;The Wind Forecast Improvement Project (WFIP) is a public–private research program, the goal of which is to improve the accuracy of short-term (0–6 h) wind power forecasts for the wind energy industry. WFIP was sponsored by the U.S. Department of Energy (DOE), with partners that included the National Oceanic and Atmospheric Administration (NOAA), private forecasting companies (WindLogics and AWS Truepower), DOE national laboratories, grid operators, and universities. WFIP employed two avenues for improving wind power forecasts: first, through the collection of special observations to be assimilated into forecast models and, second, by upgrading NWP forecast models and ensembles. The new observations were collected during concurrent year-long field campaigns in two high wind energy resource areas of the United States (the upper Great Plains and Texas) and included 12 wind profiling radars, 12 sodars, several lidars and surface flux stations, 184 instrumented tall towers, and over 400 nacelle anemometers. Results demonstrate that a substantial reduction (12%–5% for forecast hours 1–12) in power RMSE was achieved from the combination of improved numerical weather prediction models and assimilation of new observations, equivalent to the previous decade’s worth of improvements found for low-level winds in NOAA/National Weather Service (NWS) operational weather forecast models. Data-denial experiments run over select periods of time demonstrate that up to a 6% improvement came from the new observations. Ensemble forecasts developed by the private sector partners also produced significant improvements in power production and ramp prediction. Based on the success of WFIP, DOE is planning follow-on field programs.&quot;,&quot;issue&quot;:&quot;10&quot;,&quot;volume&quot;:&quot;96&quot;},&quot;isTemporary&quot;:false},{&quot;id&quot;:&quot;ab1c1bdf-ab84-3eb5-b61b-6ba260af4276&quot;,&quot;itemData&quot;:{&quot;type&quot;:&quot;article-journal&quot;,&quot;id&quot;:&quot;ab1c1bdf-ab84-3eb5-b61b-6ba260af4276&quot;,&quot;title&quot;:&quot;The Second Wind Forecast Improvement Project (WFIP2): General Overview&quot;,&quot;author&quot;:[{&quot;family&quot;:&quot;Shaw&quot;,&quot;given&quot;:&quot;William J.&quot;,&quot;parse-names&quot;:false,&quot;dropping-particle&quot;:&quot;&quot;,&quot;non-dropping-particle&quot;:&quot;&quot;},{&quot;family&quot;:&quot;Berg&quot;,&quot;given&quot;:&quot;Larry K.&quot;,&quot;parse-names&quot;:false,&quot;dropping-particle&quot;:&quot;&quot;,&quot;non-dropping-particle&quot;:&quot;&quot;},{&quot;family&quot;:&quot;Cline&quot;,&quot;given&quot;:&quot;Joel&quot;,&quot;parse-names&quot;:false,&quot;dropping-particle&quot;:&quot;&quot;,&quot;non-dropping-particle&quot;:&quot;&quot;},{&quot;family&quot;:&quot;Draxl&quot;,&quot;given&quot;:&quot;Caroline&quot;,&quot;parse-names&quot;:false,&quot;dropping-particle&quot;:&quot;&quot;,&quot;non-dropping-particle&quot;:&quot;&quot;},{&quot;family&quot;:&quot;Djalalova&quot;,&quot;given&quot;:&quot;Irina&quot;,&quot;parse-names&quot;:false,&quot;dropping-particle&quot;:&quot;&quot;,&quot;non-dropping-particle&quot;:&quot;&quot;},{&quot;family&quot;:&quot;Grimit&quot;,&quot;given&quot;:&quot;Eric P.&quot;,&quot;parse-names&quot;:false,&quot;dropping-particle&quot;:&quot;&quot;,&quot;non-dropping-particle&quot;:&quot;&quot;},{&quot;family&quot;:&quot;Lundquist&quot;,&quot;given&quot;:&quot;Julie K.&quot;,&quot;parse-names&quot;:false,&quot;dropping-particle&quot;:&quot;&quot;,&quot;non-dropping-particle&quot;:&quot;&quot;},{&quot;family&quot;:&quot;Marquis&quot;,&quot;given&quot;:&quot;Melinda&quot;,&quot;parse-names&quot;:false,&quot;dropping-particle&quot;:&quot;&quot;,&quot;non-dropping-particle&quot;:&quot;&quot;},{&quot;family&quot;:&quot;McCaa&quot;,&quot;given&quot;:&quot;Jim&quot;,&quot;parse-names&quot;:false,&quot;dropping-particle&quot;:&quot;&quot;,&quot;non-dropping-particle&quot;:&quot;&quot;},{&quot;family&quot;:&quot;Olson&quot;,&quot;given&quot;:&quot;Joseph B.&quot;,&quot;parse-names&quot;:false,&quot;dropping-particle&quot;:&quot;&quot;,&quot;non-dropping-particle&quot;:&quot;&quot;},{&quot;family&quot;:&quot;Sivaraman&quot;,&quot;given&quot;:&quot;Chitra&quot;,&quot;parse-names&quot;:false,&quot;dropping-particle&quot;:&quot;&quot;,&quot;non-dropping-particle&quot;:&quot;&quot;},{&quot;family&quot;:&quot;Sharp&quot;,&quot;given&quot;:&quot;Justin&quot;,&quot;parse-names&quot;:false,&quot;dropping-particle&quot;:&quot;&quot;,&quot;non-dropping-particle&quot;:&quot;&quot;},{&quot;family&quot;:&quot;Wilczak&quot;,&quot;given&quot;:&quot;James M.&quot;,&quot;parse-names&quot;:false,&quot;dropping-particle&quot;:&quot;&quot;,&quot;non-dropping-particle&quot;:&quot;&quot;}],&quot;container-title&quot;:&quot;Bulletin of the American Meteorological Society&quot;,&quot;accessed&quot;:{&quot;date-parts&quot;:[[2021,12,13]]},&quot;DOI&quot;:&quot;10.1175/BAMS-D-18-0036.1&quot;,&quot;ISSN&quot;:&quot;0003-0007&quot;,&quot;URL&quot;:&quot;https://journals.ametsoc.org/view/journals/bams/100/9/bams-d-18-0036.1.xml&quot;,&quot;issued&quot;:{&quot;date-parts&quot;:[[2019,9,1]]},&quot;page&quot;:&quot;1687-1699&quot;,&quot;abstract&quot;:&quot;WFIP2 was a comprehensive field and modeling study aimed at improving wind forecasts at wind turbine heights in complex terrain. A unique and valuable feature of WFIP2 was the 18-month duration of the comprehensively nested observational component. To our knowledge, no other complex-terrain datasets document this spatial and temporal range to provide opportunities to validate model improvements with comprehensive observations. An additional strength of this study was the collaboration among DOE and NOAA laboratories and industry. Not only were the research teams able to make significant advances in fundamental atmospheric science and addressing shortcomings of subgrid-scale parameterizations and numerical methods, but the engagement of NOAA and industry also provided paths to immediate dissemination of the results to operational users. As a consequence, improved treatments of vertical mixing and surface friction in complex terrain are now included in the NWS operational forecasts. Further, decision support tools have been developed and transferred to the wind energy industry. These tools include both improved modeling and quantification of associated forecast uncertainties in an interface that allows easy visualization of both forecast power ramps and the confidence associated with them.&quot;,&quot;publisher&quot;:&quot;American Meteorological Society&quot;,&quot;issue&quot;:&quot;9&quot;,&quot;volume&quot;:&quot;100&quot;},&quot;isTemporary&quot;:false}],&quot;manualOverride&quot;:{&quot;isManuallyOverridden&quot;:true,&quot;citeprocText&quot;:&quot;(Olson et al. 2019; J. Wilczak et al. 2015; Shaw et al. 2019)&quot;,&quot;manualOverrideText&quot;:&quot;Olson et al. (2019), Wilczak et al. (2015), and Shaw et al. (2019)&quot;}},{&quot;properties&quot;:{&quot;noteIndex&quot;:0},&quot;citationID&quot;:&quot;MENDELEY_CITATION_acab48dc-aa9f-489c-bc70-12456cd87623&quot;,&quot;isEdited&quot;:false,&quot;citationItems&quot;:[{&quot;id&quot;:&quot;c071b782-4e67-317a-8fb4-88437a6b8309&quot;,&quot;itemData&quot;:{&quot;type&quot;:&quot;article-journal&quot;,&quot;id&quot;:&quot;c071b782-4e67-317a-8fb4-88437a6b8309&quot;,&quot;title&quot;:&quot;Mountain waves can impact wind power generation&quot;,&quot;author&quot;:[{&quot;family&quot;:&quot;Draxl&quot;,&quot;given&quot;:&quot;Caroline&quot;,&quot;parse-names&quot;:false,&quot;dropping-particle&quot;:&quot;&quot;,&quot;non-dropping-particle&quot;:&quot;&quot;},{&quot;family&quot;:&quot;Worsnop&quot;,&quot;given&quot;:&quot;Rochelle P.&quot;,&quot;parse-names&quot;:false,&quot;dropping-particle&quot;:&quot;&quot;,&quot;non-dropping-particle&quot;:&quot;&quot;},{&quot;family&quot;:&quot;Xia&quot;,&quot;given&quot;:&quot;Geng&quot;,&quot;parse-names&quot;:false,&quot;dropping-particle&quot;:&quot;&quot;,&quot;non-dropping-particle&quot;:&quot;&quot;},{&quot;family&quot;:&quot;Pichugina&quot;,&quot;given&quot;:&quot;Yelena&quot;,&quot;parse-names&quot;:false,&quot;dropping-particle&quot;:&quot;&quot;,&quot;non-dropping-particle&quot;:&quot;&quot;},{&quot;family&quot;:&quot;Chand&quot;,&quot;given&quot;:&quot;Duli&quot;,&quot;parse-names&quot;:false,&quot;dropping-particle&quot;:&quot;&quot;,&quot;non-dropping-particle&quot;:&quot;&quot;},{&quot;family&quot;:&quot;Lundquist&quot;,&quot;given&quot;:&quot;Julie K.&quot;,&quot;parse-names&quot;:false,&quot;dropping-particle&quot;:&quot;&quot;,&quot;non-dropping-particle&quot;:&quot;&quot;},{&quot;family&quot;:&quot;Sharp&quot;,&quot;given&quot;:&quot;Justin&quot;,&quot;parse-names&quot;:false,&quot;dropping-particle&quot;:&quot;&quot;,&quot;non-dropping-particle&quot;:&quot;&quot;},{&quot;family&quot;:&quot;Wedam&quot;,&quot;given&quot;:&quot;Garrett&quot;,&quot;parse-names&quot;:false,&quot;dropping-particle&quot;:&quot;&quot;,&quot;non-dropping-particle&quot;:&quot;&quot;},{&quot;family&quot;:&quot;Wilczak&quot;,&quot;given&quot;:&quot;James M.&quot;,&quot;parse-names&quot;:false,&quot;dropping-particle&quot;:&quot;&quot;,&quot;non-dropping-particle&quot;:&quot;&quot;},{&quot;family&quot;:&quot;Berg&quot;,&quot;given&quot;:&quot;Larry K.&quot;,&quot;parse-names&quot;:false,&quot;dropping-particle&quot;:&quot;&quot;,&quot;non-dropping-particle&quot;:&quot;&quot;}],&quot;container-title&quot;:&quot;Wind Energy Science&quot;,&quot;accessed&quot;:{&quot;date-parts&quot;:[[2022,1,2]]},&quot;DOI&quot;:&quot;10.5194/WES-6-45-2021&quot;,&quot;ISSN&quot;:&quot;23667451&quot;,&quot;issued&quot;:{&quot;date-parts&quot;:[[2021,1,7]]},&quot;page&quot;:&quot;45-60&quot;,&quot;abstract&quot;:&quot;Mountains can modify the weather downstream of the terrain. In particular, when stably stratified air ascends a mountain barrier, buoyancy perturbations develop. These perturbations can trigger mountain waves downstream of the mountains that can reach deep into the atmospheric boundary layer where wind turbines operate. Several such cases of mountain waves occurred during the Second Wind Forecast Improvement Project (WFIP2) in the Columbia River basin in the lee of the Cascade Range bounding the states of Washington and Oregon in the Pacific Northwest of the United States. Signals from the mountain waves appear in boundary layer sodar and lidar observations as well as in nacelle wind speeds and power observations from wind plants. Weather Research and Forecasting (WRF) model simulations also produce mountain waves and are compared to satellite, lidar, and sodar observations. Simulated mountain wave wavelengths and wave propagation speeds (group velocities) are analyzed using the fast Fourier transform. We found that not all mountain waves exhibit the same speed and conclude that the speed of propagation, magnitudes of wind speeds, or wavelengths are important parameters for forecasters to recognize the risk for mountain waves and associated large drops or surges in power. When analyzing wind farm power output and nacelle wind speeds, we found that even small oscillations in wind speed caused by mountain waves can induce oscillations between full-rated power of a wind farm and half of the power output, depending on the position of the mountain wave's crests and troughs. For the wind plant analyzed in this paper, mountain-wave-induced fluctuations translate to approximately 11% of the total wind farm output being influenced by mountain waves. Oscillations in measured wind speeds agree well with WRF simulations in timing and magnitude.We conclude that mountain waves can impact wind turbine and wind farm power output and, therefore, should be considered in complex terrain when designing, building, and forecasting for wind farms.&quot;,&quot;publisher&quot;:&quot;Copernicus GmbH&quot;,&quot;issue&quot;:&quot;1&quot;,&quot;volume&quot;:&quot;6&quot;},&quot;isTemporary&quot;:false}],&quot;citationTag&quot;:&quot;MENDELEY_CITATION_v3_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&quot;,&quot;manualOverride&quot;:{&quot;citeprocText&quot;:&quot;(Draxl et al. 2021)&quot;,&quot;manualOverrideText&quot;:&quot;Draxl et al. (2021)&quot;,&quot;isManuallyOverridden&quot;:true}},{&quot;properties&quot;:{&quot;noteIndex&quot;:0},&quot;citationID&quot;:&quot;MENDELEY_CITATION_887f153e-543a-427a-8659-9df15a88ebee&quot;,&quot;citationItems&quot;:[{&quot;id&quot;:&quot;6eb05b75-ee8e-3f40-b6a5-e1098af8e32c&quot;,&quot;itemData&quot;:{&quot;type&quot;:&quot;article-journal&quot;,&quot;id&quot;:&quot;6eb05b75-ee8e-3f40-b6a5-e1098af8e32c&quot;,&quot;title&quot;:&quot;Visualizing Multiple Measures of Forecast Quality&quot;,&quot;author&quot;:[{&quot;family&quot;:&quot;Roebber&quot;,&quot;given&quot;:&quot;Paul J.&quot;,&quot;parse-names&quot;:false,&quot;dropping-particle&quot;:&quot;&quot;,&quot;non-dropping-particle&quot;:&quot;&quot;}],&quot;container-title&quot;:&quot;Weather and Forecasting&quot;,&quot;accessed&quot;:{&quot;date-parts&quot;:[[2021,11,2]]},&quot;DOI&quot;:&quot;10.1175/2008WAF2222159.1&quot;,&quot;ISSN&quot;:&quot;1520-0434&quot;,&quot;URL&quot;:&quot;https://journals.ametsoc.org/view/journals/wefo/24/2/2008waf2222159_1.xml&quot;,&quot;issued&quot;:{&quot;date-parts&quot;:[[2009,4,1]]},&quot;page&quot;:&quot;601-608&quot;,&quot;abstract&quot;:&quot;A method for visually representing multiple measures of dichotomous (yes-no) forecast quality (probability of detection, false alarm ratio, bias, and critical success index) in a single diagram is presented. Illustration of the method is provided using performance statistics from two previously published forecast verification studies (snowfall density and convective initiation) and a verification of several new forecast datasets: Storm Prediction Center forecasts of severe storms (nontornadic and tornadic), Hydrometeorological Prediction Center forecasts of heavy precipitation (greater than 12.5 mm in a 6-h period), National Weather Service Forecast Office terminal aviation forecasts (ceiling and visibility), and medium-range ensemble forecasts of 500-hPa height anomalies. The use of such verification metrics in concert with more detailed investigations to advance forecasting is briefly discussed. © 2009 American Meteorological Society.&quot;,&quot;publisher&quot;:&quot;American Meteorological Society&quot;,&quot;issue&quot;:&quot;2&quot;,&quot;volume&quot;:&quot;24&quot;},&quot;isTemporary&quot;:false}],&quot;isEdited&quot;:false,&quot;citationTag&quot;:&quot;MENDELEY_CITATION_v3_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&quot;,&quot;manualOverride&quot;:{&quot;isManuallyOverridden&quot;:false,&quot;manualOverrideText&quot;:&quot;&quot;,&quot;citeprocText&quot;:&quot;(Roebber 2009)&quot;}},{&quot;properties&quot;:{&quot;noteIndex&quot;:0},&quot;citationID&quot;:&quot;MENDELEY_CITATION_5c112ecd-97fb-44a4-84b0-e61e1583779b&quot;,&quot;citationItems&quot;:[{&quot;id&quot;:&quot;d5ff8f16-5fdb-3aa2-9b19-e15dbdf37662&quot;,&quot;itemData&quot;:{&quot;type&quot;:&quot;report&quot;,&quot;id&quot;:&quot;d5ff8f16-5fdb-3aa2-9b19-e15dbdf37662&quot;,&quot;title&quot;:&quot;Expert Group Report on Recommended Practices for Selecting Renewable Power Forecasting Solutions - Part 1: Forecast Solution Selection Proces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issued&quot;:{&quot;date-parts&quot;:[[2019]]},&quot;number-of-pages&quot;:&quot;48&quot;},&quot;isTemporary&quot;:false},{&quot;id&quot;:&quot;ae352a44-0aa4-3cbc-831e-fadd937e44da&quot;,&quot;itemData&quot;:{&quot;type&quot;:&quot;report&quot;,&quot;id&quot;:&quot;ae352a44-0aa4-3cbc-831e-fadd937e44da&quot;,&quot;title&quot;:&quot;Expert Group Report on Recommended Practices For Selecting Renewable Power Forecasting Solutions - Part 2: Designing and Executing Forecasting Benchmarks and Trial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isTemporary&quot;:false}],&quot;isEdited&quot;:false,&quot;citationTag&quot;:&quot;MENDELEY_CITATION_v3_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XSwiaXNzdWVkIjp7ImRhdGUtcGFydHMiOltbMjAxOV1dfSwibnVtYmVyLW9mLXBhZ2VzIjoiNDgifSwiaXNUZW1wb3JhcnkiOmZhbHNlfSx7ImlkIjoiYWUzNTJhNDQtMGFhNC0zY2JjLTgzMWUtZmFkZDkzN2U0NGRhIiwiaXRlbURhdGEiOnsidHlwZSI6InJlcG9ydCIsImlkIjoiYWUzNTJhNDQtMGFhNC0zY2JjLTgzMWUtZmFkZDkzN2U0NGRhIiwidGl0bGUiOiJFeHBlcnQgR3JvdXAgUmVwb3J0IG9uIFJlY29tbWVuZGVkIFByYWN0aWNlcyBGb3IgU2VsZWN0aW5nIFJlbmV3YWJsZSBQb3dlciBGb3JlY2FzdGluZyBTb2x1dGlvbnMgLSBQYXJ0IDI6IERlc2lnbmluZyBhbmQgRXhlY3V0aW5nIEZvcmVjYXN0aW5nIEJlbmNobWFya3MgYW5kIFRyaWFscy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LHsiZmFtaWx5IjoiTGVybmVyIiwiZ2l2ZW4iOiJKZWZmcmV5IiwicGFyc2UtbmFtZXMiOmZhbHNlLCJkcm9wcGluZy1wYXJ0aWNsZSI6IiIsIm5vbi1kcm9wcGluZy1wYXJ0aWNsZSI6IiJ9XSwiaXNzdWVkIjp7ImRhdGUtcGFydHMiOltbMjAxOV1dfSwibnVtYmVyLW9mLXBhZ2VzIjoiMjkifSwiaXNUZW1wb3JhcnkiOmZhbHNlfV0sImlzRWRpdGVkIjpmYWxzZSwibWFudWFsT3ZlcnJpZGUiOnsiaXNNYW51YWxseU92ZXJyaWRkZW4iOmZhbHNlLCJtYW51YWxPdmVycmlkZVRleHQiOiIiLCJjaXRlcHJvY1RleHQiOiIoTcO2aHJsZW4gYW5kIFphY2sgMjAxOTsgTcO2aHJsZW4sIFphY2ssIGFuZCBMZXJuZXIgMjAxOSkifX0=&quot;,&quot;manualOverride&quot;:{&quot;isManuallyOverridden&quot;:false,&quot;manualOverrideText&quot;:&quot;&quot;,&quot;citeprocText&quot;:&quot;(Möhrlen and Zack 2019; Möhrlen, Zack, and Lerner 2019)&quot;}}]"/>
    <we:property name="MENDELEY_CITATIONS_STYLE" value="&quot;https://www.zotero.org/styles/chicago-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Publish Date</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escription0 xmlns="03a481b8-98e7-41e9-9238-ec9130b85d7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projectDoc xmlns="PNNL_Template">
  <PNNL_Template>
    <PNNL_Content_Controls>
      <PNNL_Contract>Prepared for and Contract</PNNL_Contract>
      <PNNL_Designation/>
      <PNNL_Title>Evaluating wind speed and power forecasts for wind energy applications using an open-source and systematic validation framework</PNNL_Title>
      <PNNL_Subtitle>Lessons learned from the </PNNL_Subtitle>
      <PNNL_Date>2022-01-01T00:00:00</PNNL_Date>
      <PNNL_Authors/>
      <PNNL_Number>PNNL-XXXXX</PNNL_Number>
    </PNNL_Content_Controls>
  </PNNL_Template>
</projectDoc>
</file>

<file path=customXml/item6.xml><?xml version="1.0" encoding="utf-8"?>
<b:Sources xmlns:b="http://schemas.openxmlformats.org/officeDocument/2006/bibliography" xmlns="http://schemas.openxmlformats.org/officeDocument/2006/bibliography" SelectedStyle="\APA.XSL" StyleName="APA">
</b:Sources>
</file>

<file path=customXml/item7.xml><?xml version="1.0" encoding="utf-8"?>
<ct:contentTypeSchema xmlns:ct="http://schemas.microsoft.com/office/2006/metadata/contentType" xmlns:ma="http://schemas.microsoft.com/office/2006/metadata/properties/metaAttributes" ct:_="" ma:_="" ma:contentTypeName="Document" ma:contentTypeID="0x010100905F6E5C82F48540BC753A02C30AD17A" ma:contentTypeVersion="1" ma:contentTypeDescription="Create a new document." ma:contentTypeScope="" ma:versionID="076496e7f9f1d85553f6912c6c8eb562">
  <xsd:schema xmlns:xsd="http://www.w3.org/2001/XMLSchema" xmlns:xs="http://www.w3.org/2001/XMLSchema" xmlns:p="http://schemas.microsoft.com/office/2006/metadata/properties" xmlns:ns2="03a481b8-98e7-41e9-9238-ec9130b85d78" targetNamespace="http://schemas.microsoft.com/office/2006/metadata/properties" ma:root="true" ma:fieldsID="f77077dc1a68bd38bc4f783827e2b43f" ns2:_="">
    <xsd:import namespace="03a481b8-98e7-41e9-9238-ec9130b85d78"/>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a481b8-98e7-41e9-9238-ec9130b85d78" elementFormDefault="qualified">
    <xsd:import namespace="http://schemas.microsoft.com/office/2006/documentManagement/types"/>
    <xsd:import namespace="http://schemas.microsoft.com/office/infopath/2007/PartnerControls"/>
    <xsd:element name="Description0" ma:index="8" nillable="true" ma:displayName="Description" ma:internalName="Description0">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xs:element ref="pc:AccountId" minOccurs="0">
          </xs:element>
          <xs:element ref="pc:AccountType" minOccurs="0">
          </xs:element>
        </xs:sequence>
      </xs:complexType>
    </xs:element>
    <xs:element name="DisplayName" type="xs:string">
    </xs:element>
    <xs:element name="AccountId" type="xs:string">
    </xs:element>
    <xs:element name="AccountType" type="xs:string">
    </xs:element>
    <xs:element name="BDCAssociatedEntity">
      <xs:complexType>
        <xs:sequence>
          <xs:element ref="pc:BDCEntity" minOccurs="0" maxOccurs="unbounded">
          </xs:element>
        </xs:sequence>
        <xs:attribute ref="pc:EntityNamespace">
        </xs:attribute>
        <xs:attribute ref="pc:EntityName">
        </xs:attribute>
        <xs:attribute ref="pc:SystemInstanceName">
        </xs:attribute>
        <xs:attribute ref="pc:AssociationName">
        </xs:attribute>
      </xs:complexType>
    </xs:element>
    <xs:attribute name="EntityNamespace" type="xs:string">
    </xs:attribute>
    <xs:attribute name="EntityName" type="xs:string">
    </xs:attribute>
    <xs:attribute name="SystemInstanceName" type="xs:string">
    </xs:attribute>
    <xs:attribute name="AssociationName" type="xs:string">
    </xs:attribute>
    <xs:element name="BDCEntity">
      <xs:complexType>
        <xs:sequence>
          <xs:element ref="pc:EntityDisplayName" minOccurs="0">
          </xs:element>
          <xs:element ref="pc:EntityInstanceReference" minOccurs="0">
          </xs:element>
          <xs:element ref="pc:EntityId1" minOccurs="0">
          </xs:element>
          <xs:element ref="pc:EntityId2" minOccurs="0">
          </xs:element>
          <xs:element ref="pc:EntityId3" minOccurs="0">
          </xs:element>
          <xs:element ref="pc:EntityId4" minOccurs="0">
          </xs:element>
          <xs:element ref="pc:EntityId5" minOccurs="0">
          </xs:element>
        </xs:sequence>
      </xs:complexType>
    </xs:element>
    <xs:element name="EntityDisplayName" type="xs:string">
    </xs:element>
    <xs:element name="EntityInstanceReference" type="xs:string">
    </xs:element>
    <xs:element name="EntityId1" type="xs:string">
    </xs:element>
    <xs:element name="EntityId2" type="xs:string">
    </xs:element>
    <xs:element name="EntityId3" type="xs:string">
    </xs:element>
    <xs:element name="EntityId4" type="xs:string">
    </xs:element>
    <xs:element name="EntityId5" type="xs:string">
    </xs:element>
    <xs:element name="Terms">
      <xs:complexType>
        <xs:sequence>
          <xs:element ref="pc:TermInfo" minOccurs="0" maxOccurs="unbounded">
          </xs:element>
        </xs:sequence>
      </xs:complexType>
    </xs:element>
    <xs:element name="TermInfo">
      <xs:complexType>
        <xs:sequence>
          <xs:element ref="pc:TermName" minOccurs="0">
          </xs:element>
          <xs:element ref="pc:TermId" minOccurs="0">
          </xs:element>
        </xs:sequence>
      </xs:complexType>
    </xs:element>
    <xs:element name="TermName" type="xs:string">
    </xs:element>
    <xs:element name="TermId" type="xs:string">
    </xs:element>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D094FB-A794-491B-A6C7-880B6AFA9B4C}">
  <ds:schemaRefs>
    <ds:schemaRef ds:uri="http://schemas.microsoft.com/office/2006/metadata/properties"/>
    <ds:schemaRef ds:uri="http://schemas.microsoft.com/office/infopath/2007/PartnerControls"/>
    <ds:schemaRef ds:uri="03a481b8-98e7-41e9-9238-ec9130b85d78"/>
  </ds:schemaRefs>
</ds:datastoreItem>
</file>

<file path=customXml/itemProps3.xml><?xml version="1.0" encoding="utf-8"?>
<ds:datastoreItem xmlns:ds="http://schemas.openxmlformats.org/officeDocument/2006/customXml" ds:itemID="{4E5B5076-29FF-4189-9C20-5D9567A16C0C}">
  <ds:schemaRefs>
    <ds:schemaRef ds:uri="http://schemas.microsoft.com/sharepoint/v3/contenttype/forms"/>
  </ds:schemaRefs>
</ds:datastoreItem>
</file>

<file path=customXml/itemProps4.xml><?xml version="1.0" encoding="utf-8"?>
<ds:datastoreItem xmlns:ds="http://schemas.openxmlformats.org/officeDocument/2006/customXml" ds:itemID="{57AFD3FA-79EE-4AF8-A72B-55EE7C542571}">
  <ds:schemaRefs>
    <ds:schemaRef ds:uri="http://schemas.microsoft.com/office/2006/customDocumentInformationPanel"/>
  </ds:schemaRefs>
</ds:datastoreItem>
</file>

<file path=customXml/itemProps5.xml><?xml version="1.0" encoding="utf-8"?>
<ds:datastoreItem xmlns:ds="http://schemas.openxmlformats.org/officeDocument/2006/customXml" ds:itemID="{02D18313-9A4D-4C49-BBB5-7012767DE606}">
  <ds:schemaRefs>
    <ds:schemaRef ds:uri="PNNL_Template"/>
  </ds:schemaRefs>
</ds:datastoreItem>
</file>

<file path=customXml/itemProps6.xml><?xml version="1.0" encoding="utf-8"?>
<ds:datastoreItem xmlns:ds="http://schemas.openxmlformats.org/officeDocument/2006/customXml" ds:itemID="{D281BA97-65F6-44CC-99F9-8F7ADB0C5762}">
  <ds:schemaRefs>
    <ds:schemaRef ds:uri="http://schemas.openxmlformats.org/officeDocument/2006/bibliography"/>
  </ds:schemaRefs>
</ds:datastoreItem>
</file>

<file path=customXml/itemProps7.xml><?xml version="1.0" encoding="utf-8"?>
<ds:datastoreItem xmlns:ds="http://schemas.openxmlformats.org/officeDocument/2006/customXml" ds:itemID="{C0501B14-5AEC-4346-84E4-A52ECE6A4D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a481b8-98e7-41e9-9238-ec9130b85d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11655</Words>
  <Characters>74152</Characters>
  <Application>Microsoft Office Word</Application>
  <DocSecurity>0</DocSecurity>
  <Lines>617</Lines>
  <Paragraphs>171</Paragraphs>
  <ScaleCrop>false</ScaleCrop>
  <HeadingPairs>
    <vt:vector size="2" baseType="variant">
      <vt:variant>
        <vt:lpstr>Title</vt:lpstr>
      </vt:variant>
      <vt:variant>
        <vt:i4>1</vt:i4>
      </vt:variant>
    </vt:vector>
  </HeadingPairs>
  <TitlesOfParts>
    <vt:vector size="1" baseType="lpstr">
      <vt:lpstr>Title</vt:lpstr>
    </vt:vector>
  </TitlesOfParts>
  <Company>Pacific Northwest National Laboratory</Company>
  <LinksUpToDate>false</LinksUpToDate>
  <CharactersWithSpaces>85636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Anstedt, Sheri</cp:lastModifiedBy>
  <cp:revision>2</cp:revision>
  <cp:lastPrinted>2022-01-11T02:51:00Z</cp:lastPrinted>
  <dcterms:created xsi:type="dcterms:W3CDTF">2022-01-26T22:25:00Z</dcterms:created>
  <dcterms:modified xsi:type="dcterms:W3CDTF">2022-01-26T22:25:00Z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0x010100905F6E5C82F48540BC753A02C30AD17A</vt:lpwstr>
  </property>
  <property fmtid="{D5CDD505-2E9C-101B-9397-08002B2CF9AE}" pid="3" name="PNNLNumber" linkTarget="PNNLNumber">
    <vt:lpwstr>PNNL-XXXXX</vt:lpwstr>
  </property>
</Properties>
</file>