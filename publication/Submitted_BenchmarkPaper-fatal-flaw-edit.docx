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6E5F5" w14:textId="241AC53E" w:rsidR="00646E21" w:rsidRPr="006D1912" w:rsidRDefault="00B0618C" w:rsidP="002263C9">
      <w:pPr>
        <w:pStyle w:val="Title"/>
      </w:pPr>
      <w:r>
        <w:t>Evaluating wind speed and power forecasts for wind energy applications using an open-source and systematic validation framework</w:t>
      </w:r>
    </w:p>
    <w:p w14:paraId="0A3F5EB1" w14:textId="624D1D85" w:rsidR="00676734" w:rsidRPr="008506FC" w:rsidRDefault="00CF1367" w:rsidP="002263C9">
      <w:pPr>
        <w:pStyle w:val="AuthorName"/>
        <w:rPr>
          <w:vertAlign w:val="superscript"/>
        </w:rPr>
      </w:pPr>
      <w:r>
        <w:t>Joseph C. Y. Lee</w:t>
      </w:r>
      <w:r w:rsidR="00216CFA" w:rsidRPr="008506FC">
        <w:t xml:space="preserve"> </w:t>
      </w:r>
      <w:r w:rsidR="00676734" w:rsidRPr="008506FC">
        <w:rPr>
          <w:vertAlign w:val="superscript"/>
        </w:rPr>
        <w:t>a</w:t>
      </w:r>
      <w:r w:rsidR="00676734" w:rsidRPr="008506FC">
        <w:t xml:space="preserve">, </w:t>
      </w:r>
      <w:r>
        <w:t>Caroline Draxl</w:t>
      </w:r>
      <w:r w:rsidR="00216CFA" w:rsidRPr="008506FC">
        <w:t xml:space="preserve"> </w:t>
      </w:r>
      <w:r w:rsidR="00676734" w:rsidRPr="008506FC">
        <w:rPr>
          <w:vertAlign w:val="superscript"/>
        </w:rPr>
        <w:t>b</w:t>
      </w:r>
      <w:r w:rsidR="00676734" w:rsidRPr="008506FC">
        <w:t xml:space="preserve">, </w:t>
      </w:r>
      <w:r>
        <w:t>Larry K. Berg</w:t>
      </w:r>
      <w:r w:rsidR="00216CFA" w:rsidRPr="008506FC">
        <w:t xml:space="preserve"> </w:t>
      </w:r>
      <w:r>
        <w:rPr>
          <w:vertAlign w:val="superscript"/>
        </w:rPr>
        <w:t>a</w:t>
      </w:r>
    </w:p>
    <w:p w14:paraId="75C39D53" w14:textId="443C6540" w:rsidR="00676734" w:rsidRPr="008506FC" w:rsidRDefault="002D6AE0" w:rsidP="007C46B8">
      <w:pPr>
        <w:pStyle w:val="AuthorAffiliation"/>
      </w:pPr>
      <w:r w:rsidRPr="008506FC">
        <w:rPr>
          <w:vertAlign w:val="superscript"/>
        </w:rPr>
        <w:t xml:space="preserve">a </w:t>
      </w:r>
      <w:r w:rsidR="00CF1367">
        <w:t>Pacific Northwest National Laboratory, Richland, WA 99354, USA</w:t>
      </w:r>
    </w:p>
    <w:p w14:paraId="0DDC4C2D" w14:textId="02D0E1A2" w:rsidR="00216CFA" w:rsidRPr="008506FC" w:rsidRDefault="002D6AE0" w:rsidP="002263C9">
      <w:pPr>
        <w:pStyle w:val="AuthorAffiliation"/>
      </w:pPr>
      <w:r w:rsidRPr="008506FC">
        <w:rPr>
          <w:vertAlign w:val="superscript"/>
        </w:rPr>
        <w:t>b</w:t>
      </w:r>
      <w:r w:rsidRPr="008506FC">
        <w:t xml:space="preserve"> </w:t>
      </w:r>
      <w:r w:rsidR="00CF1367">
        <w:t>National Renewable Energy Laboratory, Golden, CO 80401, USA</w:t>
      </w:r>
    </w:p>
    <w:p w14:paraId="2178EABB" w14:textId="37FC9559" w:rsidR="00216CFA" w:rsidRPr="008506FC" w:rsidRDefault="004A284F" w:rsidP="007C46B8">
      <w:pPr>
        <w:pStyle w:val="AuthorAffiliation"/>
      </w:pPr>
      <w:r>
        <w:t>Corresponding author:</w:t>
      </w:r>
      <w:r w:rsidR="007C46B8">
        <w:t xml:space="preserve"> Joseph C. Y. Lee</w:t>
      </w:r>
      <w:r w:rsidR="00ED3121">
        <w:t>,</w:t>
      </w:r>
      <w:r>
        <w:t xml:space="preserve"> </w:t>
      </w:r>
      <w:hyperlink r:id="rId11" w:history="1">
        <w:r w:rsidR="007C46B8" w:rsidRPr="00B61EF2">
          <w:rPr>
            <w:rStyle w:val="Hyperlink"/>
          </w:rPr>
          <w:t>joseph.lee@pnnl.gov</w:t>
        </w:r>
      </w:hyperlink>
    </w:p>
    <w:p w14:paraId="799703C2" w14:textId="77777777" w:rsidR="00291C99" w:rsidRPr="008506FC" w:rsidRDefault="00291C99" w:rsidP="002263C9">
      <w:pPr>
        <w:pStyle w:val="AuthorAffiliation"/>
      </w:pPr>
    </w:p>
    <w:p w14:paraId="67367779" w14:textId="00549672" w:rsidR="0082437C" w:rsidRPr="008506FC" w:rsidRDefault="0082437C" w:rsidP="002263C9">
      <w:pPr>
        <w:sectPr w:rsidR="0082437C" w:rsidRPr="008506FC" w:rsidSect="000734E0">
          <w:pgSz w:w="12240" w:h="15840" w:code="1"/>
          <w:pgMar w:top="1440" w:right="1440" w:bottom="1440" w:left="1440" w:header="720" w:footer="288" w:gutter="0"/>
          <w:cols w:space="720"/>
          <w:titlePg/>
          <w:docGrid w:linePitch="360"/>
        </w:sectPr>
      </w:pPr>
    </w:p>
    <w:p w14:paraId="2F92542B" w14:textId="1F4C1C13" w:rsidR="006B3F1F" w:rsidRPr="008506FC" w:rsidRDefault="006B3F1F" w:rsidP="002263C9">
      <w:pPr>
        <w:rPr>
          <w:b/>
        </w:rPr>
      </w:pPr>
      <w:r w:rsidRPr="008506FC">
        <w:rPr>
          <w:b/>
        </w:rPr>
        <w:t>A</w:t>
      </w:r>
      <w:r w:rsidR="002263C9" w:rsidRPr="008506FC">
        <w:rPr>
          <w:b/>
        </w:rPr>
        <w:t>bstract</w:t>
      </w:r>
    </w:p>
    <w:p w14:paraId="576F4EEA" w14:textId="643347E3" w:rsidR="008245FC" w:rsidRPr="008506FC" w:rsidRDefault="008245FC" w:rsidP="002263C9">
      <w:r>
        <w:t xml:space="preserve">Building on the verification and validation work developed under the Second </w:t>
      </w:r>
      <w:r w:rsidRPr="00110948">
        <w:t>Wind Forecast Improvement Project</w:t>
      </w:r>
      <w:r>
        <w:t xml:space="preserve">, this work exhibits the value of a consistent procedure to evaluate wind power forecasts. We established an open-source Python code base tailored for wind speed and wind power forecast validation, WE-Validate. The code base can evaluate model forecasts with observations in a coherent manner. To demonstrate the systematic validation framework of WE-Validate, we designed and hosted a forecast evaluation benchmark exercise. We invited forecast providers in industry and academia to participate and submit forecasts for two case studies. We then evaluated the submissions with WE-Validate. Our findings suggest that ensemble means have reasonable skills in time series forecasting, whereas they are often inferior to single ensemble members in </w:t>
      </w:r>
      <w:commentRangeStart w:id="0"/>
      <w:r>
        <w:t xml:space="preserve">wind ramp </w:t>
      </w:r>
      <w:commentRangeEnd w:id="0"/>
      <w:r w:rsidR="0016507E">
        <w:rPr>
          <w:rStyle w:val="CommentReference"/>
        </w:rPr>
        <w:commentReference w:id="0"/>
      </w:r>
      <w:r>
        <w:t>forecasting. Adopting a voting scheme in ramp forecasting that allows ensemble members to detect ramps independently leads to satisfactory skill scores. Throughout this document, we also emphasize the importance of using statistically robust and resistant metrics as well as equitable skill scores in forecast evaluation.</w:t>
      </w:r>
    </w:p>
    <w:p w14:paraId="5C1C542F" w14:textId="3F780F8A" w:rsidR="006B3F1F" w:rsidRPr="008506FC" w:rsidRDefault="002263C9" w:rsidP="002263C9">
      <w:pPr>
        <w:rPr>
          <w:b/>
        </w:rPr>
      </w:pPr>
      <w:r w:rsidRPr="008506FC">
        <w:rPr>
          <w:b/>
        </w:rPr>
        <w:t>Keywords</w:t>
      </w:r>
    </w:p>
    <w:p w14:paraId="09062D14" w14:textId="0FCE155E" w:rsidR="00782A36" w:rsidRDefault="00E961F5" w:rsidP="00671BFA">
      <w:r>
        <w:t xml:space="preserve">Wind energy, </w:t>
      </w:r>
      <w:r w:rsidR="00FE2000">
        <w:t xml:space="preserve">benchmark exercise, </w:t>
      </w:r>
      <w:r>
        <w:t xml:space="preserve">forecast evaluation, </w:t>
      </w:r>
      <w:r w:rsidR="00245B68">
        <w:t>open-source</w:t>
      </w:r>
      <w:r w:rsidR="00FE2000">
        <w:t xml:space="preserve"> tool</w:t>
      </w:r>
      <w:r w:rsidR="00671BFA">
        <w:t xml:space="preserve">, </w:t>
      </w:r>
      <w:r>
        <w:t>ramp forecasting</w:t>
      </w:r>
    </w:p>
    <w:p w14:paraId="7EEA28FC" w14:textId="5DA0FD95" w:rsidR="00B26B20" w:rsidRPr="00C50AFE" w:rsidRDefault="008245FC" w:rsidP="00C50AFE">
      <w:pPr>
        <w:rPr>
          <w:b/>
          <w:bCs/>
        </w:rPr>
      </w:pPr>
      <w:r w:rsidRPr="005C493A">
        <w:rPr>
          <w:b/>
          <w:bCs/>
        </w:rPr>
        <w:t>Highlights</w:t>
      </w:r>
      <w:r w:rsidR="001C2488" w:rsidRPr="005C493A">
        <w:rPr>
          <w:b/>
          <w:bCs/>
        </w:rPr>
        <w:t xml:space="preserve"> (</w:t>
      </w:r>
      <w:r w:rsidR="00A44974">
        <w:rPr>
          <w:b/>
          <w:bCs/>
        </w:rPr>
        <w:t xml:space="preserve">3 to 5 points, </w:t>
      </w:r>
      <w:r w:rsidR="001C2488" w:rsidRPr="005C493A">
        <w:rPr>
          <w:b/>
          <w:bCs/>
        </w:rPr>
        <w:t>85 characters including spaces)</w:t>
      </w:r>
    </w:p>
    <w:p w14:paraId="50A942D2" w14:textId="583D7F86" w:rsidR="00CD5A55" w:rsidRDefault="00344D8E" w:rsidP="00207D55">
      <w:pPr>
        <w:pStyle w:val="ListParagraph"/>
        <w:numPr>
          <w:ilvl w:val="0"/>
          <w:numId w:val="16"/>
        </w:numPr>
      </w:pPr>
      <w:r>
        <w:t xml:space="preserve">Benchmark exercise participants submitted </w:t>
      </w:r>
      <w:r w:rsidR="00AC24A5">
        <w:t>forecasts</w:t>
      </w:r>
      <w:r>
        <w:t xml:space="preserve"> </w:t>
      </w:r>
      <w:r w:rsidR="00466019">
        <w:t xml:space="preserve">to </w:t>
      </w:r>
      <w:r w:rsidR="00696030">
        <w:t xml:space="preserve">assess </w:t>
      </w:r>
      <w:r w:rsidR="00466019">
        <w:t>validation framework</w:t>
      </w:r>
    </w:p>
    <w:p w14:paraId="2165B1E0" w14:textId="7381ABD0" w:rsidR="008245FC" w:rsidRDefault="00691DF1" w:rsidP="00207D55">
      <w:pPr>
        <w:pStyle w:val="ListParagraph"/>
        <w:numPr>
          <w:ilvl w:val="0"/>
          <w:numId w:val="16"/>
        </w:numPr>
      </w:pPr>
      <w:r>
        <w:lastRenderedPageBreak/>
        <w:t xml:space="preserve">Open-source tool offers </w:t>
      </w:r>
      <w:r w:rsidR="00D95A5F">
        <w:t>systematic</w:t>
      </w:r>
      <w:r w:rsidR="002D3A35">
        <w:t xml:space="preserve">, </w:t>
      </w:r>
      <w:r w:rsidR="00DB7094">
        <w:t>consistent evaluation</w:t>
      </w:r>
      <w:r w:rsidR="008878AA">
        <w:t xml:space="preserve"> </w:t>
      </w:r>
      <w:r w:rsidR="00722BFB">
        <w:t>of</w:t>
      </w:r>
      <w:r w:rsidR="008878AA">
        <w:t xml:space="preserve"> </w:t>
      </w:r>
      <w:r w:rsidR="00722BFB">
        <w:t xml:space="preserve">wind energy </w:t>
      </w:r>
      <w:r w:rsidR="00207D55">
        <w:t>forecasts</w:t>
      </w:r>
    </w:p>
    <w:p w14:paraId="7E67C07D" w14:textId="6616913A" w:rsidR="005F1CC2" w:rsidRDefault="00CE6F25" w:rsidP="00691DF1">
      <w:pPr>
        <w:pStyle w:val="ListParagraph"/>
        <w:numPr>
          <w:ilvl w:val="0"/>
          <w:numId w:val="16"/>
        </w:numPr>
      </w:pPr>
      <w:r>
        <w:t>Emp</w:t>
      </w:r>
      <w:r w:rsidR="003755B6">
        <w:t>loy</w:t>
      </w:r>
      <w:r w:rsidR="003F53D3">
        <w:t xml:space="preserve"> s</w:t>
      </w:r>
      <w:r w:rsidR="005F1CC2">
        <w:t>tatistically robust</w:t>
      </w:r>
      <w:r w:rsidR="00296570">
        <w:t xml:space="preserve">, </w:t>
      </w:r>
      <w:r w:rsidR="005F1CC2">
        <w:t>resistant</w:t>
      </w:r>
      <w:r w:rsidR="00296570">
        <w:t xml:space="preserve">, and equitable </w:t>
      </w:r>
      <w:r w:rsidR="005F1CC2">
        <w:t>metrics</w:t>
      </w:r>
      <w:r w:rsidR="004A5C67">
        <w:t xml:space="preserve"> </w:t>
      </w:r>
      <w:r w:rsidR="007414E3">
        <w:t>to evaluate</w:t>
      </w:r>
      <w:r w:rsidR="006F6354">
        <w:t xml:space="preserve"> </w:t>
      </w:r>
      <w:r w:rsidR="007414E3">
        <w:t>forecasts</w:t>
      </w:r>
    </w:p>
    <w:p w14:paraId="267AFC1E" w14:textId="74D1A17A" w:rsidR="00111875" w:rsidRDefault="00111875" w:rsidP="00691DF1">
      <w:pPr>
        <w:pStyle w:val="ListParagraph"/>
        <w:numPr>
          <w:ilvl w:val="0"/>
          <w:numId w:val="16"/>
        </w:numPr>
      </w:pPr>
      <w:r>
        <w:t>Ensemble mean</w:t>
      </w:r>
      <w:r w:rsidR="00197E75">
        <w:t>s</w:t>
      </w:r>
      <w:r w:rsidR="00D37A65">
        <w:t xml:space="preserve"> </w:t>
      </w:r>
      <w:r w:rsidR="00E92C5F">
        <w:t>perform</w:t>
      </w:r>
      <w:r w:rsidR="00EC0BBC">
        <w:t xml:space="preserve"> adequate</w:t>
      </w:r>
      <w:r w:rsidR="00E92C5F">
        <w:t xml:space="preserve">ly </w:t>
      </w:r>
      <w:r w:rsidR="00D37A65">
        <w:t>in forecasting</w:t>
      </w:r>
      <w:r w:rsidR="00197E75">
        <w:t xml:space="preserve"> </w:t>
      </w:r>
      <w:r w:rsidR="00D37A65">
        <w:t>time series but not ramps</w:t>
      </w:r>
    </w:p>
    <w:p w14:paraId="6B20AC46" w14:textId="686BC67B" w:rsidR="00111875" w:rsidRDefault="00676FA8" w:rsidP="00691DF1">
      <w:pPr>
        <w:pStyle w:val="ListParagraph"/>
        <w:numPr>
          <w:ilvl w:val="0"/>
          <w:numId w:val="16"/>
        </w:numPr>
        <w:rPr>
          <w:ins w:id="1" w:author="Carter, Laura" w:date="2022-06-06T12:04:00Z"/>
        </w:rPr>
      </w:pPr>
      <w:r>
        <w:t xml:space="preserve">In detecting </w:t>
      </w:r>
      <w:r w:rsidR="00967BAB">
        <w:t xml:space="preserve">wind </w:t>
      </w:r>
      <w:r>
        <w:t xml:space="preserve">ramp events, </w:t>
      </w:r>
      <w:r w:rsidR="00156C81">
        <w:t>v</w:t>
      </w:r>
      <w:r w:rsidR="00111875">
        <w:t xml:space="preserve">oting </w:t>
      </w:r>
      <w:r w:rsidR="00A85CBA">
        <w:t>among</w:t>
      </w:r>
      <w:r w:rsidR="003C38FD">
        <w:t xml:space="preserve"> ensemble members </w:t>
      </w:r>
      <w:r w:rsidR="00735638">
        <w:t>improves skills</w:t>
      </w:r>
    </w:p>
    <w:p w14:paraId="09AA48CF" w14:textId="337E97DA" w:rsidR="00AB3A56" w:rsidRDefault="00AB3A56" w:rsidP="00AB3A56">
      <w:pPr>
        <w:rPr>
          <w:ins w:id="2" w:author="Carter, Laura" w:date="2022-06-06T12:50:00Z"/>
          <w:b/>
          <w:bCs/>
        </w:rPr>
      </w:pPr>
      <w:commentRangeStart w:id="3"/>
      <w:ins w:id="4" w:author="Carter, Laura" w:date="2022-06-06T12:04:00Z">
        <w:r w:rsidRPr="00CF0EF2">
          <w:rPr>
            <w:b/>
            <w:bCs/>
          </w:rPr>
          <w:t>Acronyms</w:t>
        </w:r>
      </w:ins>
      <w:commentRangeEnd w:id="3"/>
      <w:ins w:id="5" w:author="Carter, Laura" w:date="2022-06-06T12:07:00Z">
        <w:r w:rsidR="00CF0EF2">
          <w:rPr>
            <w:rStyle w:val="CommentReference"/>
          </w:rPr>
          <w:commentReference w:id="3"/>
        </w:r>
        <w:r w:rsidR="00CF0EF2">
          <w:rPr>
            <w:b/>
            <w:bCs/>
          </w:rPr>
          <w:t xml:space="preserve"> and Abbreviations</w:t>
        </w:r>
      </w:ins>
    </w:p>
    <w:p w14:paraId="5C924169" w14:textId="51B216D7" w:rsidR="00AB2650" w:rsidRDefault="00AB2650" w:rsidP="00AB3A56">
      <w:pPr>
        <w:rPr>
          <w:ins w:id="6" w:author="Carter, Laura" w:date="2022-06-06T15:06:00Z"/>
        </w:rPr>
      </w:pPr>
      <w:ins w:id="7" w:author="Carter, Laura" w:date="2022-06-06T15:06:00Z">
        <w:r>
          <w:t>A2e</w:t>
        </w:r>
        <w:r>
          <w:tab/>
        </w:r>
        <w:r w:rsidRPr="0007210B">
          <w:t>Atmosphere to Electrons</w:t>
        </w:r>
      </w:ins>
    </w:p>
    <w:p w14:paraId="4813AB2B" w14:textId="33B908C5" w:rsidR="00536A68" w:rsidRDefault="00536A68" w:rsidP="00AB3A56">
      <w:pPr>
        <w:rPr>
          <w:ins w:id="8" w:author="Carter, Laura" w:date="2022-06-06T15:06:00Z"/>
        </w:rPr>
      </w:pPr>
      <w:ins w:id="9" w:author="Carter, Laura" w:date="2022-06-06T12:55:00Z">
        <w:r>
          <w:t>CSI</w:t>
        </w:r>
        <w:r>
          <w:tab/>
        </w:r>
        <w:r w:rsidRPr="00536A68">
          <w:t>Critical success index</w:t>
        </w:r>
      </w:ins>
    </w:p>
    <w:p w14:paraId="3A996BEC" w14:textId="20C901C9" w:rsidR="002918B4" w:rsidRDefault="002918B4" w:rsidP="00AB3A56">
      <w:pPr>
        <w:rPr>
          <w:ins w:id="10" w:author="Carter, Laura" w:date="2022-06-06T12:55:00Z"/>
        </w:rPr>
      </w:pPr>
      <w:ins w:id="11" w:author="Carter, Laura" w:date="2022-06-06T15:06:00Z">
        <w:r>
          <w:t>DOE</w:t>
        </w:r>
        <w:r>
          <w:tab/>
          <w:t>U.S. Department of Energy</w:t>
        </w:r>
      </w:ins>
    </w:p>
    <w:p w14:paraId="6CA757A9" w14:textId="77777777" w:rsidR="00536A68" w:rsidRDefault="00536A68" w:rsidP="00536A68">
      <w:pPr>
        <w:rPr>
          <w:ins w:id="12" w:author="Carter, Laura" w:date="2022-06-06T12:55:00Z"/>
        </w:rPr>
      </w:pPr>
      <w:ins w:id="13" w:author="Carter, Laura" w:date="2022-06-06T12:55:00Z">
        <w:r>
          <w:t>FP</w:t>
        </w:r>
        <w:r>
          <w:tab/>
          <w:t>False positive</w:t>
        </w:r>
      </w:ins>
    </w:p>
    <w:p w14:paraId="6ADAE501" w14:textId="760030B9" w:rsidR="00536A68" w:rsidRDefault="00536A68" w:rsidP="00536A68">
      <w:pPr>
        <w:rPr>
          <w:ins w:id="14" w:author="Carter, Laura" w:date="2022-06-06T12:55:00Z"/>
        </w:rPr>
      </w:pPr>
      <w:ins w:id="15" w:author="Carter, Laura" w:date="2022-06-06T12:55:00Z">
        <w:r>
          <w:t>FN</w:t>
        </w:r>
        <w:r>
          <w:tab/>
          <w:t>False negative</w:t>
        </w:r>
      </w:ins>
    </w:p>
    <w:p w14:paraId="376724FB" w14:textId="2ABC1FB6" w:rsidR="00536A68" w:rsidRDefault="00536A68" w:rsidP="00536A68">
      <w:pPr>
        <w:rPr>
          <w:ins w:id="16" w:author="Carter, Laura" w:date="2022-06-06T12:56:00Z"/>
        </w:rPr>
      </w:pPr>
      <w:ins w:id="17" w:author="Carter, Laura" w:date="2022-06-06T12:55:00Z">
        <w:r>
          <w:t>IEA</w:t>
        </w:r>
        <w:r>
          <w:tab/>
        </w:r>
        <w:r w:rsidRPr="00FE53E6">
          <w:t>International Energy Agency</w:t>
        </w:r>
      </w:ins>
    </w:p>
    <w:p w14:paraId="7562A289" w14:textId="0BD18775" w:rsidR="00536A68" w:rsidRDefault="00536A68" w:rsidP="00536A68">
      <w:pPr>
        <w:rPr>
          <w:ins w:id="18" w:author="Carter, Laura" w:date="2022-06-06T13:11:00Z"/>
        </w:rPr>
      </w:pPr>
      <w:ins w:id="19" w:author="Carter, Laura" w:date="2022-06-06T12:56:00Z">
        <w:r>
          <w:t>PD</w:t>
        </w:r>
        <w:r>
          <w:tab/>
        </w:r>
        <w:r w:rsidRPr="00536A68">
          <w:t>Probability of detection</w:t>
        </w:r>
      </w:ins>
    </w:p>
    <w:p w14:paraId="00464449" w14:textId="05E71287" w:rsidR="008321B6" w:rsidRDefault="008321B6" w:rsidP="00536A68">
      <w:pPr>
        <w:rPr>
          <w:ins w:id="20" w:author="Carter, Laura" w:date="2022-06-06T12:56:00Z"/>
        </w:rPr>
      </w:pPr>
      <w:ins w:id="21" w:author="Carter, Laura" w:date="2022-06-06T13:11:00Z">
        <w:r>
          <w:rPr>
            <w:color w:val="000000"/>
          </w:rPr>
          <w:t>PSS</w:t>
        </w:r>
        <w:r>
          <w:rPr>
            <w:color w:val="000000"/>
          </w:rPr>
          <w:tab/>
        </w:r>
        <w:r>
          <w:rPr>
            <w:color w:val="000000"/>
          </w:rPr>
          <w:t>Peirce skill score</w:t>
        </w:r>
      </w:ins>
    </w:p>
    <w:p w14:paraId="19B9FB4A" w14:textId="39ECB085" w:rsidR="00536A68" w:rsidRDefault="00536A68" w:rsidP="00536A68">
      <w:pPr>
        <w:rPr>
          <w:ins w:id="22" w:author="Carter, Laura" w:date="2022-06-06T14:26:00Z"/>
          <w:color w:val="000000"/>
        </w:rPr>
      </w:pPr>
      <w:ins w:id="23" w:author="Carter, Laura" w:date="2022-06-06T12:55:00Z">
        <w:r>
          <w:rPr>
            <w:color w:val="000000"/>
          </w:rPr>
          <w:t>RMSE</w:t>
        </w:r>
        <w:r>
          <w:rPr>
            <w:color w:val="000000"/>
          </w:rPr>
          <w:tab/>
          <w:t xml:space="preserve">Root-mean-square error </w:t>
        </w:r>
      </w:ins>
    </w:p>
    <w:p w14:paraId="483CA7BF" w14:textId="67053E12" w:rsidR="00D724C2" w:rsidRDefault="00D724C2" w:rsidP="00536A68">
      <w:pPr>
        <w:rPr>
          <w:ins w:id="24" w:author="Carter, Laura" w:date="2022-06-06T12:55:00Z"/>
        </w:rPr>
      </w:pPr>
      <w:ins w:id="25" w:author="Carter, Laura" w:date="2022-06-06T14:26:00Z">
        <w:r>
          <w:rPr>
            <w:color w:val="000000"/>
          </w:rPr>
          <w:t>SEDS</w:t>
        </w:r>
        <w:r>
          <w:rPr>
            <w:color w:val="000000"/>
          </w:rPr>
          <w:tab/>
          <w:t>S</w:t>
        </w:r>
        <w:r>
          <w:rPr>
            <w:color w:val="000000"/>
          </w:rPr>
          <w:t>ymmetric extreme dependency score</w:t>
        </w:r>
      </w:ins>
    </w:p>
    <w:p w14:paraId="7390AF9B" w14:textId="16D5F5E9" w:rsidR="00536A68" w:rsidRDefault="00536A68" w:rsidP="00AB3A56">
      <w:pPr>
        <w:rPr>
          <w:ins w:id="26" w:author="Carter, Laura" w:date="2022-06-06T12:55:00Z"/>
        </w:rPr>
      </w:pPr>
      <w:ins w:id="27" w:author="Carter, Laura" w:date="2022-06-06T12:54:00Z">
        <w:r>
          <w:t>SR</w:t>
        </w:r>
        <w:r>
          <w:tab/>
          <w:t>Success ratio</w:t>
        </w:r>
      </w:ins>
    </w:p>
    <w:p w14:paraId="1BEA6847" w14:textId="77777777" w:rsidR="00536A68" w:rsidRPr="00CF0EF2" w:rsidRDefault="00536A68" w:rsidP="00536A68">
      <w:pPr>
        <w:rPr>
          <w:ins w:id="28" w:author="Carter, Laura" w:date="2022-06-06T12:55:00Z"/>
          <w:b/>
          <w:bCs/>
        </w:rPr>
      </w:pPr>
      <w:ins w:id="29" w:author="Carter, Laura" w:date="2022-06-06T12:55:00Z">
        <w:r>
          <w:t>TN</w:t>
        </w:r>
        <w:r>
          <w:tab/>
          <w:t>True negative</w:t>
        </w:r>
      </w:ins>
    </w:p>
    <w:p w14:paraId="1FD2CDEE" w14:textId="0D0E1E86" w:rsidR="00536A68" w:rsidRDefault="00536A68" w:rsidP="00AB3A56">
      <w:pPr>
        <w:rPr>
          <w:ins w:id="30" w:author="Carter, Laura" w:date="2022-06-06T12:54:00Z"/>
        </w:rPr>
      </w:pPr>
      <w:ins w:id="31" w:author="Carter, Laura" w:date="2022-06-06T12:54:00Z">
        <w:r>
          <w:t>TP</w:t>
        </w:r>
        <w:r>
          <w:tab/>
          <w:t>T</w:t>
        </w:r>
      </w:ins>
      <w:ins w:id="32" w:author="Carter, Laura" w:date="2022-06-06T12:50:00Z">
        <w:r w:rsidR="00DB54EC">
          <w:t>rue positive</w:t>
        </w:r>
      </w:ins>
    </w:p>
    <w:p w14:paraId="2FA485CD" w14:textId="165F7D72" w:rsidR="00AB3A56" w:rsidRDefault="00AB3A56" w:rsidP="00AB3A56">
      <w:pPr>
        <w:rPr>
          <w:ins w:id="33" w:author="Carter, Laura" w:date="2022-06-06T12:05:00Z"/>
        </w:rPr>
      </w:pPr>
      <w:ins w:id="34" w:author="Carter, Laura" w:date="2022-06-06T12:05:00Z">
        <w:r>
          <w:t>WFIP2</w:t>
        </w:r>
        <w:r>
          <w:tab/>
        </w:r>
        <w:r>
          <w:t>Second Wind Forecast Improvement Project</w:t>
        </w:r>
      </w:ins>
    </w:p>
    <w:p w14:paraId="71E735F6" w14:textId="290B1393" w:rsidR="00AB3A56" w:rsidRPr="00E06FBA" w:rsidRDefault="00AB3A56" w:rsidP="00AB3A56">
      <w:ins w:id="35" w:author="Carter, Laura" w:date="2022-06-06T12:04:00Z">
        <w:r>
          <w:t>WE</w:t>
        </w:r>
        <w:r>
          <w:tab/>
        </w:r>
      </w:ins>
      <w:ins w:id="36" w:author="Carter, Laura" w:date="2022-06-06T12:05:00Z">
        <w:r>
          <w:t xml:space="preserve">Wind </w:t>
        </w:r>
      </w:ins>
      <w:ins w:id="37" w:author="Carter, Laura" w:date="2022-06-06T12:06:00Z">
        <w:r>
          <w:t>e</w:t>
        </w:r>
      </w:ins>
      <w:ins w:id="38" w:author="Carter, Laura" w:date="2022-06-06T12:05:00Z">
        <w:r>
          <w:t>nergy</w:t>
        </w:r>
      </w:ins>
    </w:p>
    <w:p w14:paraId="61D869FF" w14:textId="1B90DE62" w:rsidR="00A6678D" w:rsidRPr="008506FC" w:rsidRDefault="00DB3BEC" w:rsidP="002263C9">
      <w:pPr>
        <w:pStyle w:val="SectionHeading"/>
        <w:rPr>
          <w:rStyle w:val="TabletextChar"/>
          <w:szCs w:val="20"/>
        </w:rPr>
      </w:pPr>
      <w:commentRangeStart w:id="39"/>
      <w:r>
        <w:t>Motivation</w:t>
      </w:r>
      <w:commentRangeEnd w:id="39"/>
      <w:r w:rsidR="00A03CC8">
        <w:rPr>
          <w:rStyle w:val="CommentReference"/>
          <w:b w:val="0"/>
          <w:kern w:val="0"/>
        </w:rPr>
        <w:commentReference w:id="39"/>
      </w:r>
    </w:p>
    <w:p w14:paraId="4559126C" w14:textId="1E46237C" w:rsidR="002867EA" w:rsidRDefault="002867EA" w:rsidP="002867EA">
      <w:pPr>
        <w:rPr>
          <w:color w:val="000000"/>
        </w:rPr>
      </w:pPr>
      <w:r>
        <w:t xml:space="preserve">Selecting accurate renewable energy forecasts that suit one’s needs requires careful assessment. For instance, variations emerge among forecast providers, from numerical modeling practices to </w:t>
      </w:r>
      <w:commentRangeStart w:id="40"/>
      <w:r>
        <w:t xml:space="preserve">communicating forecast </w:t>
      </w:r>
      <w:r>
        <w:lastRenderedPageBreak/>
        <w:t>uncertainties</w:t>
      </w:r>
      <w:commentRangeEnd w:id="40"/>
      <w:r w:rsidR="00A03CC8">
        <w:rPr>
          <w:rStyle w:val="CommentReference"/>
        </w:rPr>
        <w:commentReference w:id="40"/>
      </w:r>
      <w:r>
        <w:t xml:space="preserve"> </w:t>
      </w:r>
      <w:sdt>
        <w:sdtPr>
          <w:rPr>
            <w:color w:val="000000"/>
          </w:rPr>
          <w:tag w:val="MENDELEY_CITATION_v3_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"/>
          <w:id w:val="1709832396"/>
          <w:placeholder>
            <w:docPart w:val="1CFB16A265E40441857081A18BF0569C"/>
          </w:placeholder>
        </w:sdtPr>
        <w:sdtEndPr/>
        <w:sdtContent>
          <w:r w:rsidR="00DE3D1D" w:rsidRPr="008A60D8">
            <w:rPr>
              <w:color w:val="000000"/>
            </w:rPr>
            <w:t>[1]</w:t>
          </w:r>
        </w:sdtContent>
      </w:sdt>
      <w:r>
        <w:rPr>
          <w:color w:val="000000"/>
        </w:rPr>
        <w:t xml:space="preserve">. Varying methodologies chosen by different organizations also create uncertainties in predicting wind energy production </w:t>
      </w:r>
      <w:sdt>
        <w:sdtPr>
          <w:rPr>
            <w:color w:val="000000"/>
          </w:rPr>
          <w:tag w:val="MENDELEY_CITATION_v3_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"/>
          <w:id w:val="-611279301"/>
          <w:placeholder>
            <w:docPart w:val="1CFB16A265E40441857081A18BF0569C"/>
          </w:placeholder>
        </w:sdtPr>
        <w:sdtEndPr/>
        <w:sdtContent>
          <w:r w:rsidR="00DE3D1D" w:rsidRPr="00DA524E">
            <w:rPr>
              <w:color w:val="000000"/>
            </w:rPr>
            <w:t>[2,3]</w:t>
          </w:r>
        </w:sdtContent>
      </w:sdt>
      <w:r>
        <w:rPr>
          <w:color w:val="000000"/>
        </w:rPr>
        <w:t xml:space="preserve">. Creating a benchmark to evaluate forecast performance </w:t>
      </w:r>
      <w:r w:rsidRPr="002B0529">
        <w:t>is</w:t>
      </w:r>
      <w:r>
        <w:t xml:space="preserve"> also</w:t>
      </w:r>
      <w:r w:rsidRPr="002B0529">
        <w:t xml:space="preserve"> costly for </w:t>
      </w:r>
      <w:r>
        <w:t xml:space="preserve">forecast </w:t>
      </w:r>
      <w:r w:rsidRPr="002B0529">
        <w:t>users and providers</w:t>
      </w:r>
      <w:r>
        <w:t xml:space="preserve"> </w:t>
      </w:r>
      <w:sdt>
        <w:sdtPr>
          <w:rPr>
            <w:color w:val="000000"/>
          </w:rPr>
          <w:tag w:val="MENDELEY_CITATION_v3_eyJwcm9wZXJ0aWVzIjp7Im5vdGVJbmRleCI6MH0sImNpdGF0aW9uSUQiOiJNRU5ERUxFWV9DSVRBVElPTl9mNWU1YWJjZi1mOTM5LTQ4OTktOWVkMC0zOWJlYTcyMDA2MDI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XSwibWFudWFsT3ZlcnJpZGUiOnsiaXNNYW51YWxseU92ZXJyaWRkZW4iOmZhbHNlLCJtYW51YWxPdmVycmlkZVRleHQiOiIiLCJjaXRlcHJvY1RleHQiOiJbNF0ifX0="/>
          <w:id w:val="2011325596"/>
          <w:placeholder>
            <w:docPart w:val="1CFB16A265E40441857081A18BF0569C"/>
          </w:placeholder>
        </w:sdtPr>
        <w:sdtEndPr/>
        <w:sdtContent>
          <w:r w:rsidR="00DE3D1D" w:rsidRPr="00DA524E">
            <w:rPr>
              <w:color w:val="000000"/>
            </w:rPr>
            <w:t>[4]</w:t>
          </w:r>
        </w:sdtContent>
      </w:sdt>
      <w:r>
        <w:rPr>
          <w:color w:val="000000"/>
        </w:rPr>
        <w:t xml:space="preserve">. Therefore, to minimize the </w:t>
      </w:r>
      <w:r w:rsidRPr="002B0529">
        <w:t>misalignment of expectations and requirements</w:t>
      </w:r>
      <w:r>
        <w:t xml:space="preserve"> </w:t>
      </w:r>
      <w:ins w:id="41" w:author="Carter, Laura" w:date="2022-06-06T10:58:00Z">
        <w:r w:rsidR="00A03CC8">
          <w:t>i</w:t>
        </w:r>
      </w:ins>
      <w:del w:id="42" w:author="Carter, Laura" w:date="2022-06-06T10:58:00Z">
        <w:r w:rsidDel="00A03CC8">
          <w:delText>o</w:delText>
        </w:r>
      </w:del>
      <w:r>
        <w:t>n wind energy forecasts</w:t>
      </w:r>
      <w:r w:rsidRPr="002B0529">
        <w:t xml:space="preserve"> </w:t>
      </w:r>
      <w:r>
        <w:t>among</w:t>
      </w:r>
      <w:r w:rsidRPr="002B0529">
        <w:t xml:space="preserve"> stakeholders</w:t>
      </w:r>
      <w:r>
        <w:t>,</w:t>
      </w:r>
      <w:r>
        <w:rPr>
          <w:color w:val="000000"/>
        </w:rPr>
        <w:t xml:space="preserve"> </w:t>
      </w:r>
      <w:r>
        <w:t xml:space="preserve">a comprehensive and objective </w:t>
      </w:r>
      <w:r w:rsidRPr="002B0529">
        <w:t>process of selecting forecast providers</w:t>
      </w:r>
      <w:r>
        <w:t xml:space="preserve"> has been proposed </w:t>
      </w:r>
      <w:sdt>
        <w:sdtPr>
          <w:rPr>
            <w:color w:val="000000"/>
          </w:rPr>
          <w:tag w:val="MENDELEY_CITATION_v3_eyJwcm9wZXJ0aWVzIjp7Im5vdGVJbmRleCI6MH0sImNpdGF0aW9uSUQiOiJNRU5ERUxFWV9DSVRBVElPTl9hOWRjNzcwMi1kMzQxLTRlODctYjE2My0wNmM1ZjAwNTY4Zjg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
          <w:id w:val="-1745955533"/>
          <w:placeholder>
            <w:docPart w:val="1CFB16A265E40441857081A18BF0569C"/>
          </w:placeholder>
        </w:sdtPr>
        <w:sdtEndPr/>
        <w:sdtContent>
          <w:r w:rsidR="00DE3D1D" w:rsidRPr="00DA524E">
            <w:rPr>
              <w:color w:val="000000"/>
            </w:rPr>
            <w:t>[4,5]</w:t>
          </w:r>
        </w:sdtContent>
      </w:sdt>
      <w:r>
        <w:rPr>
          <w:color w:val="000000"/>
        </w:rPr>
        <w:t xml:space="preserve">. </w:t>
      </w:r>
    </w:p>
    <w:p w14:paraId="4D78F60E" w14:textId="4E7A19BC" w:rsidR="002867EA" w:rsidRDefault="002867EA" w:rsidP="002867EA">
      <w:r>
        <w:rPr>
          <w:color w:val="000000"/>
        </w:rPr>
        <w:t>Adhering to the recommended practice guidelines, i</w:t>
      </w:r>
      <w:r>
        <w:t>n this work</w:t>
      </w:r>
      <w:ins w:id="43" w:author="Carter, Laura" w:date="2022-06-06T10:58:00Z">
        <w:r w:rsidR="00A03CC8">
          <w:t>,</w:t>
        </w:r>
      </w:ins>
      <w:r>
        <w:t xml:space="preserve"> we illustrate a systematic </w:t>
      </w:r>
      <w:r w:rsidRPr="00A4299C">
        <w:t xml:space="preserve">approach to </w:t>
      </w:r>
      <w:r>
        <w:t>evaluate forecast model performance with observations. We developed an open-source code base for wind power forecast validation, WE-Validate (</w:t>
      </w:r>
      <w:del w:id="44" w:author="Carter, Laura" w:date="2022-06-06T11:14:00Z">
        <w:r w:rsidDel="005E1CAA">
          <w:delText>“</w:delText>
        </w:r>
      </w:del>
      <w:r>
        <w:t>WE</w:t>
      </w:r>
      <w:del w:id="45" w:author="Carter, Laura" w:date="2022-06-06T11:14:00Z">
        <w:r w:rsidDel="005E1CAA">
          <w:delText>”</w:delText>
        </w:r>
      </w:del>
      <w:r>
        <w:t xml:space="preserve"> </w:t>
      </w:r>
      <w:ins w:id="46" w:author="Carter, Laura" w:date="2022-06-06T10:59:00Z">
        <w:r w:rsidR="00A03CC8">
          <w:t xml:space="preserve">standing </w:t>
        </w:r>
      </w:ins>
      <w:r>
        <w:t xml:space="preserve">for wind energy), that solidifies the rigorous </w:t>
      </w:r>
      <w:r w:rsidRPr="00A4299C">
        <w:t>forecast evaluation framework</w:t>
      </w:r>
      <w:r>
        <w:t xml:space="preserve">. This framework </w:t>
      </w:r>
      <w:r w:rsidRPr="00A4299C">
        <w:t xml:space="preserve">allows for transparency in </w:t>
      </w:r>
      <w:r>
        <w:t>model evaluation</w:t>
      </w:r>
      <w:r w:rsidRPr="00A4299C">
        <w:t>,</w:t>
      </w:r>
      <w:r>
        <w:t xml:space="preserve"> provides clear guidance in operational settings</w:t>
      </w:r>
      <w:r w:rsidRPr="00A4299C">
        <w:t xml:space="preserve">, </w:t>
      </w:r>
      <w:r>
        <w:t xml:space="preserve">and </w:t>
      </w:r>
      <w:r w:rsidRPr="00A4299C">
        <w:t>enable</w:t>
      </w:r>
      <w:r>
        <w:t>s</w:t>
      </w:r>
      <w:r w:rsidRPr="00A4299C">
        <w:t xml:space="preserve"> new research</w:t>
      </w:r>
      <w:r>
        <w:t xml:space="preserve"> endeavors. </w:t>
      </w:r>
    </w:p>
    <w:p w14:paraId="72A1B951" w14:textId="48478D82" w:rsidR="00FC796E" w:rsidRDefault="002867EA" w:rsidP="002867EA">
      <w:r>
        <w:t>We hosted a forecast benchmark exercise that involved i</w:t>
      </w:r>
      <w:r w:rsidRPr="00A4299C">
        <w:t>ndustry</w:t>
      </w:r>
      <w:r>
        <w:t xml:space="preserve"> and academia</w:t>
      </w:r>
      <w:r w:rsidRPr="00A4299C">
        <w:t xml:space="preserve"> collaboration</w:t>
      </w:r>
      <w:r>
        <w:t>. With WE-Validate, we established a systematic forecast validation framework with the ability to coherently evaluate multiple forecasts within and across various organizations</w:t>
      </w:r>
      <w:del w:id="47" w:author="Carter, Laura" w:date="2022-06-06T11:01:00Z">
        <w:r w:rsidDel="00DC2202">
          <w:delText>,</w:delText>
        </w:r>
      </w:del>
      <w:r>
        <w:t xml:space="preserve"> with an emphasis on evaluating forecasts of wind ramps. Users of WE-Validate can </w:t>
      </w:r>
      <w:r w:rsidRPr="00FE53E6">
        <w:t>provide forecast and observation time series and evaluate model performance in a manner consistent with others who use the tool.</w:t>
      </w:r>
      <w:r>
        <w:t xml:space="preserve"> In this work, we exhibit the results of the benchmark exercise using WE-Validate, discuss the characteristics of different evaluation metrics, and reveal the strengths and weaknesses of ensemble mean forecasts.</w:t>
      </w:r>
      <w:r w:rsidR="00FC796E">
        <w:t xml:space="preserve"> </w:t>
      </w:r>
    </w:p>
    <w:p w14:paraId="35B15F64" w14:textId="63DEF8DE" w:rsidR="00FC796E" w:rsidRDefault="002867EA" w:rsidP="00FC796E">
      <w:pPr>
        <w:rPr>
          <w:color w:val="000000"/>
        </w:rPr>
      </w:pPr>
      <w:r>
        <w:t xml:space="preserve">This study was funded and carried out as an extension of the model verification and validation </w:t>
      </w:r>
      <w:commentRangeStart w:id="48"/>
      <w:del w:id="49" w:author="Carter, Laura" w:date="2022-06-06T11:03:00Z">
        <w:r w:rsidDel="00DC2202">
          <w:delText xml:space="preserve">(V&amp;V) </w:delText>
        </w:r>
      </w:del>
      <w:commentRangeEnd w:id="48"/>
      <w:r w:rsidR="00DC2202">
        <w:rPr>
          <w:rStyle w:val="CommentReference"/>
        </w:rPr>
        <w:commentReference w:id="48"/>
      </w:r>
      <w:r>
        <w:t xml:space="preserve">effort </w:t>
      </w:r>
      <w:sdt>
        <w:sdtPr>
          <w:rPr>
            <w:color w:val="000000"/>
          </w:rPr>
          <w:tag w:val="MENDELEY_CITATION_v3_eyJwcm9wZXJ0aWVzIjp7Im5vdGVJbmRleCI6MH0sImNpdGF0aW9uSUQiOiJNRU5ERUxFWV9DSVRBVElPTl81ZDZiZGU0Ni0wNjQ2LTQzMTEtODQ1Yi05OTY4ZGMzMThhNTI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1dLCJtYW51YWxPdmVycmlkZSI6eyJpc01hbnVhbGx5T3ZlcnJpZGRlbiI6ZmFsc2UsIm1hbnVhbE92ZXJyaWRlVGV4dCI6IiIsImNpdGVwcm9jVGV4dCI6Ils2XSJ9fQ=="/>
          <w:id w:val="-1425105334"/>
          <w:placeholder>
            <w:docPart w:val="1CFB16A265E40441857081A18BF0569C"/>
          </w:placeholder>
        </w:sdtPr>
        <w:sdtEndPr/>
        <w:sdtContent>
          <w:r w:rsidR="00DE3D1D" w:rsidRPr="00DA524E">
            <w:rPr>
              <w:color w:val="000000"/>
            </w:rPr>
            <w:t>[6]</w:t>
          </w:r>
        </w:sdtContent>
      </w:sdt>
      <w:r>
        <w:t xml:space="preserve"> of the Second Wind Forecast Improvement Project (WFIP2) </w:t>
      </w:r>
      <w:sdt>
        <w:sdtPr>
          <w:rPr>
            <w:rFonts w:cstheme="minorHAnsi"/>
            <w:color w:val="000000"/>
            <w:szCs w:val="22"/>
          </w:rPr>
          <w:tag w:val="MENDELEY_CITATION_v3_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"/>
          <w:id w:val="1712222662"/>
          <w:placeholder>
            <w:docPart w:val="898F1F9AD561464EA4C1BC81BCFD7861"/>
          </w:placeholder>
        </w:sdtPr>
        <w:sdtEndPr/>
        <w:sdtContent>
          <w:r w:rsidR="00DE3D1D" w:rsidRPr="00DA524E">
            <w:rPr>
              <w:rFonts w:cstheme="minorHAnsi"/>
              <w:color w:val="000000"/>
              <w:szCs w:val="22"/>
            </w:rPr>
            <w:t>[7–9]</w:t>
          </w:r>
        </w:sdtContent>
      </w:sdt>
      <w:r>
        <w:rPr>
          <w:rFonts w:cstheme="minorHAnsi"/>
          <w:color w:val="000000"/>
          <w:szCs w:val="22"/>
        </w:rPr>
        <w:t xml:space="preserve"> through the U.S. Department of Energy. </w:t>
      </w:r>
      <w:r w:rsidRPr="00FE53E6">
        <w:t xml:space="preserve">In addition to being an extension of the WFIP2 work, this study also represents a contribution to Phase II of Task 36: Wind </w:t>
      </w:r>
      <w:r>
        <w:t>Energy</w:t>
      </w:r>
      <w:r w:rsidRPr="00FE53E6">
        <w:t xml:space="preserve"> Forecasting of the International Energy Agency’s (IEA’s) Wind Technical Collaboration Programme</w:t>
      </w:r>
      <w:del w:id="50" w:author="Carter, Laura" w:date="2022-06-06T11:03:00Z">
        <w:r w:rsidRPr="00FE53E6" w:rsidDel="00DC2202">
          <w:delText xml:space="preserve"> (</w:delText>
        </w:r>
        <w:commentRangeStart w:id="51"/>
        <w:r w:rsidRPr="00FE53E6" w:rsidDel="00DC2202">
          <w:delText>TCP</w:delText>
        </w:r>
      </w:del>
      <w:commentRangeEnd w:id="51"/>
      <w:r w:rsidR="00DC2202">
        <w:rPr>
          <w:rStyle w:val="CommentReference"/>
        </w:rPr>
        <w:commentReference w:id="51"/>
      </w:r>
      <w:del w:id="52" w:author="Carter, Laura" w:date="2022-06-06T11:03:00Z">
        <w:r w:rsidRPr="00FE53E6" w:rsidDel="00DC2202">
          <w:delText>)</w:delText>
        </w:r>
      </w:del>
      <w:r w:rsidRPr="00FE53E6">
        <w:t xml:space="preserve">. </w:t>
      </w:r>
      <w:r>
        <w:t xml:space="preserve">The goal of Task 36 is to </w:t>
      </w:r>
      <w:r w:rsidRPr="00261629">
        <w:t>improv</w:t>
      </w:r>
      <w:r>
        <w:t>e</w:t>
      </w:r>
      <w:r w:rsidRPr="00261629">
        <w:t xml:space="preserve"> the value of win</w:t>
      </w:r>
      <w:r>
        <w:t xml:space="preserve">d </w:t>
      </w:r>
      <w:r w:rsidRPr="00261629">
        <w:t xml:space="preserve">energy forecasts to </w:t>
      </w:r>
      <w:commentRangeStart w:id="53"/>
      <w:r w:rsidRPr="00261629">
        <w:t>the wind industry</w:t>
      </w:r>
      <w:r>
        <w:t xml:space="preserve"> </w:t>
      </w:r>
      <w:commentRangeEnd w:id="53"/>
      <w:r w:rsidR="005A10AA">
        <w:rPr>
          <w:rStyle w:val="CommentReference"/>
        </w:rPr>
        <w:commentReference w:id="53"/>
      </w:r>
      <w:sdt>
        <w:sdtPr>
          <w:rPr>
            <w:color w:val="000000"/>
          </w:rPr>
          <w:tag w:val="MENDELEY_CITATION_v3_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"/>
          <w:id w:val="1707670454"/>
          <w:placeholder>
            <w:docPart w:val="C8D05116C7CC77498E2B727DBA06242A"/>
          </w:placeholder>
        </w:sdtPr>
        <w:sdtEndPr/>
        <w:sdtContent>
          <w:r w:rsidR="00DE3D1D" w:rsidRPr="00DA524E">
            <w:rPr>
              <w:color w:val="000000"/>
            </w:rPr>
            <w:t>[10]</w:t>
          </w:r>
        </w:sdtContent>
      </w:sdt>
      <w:r>
        <w:rPr>
          <w:color w:val="000000"/>
        </w:rPr>
        <w:t>. This work falls under the umbrella of Work Package 1 within IEA Wind Task 36, which focuses on f</w:t>
      </w:r>
      <w:r w:rsidRPr="0072074D">
        <w:rPr>
          <w:color w:val="000000"/>
        </w:rPr>
        <w:t>orecas</w:t>
      </w:r>
      <w:r>
        <w:rPr>
          <w:color w:val="000000"/>
        </w:rPr>
        <w:t>t m</w:t>
      </w:r>
      <w:r w:rsidRPr="0072074D">
        <w:rPr>
          <w:color w:val="000000"/>
        </w:rPr>
        <w:t xml:space="preserve">odel </w:t>
      </w:r>
      <w:r>
        <w:rPr>
          <w:color w:val="000000"/>
        </w:rPr>
        <w:t>i</w:t>
      </w:r>
      <w:r w:rsidRPr="0072074D">
        <w:rPr>
          <w:color w:val="000000"/>
        </w:rPr>
        <w:t>mprovement</w:t>
      </w:r>
      <w:r>
        <w:rPr>
          <w:color w:val="000000"/>
        </w:rPr>
        <w:t xml:space="preserve">. By being part of IEA Wind Task 36, this study benefitted from the invaluable input from task members, and </w:t>
      </w:r>
      <w:commentRangeStart w:id="54"/>
      <w:r>
        <w:rPr>
          <w:color w:val="000000"/>
        </w:rPr>
        <w:t xml:space="preserve">the application of </w:t>
      </w:r>
      <w:commentRangeEnd w:id="54"/>
      <w:r w:rsidR="005A10AA">
        <w:rPr>
          <w:rStyle w:val="CommentReference"/>
        </w:rPr>
        <w:commentReference w:id="54"/>
      </w:r>
      <w:r>
        <w:rPr>
          <w:color w:val="000000"/>
        </w:rPr>
        <w:t xml:space="preserve">WE-Validate can be directly linked to real-world applications. In particular, the Recommended Practice for the Implementation of Renewable Energy Forecasting Solutions </w:t>
      </w:r>
      <w:sdt>
        <w:sdtPr>
          <w:rPr>
            <w:color w:val="000000"/>
          </w:rPr>
          <w:tag w:val="MENDELEY_CITATION_v3_eyJwcm9wZXJ0aWVzIjp7Im5vdGVJbmRleCI6MH0sImNpdGF0aW9uSUQiOiJNRU5ERUxFWV9DSVRBVElPTl8yZjM3M2IwMC1jMWRhLTRmMTAtOWE1OS1iMTBkMzI0MjM2M2U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
          <w:id w:val="-493020435"/>
          <w:placeholder>
            <w:docPart w:val="E3521C7B537B1E48A70324104C66C174"/>
          </w:placeholder>
        </w:sdtPr>
        <w:sdtEndPr/>
        <w:sdtContent>
          <w:r w:rsidR="00DE3D1D" w:rsidRPr="00DA524E">
            <w:rPr>
              <w:color w:val="000000"/>
            </w:rPr>
            <w:t>[4,5]</w:t>
          </w:r>
        </w:sdtContent>
      </w:sdt>
      <w:r>
        <w:rPr>
          <w:color w:val="000000"/>
        </w:rPr>
        <w:t xml:space="preserve"> were consulted during the design and conception phase of the benchmark exercise and code development. </w:t>
      </w:r>
    </w:p>
    <w:p w14:paraId="10B12B70" w14:textId="2120F4A4" w:rsidR="00FC796E" w:rsidRPr="00FC796E" w:rsidRDefault="00FC796E" w:rsidP="00FC796E">
      <w:pPr>
        <w:pStyle w:val="SectionHeading"/>
      </w:pPr>
      <w:bookmarkStart w:id="55" w:name="_Ref96438866"/>
      <w:r>
        <w:lastRenderedPageBreak/>
        <w:t>WE-Validate</w:t>
      </w:r>
      <w:bookmarkEnd w:id="55"/>
    </w:p>
    <w:p w14:paraId="632B7CA3" w14:textId="6005C980" w:rsidR="00824B85" w:rsidRDefault="00FC796E" w:rsidP="00824B85">
      <w:r>
        <w:t xml:space="preserve">We developed a Python-based code base as a platform to consistently evaluate wind power forecasts. We call our tool WE-Validate to gear toward forecast validation using observations and simulations for wind energy </w:t>
      </w:r>
      <w:commentRangeStart w:id="56"/>
      <w:r>
        <w:t xml:space="preserve">(WE) </w:t>
      </w:r>
      <w:commentRangeEnd w:id="56"/>
      <w:r w:rsidR="005E1CAA">
        <w:rPr>
          <w:rStyle w:val="CommentReference"/>
        </w:rPr>
        <w:commentReference w:id="56"/>
      </w:r>
      <w:r>
        <w:t>applications. This infrastructure code enables the comparison of time series from arbitrary data sources using user-defined metrics. This tool is designed to be simple, readily usable, open</w:t>
      </w:r>
      <w:ins w:id="57" w:author="Carter, Laura" w:date="2022-06-06T14:49:00Z">
        <w:r w:rsidR="006E43BD">
          <w:t xml:space="preserve"> </w:t>
        </w:r>
      </w:ins>
      <w:del w:id="58" w:author="Carter, Laura" w:date="2022-06-06T14:49:00Z">
        <w:r w:rsidDel="006E43BD">
          <w:delText>-</w:delText>
        </w:r>
      </w:del>
      <w:r>
        <w:t xml:space="preserve">source, publicly available, modularized, and extensible by users. We have detailed instructions for users on its GitHub page, </w:t>
      </w:r>
      <w:hyperlink r:id="rId16" w:history="1">
        <w:r w:rsidRPr="00DD5D70">
          <w:rPr>
            <w:rStyle w:val="Hyperlink"/>
          </w:rPr>
          <w:t>https://github.com/a2edap/WE-Validate</w:t>
        </w:r>
      </w:hyperlink>
      <w:r w:rsidRPr="1956A286">
        <w:rPr>
          <w:rFonts w:ascii="Arial" w:hAnsi="Arial" w:cs="Arial"/>
        </w:rPr>
        <w:t xml:space="preserve">. </w:t>
      </w:r>
      <w:r w:rsidRPr="00E907F1">
        <w:rPr>
          <w:rFonts w:asciiTheme="majorBidi" w:hAnsiTheme="majorBidi" w:cstheme="majorBidi"/>
        </w:rPr>
        <w:t>The tool is currently</w:t>
      </w:r>
      <w:r w:rsidRPr="1956A286">
        <w:rPr>
          <w:rFonts w:ascii="Arial" w:hAnsi="Arial" w:cs="Arial"/>
        </w:rPr>
        <w:t xml:space="preserve"> </w:t>
      </w:r>
      <w:r>
        <w:t xml:space="preserve">tailored for wind power forecast evaluation, and it can be extended to solar forecasting and other applications as well. </w:t>
      </w:r>
    </w:p>
    <w:p w14:paraId="560CA875" w14:textId="09DE8FFB" w:rsidR="00824B85" w:rsidRDefault="00824B85" w:rsidP="00824B85">
      <w:r>
        <w:t xml:space="preserve">The tool was built on the data structure of pandas </w:t>
      </w:r>
      <w:sdt>
        <w:sdtPr>
          <w:rPr>
            <w:color w:val="000000"/>
          </w:rPr>
          <w:tag w:val="MENDELEY_CITATION_v3_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"/>
          <w:id w:val="-279119600"/>
          <w:placeholder>
            <w:docPart w:val="7B3B48A0C8B0444E9073D7F2E5706AAA"/>
          </w:placeholder>
        </w:sdtPr>
        <w:sdtEndPr/>
        <w:sdtContent>
          <w:r w:rsidR="00DE3D1D" w:rsidRPr="00DA524E">
            <w:rPr>
              <w:color w:val="000000"/>
            </w:rPr>
            <w:t>[11]</w:t>
          </w:r>
        </w:sdtContent>
      </w:sdt>
      <w:r>
        <w:rPr>
          <w:color w:val="000000"/>
        </w:rPr>
        <w:t xml:space="preserve">, which is a widely used Python package. </w:t>
      </w:r>
      <w:r>
        <w:t xml:space="preserve">The tool has built-in data quality control capabilities, such as checking, flagging, and removing missing or duplicated data; aligning multiple time series to user-defined start and end times of the evaluation period; </w:t>
      </w:r>
      <w:ins w:id="59" w:author="Carter, Laura" w:date="2022-06-06T11:16:00Z">
        <w:r w:rsidR="005E1CAA">
          <w:t xml:space="preserve">and </w:t>
        </w:r>
      </w:ins>
      <w:r>
        <w:t xml:space="preserve">resampling higher-frequency data to match another data set of coarser resolution. </w:t>
      </w:r>
    </w:p>
    <w:p w14:paraId="33279BEC" w14:textId="5DDB70E3" w:rsidR="006F7306" w:rsidRDefault="00824B85" w:rsidP="006F7306">
      <w:r>
        <w:t>The code can handle data inputs at various height levels and data frequencies. After the initial data quality control steps, at each user-defined height, the code compares the observed time series to the modeled time series and computes the evaluation metrics (Section</w:t>
      </w:r>
      <w:r w:rsidR="00B665D0">
        <w:t xml:space="preserve"> </w:t>
      </w:r>
      <w:r w:rsidR="00E95ED1">
        <w:fldChar w:fldCharType="begin"/>
      </w:r>
      <w:r w:rsidR="00E95ED1">
        <w:instrText xml:space="preserve"> REF _Ref96438827 \r \h </w:instrText>
      </w:r>
      <w:r w:rsidR="00E95ED1">
        <w:fldChar w:fldCharType="separate"/>
      </w:r>
      <w:r w:rsidR="00E95ED1">
        <w:rPr>
          <w:cs/>
        </w:rPr>
        <w:t>‎</w:t>
      </w:r>
      <w:r w:rsidR="00E95ED1">
        <w:t>3.1</w:t>
      </w:r>
      <w:r w:rsidR="00E95ED1">
        <w:fldChar w:fldCharType="end"/>
      </w:r>
      <w:r>
        <w:t xml:space="preserve">). If multiple forecasts are specified (e.g., ensemble forecasts), the code would screen all the individual forecasts and compare each of them with the observations. Instead of using observations, WE-Validate users can also employ time series from a reference simulation and compare it against other simulated time series to examine model differences and improvements. </w:t>
      </w:r>
    </w:p>
    <w:p w14:paraId="0136B9EC" w14:textId="6C9F7437" w:rsidR="006F7306" w:rsidRDefault="00824B85" w:rsidP="006F7306">
      <w:r>
        <w:t>For visualization, the code generates a time series line plot, a histogram, and a scatterplot between the forecast and observed values at each specified height. When ramp evaluation is turned on, for each ramp definition, the code computes the ramp evaluation metrics (Section</w:t>
      </w:r>
      <w:r w:rsidR="00E95ED1">
        <w:t xml:space="preserve"> </w:t>
      </w:r>
      <w:r w:rsidR="00E95ED1">
        <w:fldChar w:fldCharType="begin"/>
      </w:r>
      <w:r w:rsidR="00E95ED1">
        <w:instrText xml:space="preserve"> REF _Ref96438842 \r \h </w:instrText>
      </w:r>
      <w:r w:rsidR="00E95ED1">
        <w:fldChar w:fldCharType="separate"/>
      </w:r>
      <w:r w:rsidR="00E95ED1">
        <w:rPr>
          <w:cs/>
        </w:rPr>
        <w:t>‎</w:t>
      </w:r>
      <w:r w:rsidR="00E95ED1">
        <w:t>3.2</w:t>
      </w:r>
      <w:r w:rsidR="00E95ED1">
        <w:fldChar w:fldCharType="end"/>
      </w:r>
      <w:r>
        <w:t>) and generate</w:t>
      </w:r>
      <w:ins w:id="60" w:author="Carter, Laura" w:date="2022-06-06T11:17:00Z">
        <w:r w:rsidR="00AB331D">
          <w:t>s</w:t>
        </w:r>
      </w:ins>
      <w:r>
        <w:t xml:space="preserve"> a time series line plot overlayed with a </w:t>
      </w:r>
      <w:commentRangeStart w:id="61"/>
      <w:del w:id="62" w:author="Carter, Laura" w:date="2022-06-06T11:18:00Z">
        <w:r w:rsidDel="00AB331D">
          <w:delText xml:space="preserve">2x2 </w:delText>
        </w:r>
      </w:del>
      <w:ins w:id="63" w:author="Carter, Laura" w:date="2022-06-06T11:18:00Z">
        <w:r w:rsidR="00AB331D">
          <w:t>two-by-two</w:t>
        </w:r>
      </w:ins>
      <w:commentRangeEnd w:id="61"/>
      <w:ins w:id="64" w:author="Carter, Laura" w:date="2022-06-06T14:07:00Z">
        <w:r w:rsidR="00C21803">
          <w:rPr>
            <w:rStyle w:val="CommentReference"/>
          </w:rPr>
          <w:commentReference w:id="61"/>
        </w:r>
      </w:ins>
      <w:ins w:id="65" w:author="Carter, Laura" w:date="2022-06-06T11:18:00Z">
        <w:r w:rsidR="00AB331D">
          <w:t xml:space="preserve"> </w:t>
        </w:r>
      </w:ins>
      <w:r>
        <w:t xml:space="preserve">contingency table. When the variable of interest is wind speed and </w:t>
      </w:r>
      <w:del w:id="66" w:author="Carter, Laura" w:date="2022-06-06T11:19:00Z">
        <w:r w:rsidDel="00AB331D">
          <w:delText xml:space="preserve">a </w:delText>
        </w:r>
      </w:del>
      <w:r>
        <w:t xml:space="preserve">height level matches the specified hub height, the code derives power using a power curve, which can be selected by the user. </w:t>
      </w:r>
      <w:r w:rsidR="00AA1470">
        <w:t>Note that the</w:t>
      </w:r>
      <w:r w:rsidR="00C12308">
        <w:t xml:space="preserve"> </w:t>
      </w:r>
      <w:r w:rsidR="0018656E">
        <w:t>visualization</w:t>
      </w:r>
      <w:r w:rsidR="00AF750F">
        <w:t>s</w:t>
      </w:r>
      <w:r w:rsidR="0018656E">
        <w:t xml:space="preserve"> </w:t>
      </w:r>
      <w:r w:rsidR="00311FB0">
        <w:t xml:space="preserve">displayed </w:t>
      </w:r>
      <w:r w:rsidR="0018656E">
        <w:t>in this analysis (</w:t>
      </w:r>
      <w:r w:rsidR="0090170E">
        <w:t xml:space="preserve">Section </w:t>
      </w:r>
      <w:r w:rsidR="0090170E">
        <w:fldChar w:fldCharType="begin"/>
      </w:r>
      <w:r w:rsidR="0090170E">
        <w:instrText xml:space="preserve"> REF _Ref103949787 \r \h </w:instrText>
      </w:r>
      <w:r w:rsidR="0090170E">
        <w:fldChar w:fldCharType="separate"/>
      </w:r>
      <w:r w:rsidR="0090170E">
        <w:rPr>
          <w:cs/>
        </w:rPr>
        <w:t>‎</w:t>
      </w:r>
      <w:r w:rsidR="0090170E">
        <w:t>5</w:t>
      </w:r>
      <w:r w:rsidR="0090170E">
        <w:fldChar w:fldCharType="end"/>
      </w:r>
      <w:r w:rsidR="0018656E">
        <w:t>)</w:t>
      </w:r>
      <w:r w:rsidR="007462C0">
        <w:t xml:space="preserve"> </w:t>
      </w:r>
      <w:r w:rsidR="00311FB0">
        <w:t>are</w:t>
      </w:r>
      <w:r w:rsidR="003066F7">
        <w:t xml:space="preserve"> not</w:t>
      </w:r>
      <w:r w:rsidR="00586B14">
        <w:t xml:space="preserve"> part of</w:t>
      </w:r>
      <w:r w:rsidR="003066F7">
        <w:t xml:space="preserve"> the standard</w:t>
      </w:r>
      <w:r w:rsidR="00952D4E">
        <w:t xml:space="preserve"> visual</w:t>
      </w:r>
      <w:r w:rsidR="003066F7">
        <w:t xml:space="preserve"> </w:t>
      </w:r>
      <w:r w:rsidR="007412E1">
        <w:t>outputs in the current version of WE-Validate</w:t>
      </w:r>
      <w:r w:rsidR="00195CBA">
        <w:t xml:space="preserve">. The </w:t>
      </w:r>
      <w:r w:rsidR="004D3BD4">
        <w:t>diagrams presented</w:t>
      </w:r>
      <w:r w:rsidR="00EF3DEC">
        <w:t xml:space="preserve"> in this work</w:t>
      </w:r>
      <w:r w:rsidR="007412E1">
        <w:t xml:space="preserve"> are</w:t>
      </w:r>
      <w:r w:rsidR="00311FB0">
        <w:t xml:space="preserve"> </w:t>
      </w:r>
      <w:r w:rsidR="00AA1470">
        <w:t xml:space="preserve">created based on the </w:t>
      </w:r>
      <w:r w:rsidR="00952D4E">
        <w:t xml:space="preserve">numerical outputs </w:t>
      </w:r>
      <w:r w:rsidR="00340C0E">
        <w:t xml:space="preserve">from </w:t>
      </w:r>
      <w:r w:rsidR="00D24F69">
        <w:t>executing</w:t>
      </w:r>
      <w:r w:rsidR="00340C0E">
        <w:t xml:space="preserve"> WE-Validate</w:t>
      </w:r>
      <w:r w:rsidR="00F001C9">
        <w:t xml:space="preserve"> </w:t>
      </w:r>
      <w:r w:rsidR="00D14474">
        <w:t>with</w:t>
      </w:r>
      <w:r w:rsidR="008603FC">
        <w:t xml:space="preserve"> </w:t>
      </w:r>
      <w:r w:rsidR="00F001C9">
        <w:t>forecast submission</w:t>
      </w:r>
      <w:r w:rsidR="00C01A72">
        <w:t>s</w:t>
      </w:r>
      <w:r w:rsidR="00F001C9">
        <w:t xml:space="preserve"> of the benchmark exercise</w:t>
      </w:r>
      <w:r w:rsidR="00340C0E">
        <w:t xml:space="preserve">. </w:t>
      </w:r>
      <w:r w:rsidR="004213AF">
        <w:t xml:space="preserve">We </w:t>
      </w:r>
      <w:r w:rsidR="00EA20E2">
        <w:t>also made t</w:t>
      </w:r>
      <w:r w:rsidR="004213AF">
        <w:t>he</w:t>
      </w:r>
      <w:r w:rsidR="00121C40">
        <w:t xml:space="preserve"> </w:t>
      </w:r>
      <w:r w:rsidR="000C1D6D">
        <w:t xml:space="preserve">Python </w:t>
      </w:r>
      <w:r w:rsidR="00121C40">
        <w:t xml:space="preserve">code </w:t>
      </w:r>
      <w:r w:rsidR="000C1D6D">
        <w:t>of these charts</w:t>
      </w:r>
      <w:r w:rsidR="00A00EE2">
        <w:t xml:space="preserve"> and analyses</w:t>
      </w:r>
      <w:r w:rsidR="004213AF">
        <w:t xml:space="preserve"> </w:t>
      </w:r>
      <w:r w:rsidR="00EA20E2">
        <w:t>publicly available</w:t>
      </w:r>
      <w:r w:rsidR="004213AF">
        <w:t xml:space="preserve"> </w:t>
      </w:r>
      <w:r w:rsidR="00EA20E2">
        <w:t>on GitHub</w:t>
      </w:r>
      <w:r w:rsidR="00002061">
        <w:t xml:space="preserve">. </w:t>
      </w:r>
    </w:p>
    <w:p w14:paraId="10DBED39" w14:textId="5D826EDF" w:rsidR="006F7306" w:rsidRDefault="00824B85" w:rsidP="006F7306">
      <w:r>
        <w:lastRenderedPageBreak/>
        <w:t xml:space="preserve">Users </w:t>
      </w:r>
      <w:commentRangeStart w:id="67"/>
      <w:r>
        <w:t>would</w:t>
      </w:r>
      <w:commentRangeEnd w:id="67"/>
      <w:r w:rsidR="00AB331D">
        <w:rPr>
          <w:rStyle w:val="CommentReference"/>
        </w:rPr>
        <w:commentReference w:id="67"/>
      </w:r>
      <w:r>
        <w:t xml:space="preserve"> edit a configuration file, which is in yaml format, and execute the tool in Python. The configuration file specifies the details of the forecast evaluation, such as the period of evaluation, the heights of interest, the variables to evaluate, the forecast and observed data frequency, the method of time step alignment, and the ramp definitions. An existing code example listed on GitHub uses a Jupyter </w:t>
      </w:r>
      <w:r w:rsidR="006F7306">
        <w:t>Notebook</w:t>
      </w:r>
      <w:ins w:id="68" w:author="Carter, Laura" w:date="2022-06-06T11:20:00Z">
        <w:r w:rsidR="00AB331D">
          <w:t>,</w:t>
        </w:r>
      </w:ins>
      <w:r w:rsidR="006F7306">
        <w:t xml:space="preserve"> but</w:t>
      </w:r>
      <w:r>
        <w:t xml:space="preserve"> executing the code does not require using one. </w:t>
      </w:r>
    </w:p>
    <w:p w14:paraId="458A96AA" w14:textId="77777777" w:rsidR="006F7306" w:rsidRDefault="00824B85" w:rsidP="006F7306">
      <w:r>
        <w:t xml:space="preserve">In a configuration file, when the user specifies the same data processing settings to different forecast data sets, they can consistently compare the resultant evaluation metrics from across the data sets. For instance, if a wind farm operator receives a forecast at 10-minute resolution and another forecast at 30-minute resolution, the analyst can execute WE-Validate at a 30-minute resolution for both forecasts and compare their performance in a compatible manner. </w:t>
      </w:r>
    </w:p>
    <w:p w14:paraId="614AA38A" w14:textId="46F0A5FF" w:rsidR="006F7306" w:rsidRDefault="00824B85" w:rsidP="006F7306">
      <w:pPr>
        <w:rPr>
          <w:color w:val="000000"/>
        </w:rPr>
      </w:pPr>
      <w:r>
        <w:t xml:space="preserve">We note that other </w:t>
      </w:r>
      <w:r w:rsidR="003049B6">
        <w:t xml:space="preserve">useful </w:t>
      </w:r>
      <w:r>
        <w:t xml:space="preserve">validation tools also exist or are under development. </w:t>
      </w:r>
      <w:commentRangeStart w:id="69"/>
      <w:del w:id="70" w:author="Carter, Laura" w:date="2022-06-06T11:22:00Z">
        <w:r w:rsidDel="0015712A">
          <w:delText xml:space="preserve">The </w:delText>
        </w:r>
      </w:del>
      <w:commentRangeEnd w:id="69"/>
      <w:r w:rsidR="0015712A">
        <w:rPr>
          <w:rStyle w:val="CommentReference"/>
        </w:rPr>
        <w:commentReference w:id="69"/>
      </w:r>
      <w:r>
        <w:t>WindSider (</w:t>
      </w:r>
      <w:r w:rsidR="008A4CB4">
        <w:fldChar w:fldCharType="begin"/>
      </w:r>
      <w:r w:rsidR="0015712A">
        <w:instrText xml:space="preserve">HYPERLINK "http://www.windsider.io/" \h </w:instrText>
      </w:r>
      <w:r w:rsidR="008A4CB4">
        <w:fldChar w:fldCharType="separate"/>
      </w:r>
      <w:del w:id="71" w:author="Carter, Laura" w:date="2022-06-06T11:24:00Z">
        <w:r w:rsidRPr="1956A286" w:rsidDel="0015712A">
          <w:rPr>
            <w:rStyle w:val="Hyperlink"/>
          </w:rPr>
          <w:delText>windsider</w:delText>
        </w:r>
      </w:del>
      <w:ins w:id="72" w:author="Carter, Laura" w:date="2022-06-06T11:24:00Z">
        <w:r w:rsidR="0015712A">
          <w:rPr>
            <w:rStyle w:val="Hyperlink"/>
          </w:rPr>
          <w:t>windsider.io</w:t>
        </w:r>
      </w:ins>
      <w:r w:rsidR="008A4CB4">
        <w:rPr>
          <w:rStyle w:val="Hyperlink"/>
        </w:rPr>
        <w:fldChar w:fldCharType="end"/>
      </w:r>
      <w:del w:id="73" w:author="Carter, Laura" w:date="2022-06-06T11:24:00Z">
        <w:r w:rsidRPr="1956A286" w:rsidDel="0015712A">
          <w:rPr>
            <w:rStyle w:val="Hyperlink"/>
          </w:rPr>
          <w:delText>.io</w:delText>
        </w:r>
      </w:del>
      <w:r>
        <w:t xml:space="preserve">) is tailored for the wind resource assessment process and uses the data structure of xarray, another Python package. As of this writing, </w:t>
      </w:r>
      <w:del w:id="74" w:author="Carter, Laura" w:date="2022-06-06T11:24:00Z">
        <w:r w:rsidDel="0015712A">
          <w:delText xml:space="preserve">the </w:delText>
        </w:r>
      </w:del>
      <w:r>
        <w:t xml:space="preserve">WindSider is under development, led by experts from 3E and the </w:t>
      </w:r>
      <w:r w:rsidRPr="000C0BC6">
        <w:t>Technical University of Denmark</w:t>
      </w:r>
      <w:r>
        <w:t xml:space="preserve">. The Ramp Tool and Metric </w:t>
      </w:r>
      <w:sdt>
        <w:sdtPr>
          <w:rPr>
            <w:color w:val="000000"/>
          </w:rPr>
          <w:tag w:val="MENDELEY_CITATION_v3_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"/>
          <w:id w:val="1903558284"/>
          <w:placeholder>
            <w:docPart w:val="A0ABA2DC2E8AB1488168D71AD69C42B6"/>
          </w:placeholder>
        </w:sdtPr>
        <w:sdtEndPr/>
        <w:sdtContent>
          <w:r w:rsidR="00DE3D1D" w:rsidRPr="00DA524E">
            <w:rPr>
              <w:color w:val="000000"/>
            </w:rPr>
            <w:t>[12]</w:t>
          </w:r>
        </w:sdtContent>
      </w:sdt>
      <w:r>
        <w:t xml:space="preserve">, created by researchers at the </w:t>
      </w:r>
      <w:r w:rsidRPr="00D639EE">
        <w:rPr>
          <w:color w:val="000000"/>
        </w:rPr>
        <w:t>National Oceanic and Atmospheric Administration</w:t>
      </w:r>
      <w:del w:id="75" w:author="Carter, Laura" w:date="2022-06-06T11:25:00Z">
        <w:r w:rsidR="00CA5249" w:rsidDel="0015712A">
          <w:rPr>
            <w:color w:val="000000"/>
          </w:rPr>
          <w:delText xml:space="preserve"> (</w:delText>
        </w:r>
        <w:commentRangeStart w:id="76"/>
        <w:r w:rsidR="00CA5249" w:rsidDel="0015712A">
          <w:rPr>
            <w:color w:val="000000"/>
          </w:rPr>
          <w:delText>NOAA</w:delText>
        </w:r>
      </w:del>
      <w:commentRangeEnd w:id="76"/>
      <w:r w:rsidR="0015712A">
        <w:rPr>
          <w:rStyle w:val="CommentReference"/>
        </w:rPr>
        <w:commentReference w:id="76"/>
      </w:r>
      <w:del w:id="77" w:author="Carter, Laura" w:date="2022-06-06T11:25:00Z">
        <w:r w:rsidR="00CA5249" w:rsidDel="0015712A">
          <w:rPr>
            <w:color w:val="000000"/>
          </w:rPr>
          <w:delText>)</w:delText>
        </w:r>
      </w:del>
      <w:r>
        <w:t xml:space="preserve">, is geared toward ramp forecasts. </w:t>
      </w:r>
      <w:r>
        <w:rPr>
          <w:color w:val="000000"/>
        </w:rPr>
        <w:t xml:space="preserve">Written in MATLAB, the Ramp Tool and Metric is a stand-alone program and </w:t>
      </w:r>
      <w:commentRangeStart w:id="78"/>
      <w:r>
        <w:rPr>
          <w:color w:val="000000"/>
        </w:rPr>
        <w:t>is not</w:t>
      </w:r>
      <w:commentRangeEnd w:id="78"/>
      <w:r w:rsidR="0015712A">
        <w:rPr>
          <w:rStyle w:val="CommentReference"/>
        </w:rPr>
        <w:commentReference w:id="78"/>
      </w:r>
      <w:r>
        <w:rPr>
          <w:color w:val="000000"/>
        </w:rPr>
        <w:t xml:space="preserve"> easily modified by users. The Solar Forecast Arbiter </w:t>
      </w:r>
      <w:sdt>
        <w:sdtPr>
          <w:rPr>
            <w:color w:val="000000"/>
          </w:rPr>
          <w:tag w:val="MENDELEY_CITATION_v3_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"/>
          <w:id w:val="1964373321"/>
          <w:placeholder>
            <w:docPart w:val="7B3B48A0C8B0444E9073D7F2E5706AAA"/>
          </w:placeholder>
        </w:sdtPr>
        <w:sdtEndPr/>
        <w:sdtContent>
          <w:r w:rsidR="00DE3D1D" w:rsidRPr="00DA524E">
            <w:rPr>
              <w:color w:val="000000"/>
            </w:rPr>
            <w:t>[13]</w:t>
          </w:r>
        </w:sdtContent>
      </w:sdt>
      <w:r>
        <w:rPr>
          <w:color w:val="000000"/>
        </w:rPr>
        <w:t xml:space="preserve">, created and maintained by a team of experts at </w:t>
      </w:r>
      <w:ins w:id="79" w:author="Carter, Laura" w:date="2022-06-06T11:29:00Z">
        <w:r w:rsidR="00384B84">
          <w:rPr>
            <w:color w:val="000000"/>
          </w:rPr>
          <w:t>T</w:t>
        </w:r>
      </w:ins>
      <w:del w:id="80" w:author="Carter, Laura" w:date="2022-06-06T11:29:00Z">
        <w:r w:rsidDel="00384B84">
          <w:rPr>
            <w:color w:val="000000"/>
          </w:rPr>
          <w:delText>t</w:delText>
        </w:r>
      </w:del>
      <w:r>
        <w:rPr>
          <w:color w:val="000000"/>
        </w:rPr>
        <w:t xml:space="preserve">he </w:t>
      </w:r>
      <w:r w:rsidRPr="00C716D0">
        <w:rPr>
          <w:color w:val="000000"/>
        </w:rPr>
        <w:t>University of Arizona</w:t>
      </w:r>
      <w:r>
        <w:rPr>
          <w:color w:val="000000"/>
        </w:rPr>
        <w:t>,</w:t>
      </w:r>
      <w:r w:rsidRPr="00C716D0">
        <w:rPr>
          <w:color w:val="000000"/>
        </w:rPr>
        <w:t xml:space="preserve"> Sandia National Laboratories</w:t>
      </w:r>
      <w:r>
        <w:rPr>
          <w:color w:val="000000"/>
        </w:rPr>
        <w:t xml:space="preserve">, </w:t>
      </w:r>
      <w:r w:rsidRPr="00C716D0">
        <w:rPr>
          <w:color w:val="000000"/>
        </w:rPr>
        <w:t>Electric Power Research Institute</w:t>
      </w:r>
      <w:ins w:id="81" w:author="Carter, Laura" w:date="2022-06-06T11:29:00Z">
        <w:r w:rsidR="00384B84">
          <w:rPr>
            <w:color w:val="000000"/>
          </w:rPr>
          <w:t>, Inc.</w:t>
        </w:r>
      </w:ins>
      <w:r w:rsidRPr="00C716D0">
        <w:rPr>
          <w:color w:val="000000"/>
        </w:rPr>
        <w:t xml:space="preserve">, </w:t>
      </w:r>
      <w:r>
        <w:rPr>
          <w:color w:val="000000"/>
        </w:rPr>
        <w:t xml:space="preserve">and </w:t>
      </w:r>
      <w:r w:rsidRPr="00C716D0">
        <w:rPr>
          <w:color w:val="000000"/>
        </w:rPr>
        <w:t>Sharply Focused</w:t>
      </w:r>
      <w:ins w:id="82" w:author="Carter, Laura" w:date="2022-06-06T11:29:00Z">
        <w:r w:rsidR="00384B84">
          <w:rPr>
            <w:color w:val="000000"/>
          </w:rPr>
          <w:t xml:space="preserve"> LLC</w:t>
        </w:r>
      </w:ins>
      <w:r>
        <w:rPr>
          <w:color w:val="000000"/>
        </w:rPr>
        <w:t xml:space="preserve">, is an established Python tool for renewable energy forecast evaluation. The Solar Forecast Arbiter is open source and </w:t>
      </w:r>
      <w:del w:id="83" w:author="Carter, Laura" w:date="2022-06-06T11:32:00Z">
        <w:r w:rsidDel="00EC4517">
          <w:rPr>
            <w:color w:val="000000"/>
          </w:rPr>
          <w:delText xml:space="preserve">is </w:delText>
        </w:r>
      </w:del>
      <w:r>
        <w:rPr>
          <w:color w:val="000000"/>
        </w:rPr>
        <w:t xml:space="preserve">equipped with a </w:t>
      </w:r>
      <w:del w:id="84" w:author="Carter, Laura" w:date="2022-06-06T11:32:00Z">
        <w:r w:rsidDel="00EC4517">
          <w:rPr>
            <w:color w:val="000000"/>
          </w:rPr>
          <w:delText>D</w:delText>
        </w:r>
      </w:del>
      <w:ins w:id="85" w:author="Carter, Laura" w:date="2022-06-06T11:32:00Z">
        <w:r w:rsidR="00EC4517">
          <w:rPr>
            <w:color w:val="000000"/>
          </w:rPr>
          <w:t>d</w:t>
        </w:r>
      </w:ins>
      <w:r>
        <w:rPr>
          <w:color w:val="000000"/>
        </w:rPr>
        <w:t xml:space="preserve">ashboard and an </w:t>
      </w:r>
      <w:del w:id="86" w:author="Carter, Laura" w:date="2022-06-06T11:32:00Z">
        <w:r w:rsidRPr="001F7B4B" w:rsidDel="00EC4517">
          <w:rPr>
            <w:color w:val="000000"/>
          </w:rPr>
          <w:delText>A</w:delText>
        </w:r>
      </w:del>
      <w:ins w:id="87" w:author="Carter, Laura" w:date="2022-06-06T11:32:00Z">
        <w:r w:rsidR="00EC4517">
          <w:rPr>
            <w:color w:val="000000"/>
          </w:rPr>
          <w:t>a</w:t>
        </w:r>
      </w:ins>
      <w:r w:rsidRPr="001F7B4B">
        <w:rPr>
          <w:color w:val="000000"/>
        </w:rPr>
        <w:t xml:space="preserve">pplication </w:t>
      </w:r>
      <w:del w:id="88" w:author="Carter, Laura" w:date="2022-06-06T11:32:00Z">
        <w:r w:rsidRPr="001F7B4B" w:rsidDel="00EC4517">
          <w:rPr>
            <w:color w:val="000000"/>
          </w:rPr>
          <w:delText>P</w:delText>
        </w:r>
      </w:del>
      <w:ins w:id="89" w:author="Carter, Laura" w:date="2022-06-06T11:32:00Z">
        <w:r w:rsidR="00EC4517">
          <w:rPr>
            <w:color w:val="000000"/>
          </w:rPr>
          <w:t>p</w:t>
        </w:r>
      </w:ins>
      <w:r w:rsidRPr="001F7B4B">
        <w:rPr>
          <w:color w:val="000000"/>
        </w:rPr>
        <w:t xml:space="preserve">rogramming </w:t>
      </w:r>
      <w:del w:id="90" w:author="Carter, Laura" w:date="2022-06-06T11:32:00Z">
        <w:r w:rsidRPr="001F7B4B" w:rsidDel="00EC4517">
          <w:rPr>
            <w:color w:val="000000"/>
          </w:rPr>
          <w:delText>I</w:delText>
        </w:r>
      </w:del>
      <w:ins w:id="91" w:author="Carter, Laura" w:date="2022-06-06T11:32:00Z">
        <w:r w:rsidR="00EC4517">
          <w:rPr>
            <w:color w:val="000000"/>
          </w:rPr>
          <w:t>i</w:t>
        </w:r>
      </w:ins>
      <w:r w:rsidRPr="001F7B4B">
        <w:rPr>
          <w:color w:val="000000"/>
        </w:rPr>
        <w:t>nterface</w:t>
      </w:r>
      <w:r>
        <w:rPr>
          <w:color w:val="000000"/>
        </w:rPr>
        <w:t xml:space="preserve"> </w:t>
      </w:r>
      <w:commentRangeStart w:id="92"/>
      <w:r>
        <w:rPr>
          <w:color w:val="000000"/>
        </w:rPr>
        <w:t xml:space="preserve">(API) </w:t>
      </w:r>
      <w:commentRangeEnd w:id="92"/>
      <w:r w:rsidR="00EC4517">
        <w:rPr>
          <w:rStyle w:val="CommentReference"/>
        </w:rPr>
        <w:commentReference w:id="92"/>
      </w:r>
      <w:r>
        <w:rPr>
          <w:color w:val="000000"/>
        </w:rPr>
        <w:t xml:space="preserve">that connects to its host server and its database. Users of the Solar Forecast Arbiter would upload their data to its data center and perform analysis on its server. </w:t>
      </w:r>
      <w:r w:rsidR="00C71B92">
        <w:rPr>
          <w:color w:val="000000"/>
        </w:rPr>
        <w:t xml:space="preserve">METplus </w:t>
      </w:r>
      <w:sdt>
        <w:sdtPr>
          <w:rPr>
            <w:color w:val="000000"/>
          </w:rPr>
          <w:tag w:val="MENDELEY_CITATION_v3_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"/>
          <w:id w:val="1355462543"/>
          <w:placeholder>
            <w:docPart w:val="DefaultPlaceholder_-1854013440"/>
          </w:placeholder>
        </w:sdtPr>
        <w:sdtEndPr/>
        <w:sdtContent>
          <w:r w:rsidR="00DE3D1D" w:rsidRPr="00DA524E">
            <w:rPr>
              <w:color w:val="000000"/>
            </w:rPr>
            <w:t>[14]</w:t>
          </w:r>
        </w:sdtContent>
      </w:sdt>
      <w:r w:rsidR="008005E8">
        <w:rPr>
          <w:color w:val="000000"/>
        </w:rPr>
        <w:t xml:space="preserve"> </w:t>
      </w:r>
      <w:r w:rsidR="006C453A">
        <w:rPr>
          <w:color w:val="000000"/>
        </w:rPr>
        <w:t>is a</w:t>
      </w:r>
      <w:r w:rsidR="007E5323">
        <w:rPr>
          <w:color w:val="000000"/>
        </w:rPr>
        <w:t xml:space="preserve"> sophisticated</w:t>
      </w:r>
      <w:r w:rsidR="006C453A">
        <w:rPr>
          <w:color w:val="000000"/>
        </w:rPr>
        <w:t xml:space="preserve"> </w:t>
      </w:r>
      <w:r w:rsidR="009D56F5">
        <w:rPr>
          <w:color w:val="000000"/>
        </w:rPr>
        <w:t xml:space="preserve">model </w:t>
      </w:r>
      <w:r w:rsidR="006C453A">
        <w:rPr>
          <w:color w:val="000000"/>
        </w:rPr>
        <w:t xml:space="preserve">verification framework for </w:t>
      </w:r>
      <w:r w:rsidR="009D56F5">
        <w:rPr>
          <w:color w:val="000000"/>
        </w:rPr>
        <w:t>numerical weather prediction</w:t>
      </w:r>
      <w:r w:rsidR="00D84543">
        <w:rPr>
          <w:color w:val="000000"/>
        </w:rPr>
        <w:t xml:space="preserve">. The tool </w:t>
      </w:r>
      <w:r w:rsidR="00696D9F">
        <w:rPr>
          <w:color w:val="000000"/>
        </w:rPr>
        <w:t xml:space="preserve">is </w:t>
      </w:r>
      <w:r w:rsidR="00A6468E">
        <w:rPr>
          <w:color w:val="000000"/>
        </w:rPr>
        <w:t>developed based on the Model Evaluation Tools (MET)</w:t>
      </w:r>
      <w:r w:rsidR="00D84543">
        <w:rPr>
          <w:color w:val="000000"/>
        </w:rPr>
        <w:t xml:space="preserve"> and </w:t>
      </w:r>
      <w:r w:rsidR="00A52906">
        <w:rPr>
          <w:color w:val="000000"/>
        </w:rPr>
        <w:t>has</w:t>
      </w:r>
      <w:r w:rsidR="00D84543">
        <w:rPr>
          <w:color w:val="000000"/>
        </w:rPr>
        <w:t xml:space="preserve"> a suite of Python wrappers</w:t>
      </w:r>
      <w:r w:rsidR="00920F7D">
        <w:rPr>
          <w:color w:val="000000"/>
        </w:rPr>
        <w:t xml:space="preserve"> for statistical and graphical analyses</w:t>
      </w:r>
      <w:r w:rsidR="00656018">
        <w:rPr>
          <w:color w:val="000000"/>
        </w:rPr>
        <w:t xml:space="preserve">. </w:t>
      </w:r>
      <w:r w:rsidR="00096863">
        <w:rPr>
          <w:color w:val="000000"/>
        </w:rPr>
        <w:t>METplus</w:t>
      </w:r>
      <w:r w:rsidR="00656018">
        <w:rPr>
          <w:color w:val="000000"/>
        </w:rPr>
        <w:t xml:space="preserve"> </w:t>
      </w:r>
      <w:r w:rsidR="001B0693">
        <w:rPr>
          <w:color w:val="000000"/>
        </w:rPr>
        <w:t xml:space="preserve">is </w:t>
      </w:r>
      <w:r w:rsidR="001663C6">
        <w:rPr>
          <w:color w:val="000000"/>
        </w:rPr>
        <w:t>developed and supported</w:t>
      </w:r>
      <w:r w:rsidR="00656018">
        <w:rPr>
          <w:color w:val="000000"/>
        </w:rPr>
        <w:t xml:space="preserve"> by the </w:t>
      </w:r>
      <w:r w:rsidR="001B0693">
        <w:rPr>
          <w:color w:val="000000"/>
        </w:rPr>
        <w:t>Developmental Testbed Center</w:t>
      </w:r>
      <w:r w:rsidR="008005E8">
        <w:rPr>
          <w:color w:val="000000"/>
        </w:rPr>
        <w:t xml:space="preserve">, </w:t>
      </w:r>
      <w:r w:rsidR="002B2725">
        <w:rPr>
          <w:color w:val="000000"/>
        </w:rPr>
        <w:t xml:space="preserve">which involves </w:t>
      </w:r>
      <w:r w:rsidR="00CA5249">
        <w:rPr>
          <w:color w:val="000000"/>
        </w:rPr>
        <w:t xml:space="preserve">experts from </w:t>
      </w:r>
      <w:commentRangeStart w:id="93"/>
      <w:ins w:id="94" w:author="Carter, Laura" w:date="2022-06-06T11:25:00Z">
        <w:r w:rsidR="0015712A">
          <w:rPr>
            <w:color w:val="000000"/>
          </w:rPr>
          <w:t xml:space="preserve">the </w:t>
        </w:r>
        <w:r w:rsidR="0015712A" w:rsidRPr="00D639EE">
          <w:rPr>
            <w:color w:val="000000"/>
          </w:rPr>
          <w:t>National Oceanic and Atmospheric Administration</w:t>
        </w:r>
      </w:ins>
      <w:del w:id="95" w:author="Carter, Laura" w:date="2022-06-06T11:25:00Z">
        <w:r w:rsidR="00CA5249" w:rsidDel="0015712A">
          <w:rPr>
            <w:color w:val="000000"/>
          </w:rPr>
          <w:delText>NOAA</w:delText>
        </w:r>
      </w:del>
      <w:commentRangeEnd w:id="93"/>
      <w:r w:rsidR="0015712A">
        <w:rPr>
          <w:rStyle w:val="CommentReference"/>
        </w:rPr>
        <w:commentReference w:id="93"/>
      </w:r>
      <w:r w:rsidR="00CA5249">
        <w:rPr>
          <w:color w:val="000000"/>
        </w:rPr>
        <w:t>, the N</w:t>
      </w:r>
      <w:r w:rsidR="00096863">
        <w:rPr>
          <w:color w:val="000000"/>
        </w:rPr>
        <w:t>ational Center for Atmospheric Research, and the U</w:t>
      </w:r>
      <w:ins w:id="96" w:author="Carter, Laura" w:date="2022-06-06T11:38:00Z">
        <w:r w:rsidR="009376EF">
          <w:rPr>
            <w:color w:val="000000"/>
          </w:rPr>
          <w:t>.</w:t>
        </w:r>
      </w:ins>
      <w:del w:id="97" w:author="Carter, Laura" w:date="2022-06-06T11:38:00Z">
        <w:r w:rsidR="00096863" w:rsidDel="009376EF">
          <w:rPr>
            <w:color w:val="000000"/>
          </w:rPr>
          <w:delText>nited</w:delText>
        </w:r>
      </w:del>
      <w:r w:rsidR="00096863">
        <w:rPr>
          <w:color w:val="000000"/>
        </w:rPr>
        <w:t xml:space="preserve"> S</w:t>
      </w:r>
      <w:ins w:id="98" w:author="Carter, Laura" w:date="2022-06-06T11:38:00Z">
        <w:r w:rsidR="009376EF">
          <w:rPr>
            <w:color w:val="000000"/>
          </w:rPr>
          <w:t>.</w:t>
        </w:r>
      </w:ins>
      <w:del w:id="99" w:author="Carter, Laura" w:date="2022-06-06T11:38:00Z">
        <w:r w:rsidR="00096863" w:rsidDel="009376EF">
          <w:rPr>
            <w:color w:val="000000"/>
          </w:rPr>
          <w:delText>tates</w:delText>
        </w:r>
      </w:del>
      <w:r w:rsidR="00096863">
        <w:rPr>
          <w:color w:val="000000"/>
        </w:rPr>
        <w:t xml:space="preserve"> Air Force. </w:t>
      </w:r>
    </w:p>
    <w:p w14:paraId="3F3CEC06" w14:textId="1190654E" w:rsidR="005772E5" w:rsidRDefault="00824B85" w:rsidP="005772E5">
      <w:r>
        <w:rPr>
          <w:color w:val="000000"/>
        </w:rPr>
        <w:t xml:space="preserve">Compared to the other forecast evaluation tools, WE-Validate </w:t>
      </w:r>
      <w:r>
        <w:t>is open source, readily available, easily customizable, and computationally lightweight. WE-Validate is documented on GitHub, and w</w:t>
      </w:r>
      <w:r w:rsidRPr="00F43541">
        <w:t>e encourage and welcome contribution</w:t>
      </w:r>
      <w:r>
        <w:t>s</w:t>
      </w:r>
      <w:r w:rsidRPr="00F43541">
        <w:t xml:space="preserve"> </w:t>
      </w:r>
      <w:ins w:id="100" w:author="Carter, Laura" w:date="2022-06-06T11:40:00Z">
        <w:r w:rsidR="009376EF" w:rsidRPr="00F43541">
          <w:t xml:space="preserve">to </w:t>
        </w:r>
        <w:r w:rsidR="009376EF">
          <w:t>the tool</w:t>
        </w:r>
        <w:r w:rsidR="009376EF" w:rsidRPr="00F43541">
          <w:t xml:space="preserve"> </w:t>
        </w:r>
      </w:ins>
      <w:r w:rsidRPr="00F43541">
        <w:t>from the wind</w:t>
      </w:r>
      <w:r>
        <w:t xml:space="preserve"> </w:t>
      </w:r>
      <w:r w:rsidRPr="00F43541">
        <w:t>energy community</w:t>
      </w:r>
      <w:del w:id="101" w:author="Carter, Laura" w:date="2022-06-06T11:40:00Z">
        <w:r w:rsidRPr="00F43541" w:rsidDel="009376EF">
          <w:delText xml:space="preserve"> to </w:delText>
        </w:r>
        <w:r w:rsidDel="009376EF">
          <w:delText>the tool</w:delText>
        </w:r>
      </w:del>
      <w:r w:rsidRPr="00F43541">
        <w:t>.</w:t>
      </w:r>
      <w:r>
        <w:t xml:space="preserve"> After installing Python and the required </w:t>
      </w:r>
      <w:r>
        <w:lastRenderedPageBreak/>
        <w:t>packages, users can download and use WE-Validate at their convenience. Users can also extend WE-Validate’s existing capabilities by adding data-processing functions, forecast evaluation metrics, ramp definitions, or visualizations to achieve their objectives. Users can write their own data-ingesting functions so that theoretically any type of data can be processed by the tool. We encourage users to write unit tests for the metrics they develop and add to WE-Validate. Moreover, users only need a local machine to execute WE-Validate, without uploading their data to a server.</w:t>
      </w:r>
      <w:r w:rsidR="005772E5">
        <w:t xml:space="preserve"> </w:t>
      </w:r>
    </w:p>
    <w:p w14:paraId="1385FCFC" w14:textId="28A65038" w:rsidR="005772E5" w:rsidRDefault="005772E5" w:rsidP="005772E5">
      <w:pPr>
        <w:pStyle w:val="SectionHeading"/>
      </w:pPr>
      <w:bookmarkStart w:id="102" w:name="_Ref96438916"/>
      <w:r>
        <w:t>Metrics and evaluation</w:t>
      </w:r>
      <w:bookmarkEnd w:id="102"/>
    </w:p>
    <w:p w14:paraId="6C95B123" w14:textId="429F5C13" w:rsidR="00C241E1" w:rsidRDefault="005772E5" w:rsidP="00C241E1">
      <w:pPr>
        <w:rPr>
          <w:color w:val="000000"/>
        </w:rPr>
      </w:pPr>
      <w:r>
        <w:t xml:space="preserve">In this section, we discuss the characteristics of different metrics for the evaluation of time series and ramp forecasts. The wind energy community often uses single-value metrics to summarize forecast performance. Different categories of metrics are tailored for specific purposes; for example, the mean square error determines accuracy, the probability of detection targets precision (a measure of data spread), and the Peirce skill score accounts for a model’s skill relative to a reference model </w:t>
      </w:r>
      <w:sdt>
        <w:sdtPr>
          <w:rPr>
            <w:color w:val="000000"/>
          </w:rPr>
          <w:tag w:val="MENDELEY_CITATION_v3_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"/>
          <w:id w:val="-823506361"/>
          <w:placeholder>
            <w:docPart w:val="B47A0EBD07F77749ADA914B13E67F927"/>
          </w:placeholder>
        </w:sdtPr>
        <w:sdtEndPr/>
        <w:sdtContent>
          <w:r w:rsidR="00DE3D1D" w:rsidRPr="00DA524E">
            <w:rPr>
              <w:color w:val="000000"/>
            </w:rPr>
            <w:t>[15]</w:t>
          </w:r>
        </w:sdtContent>
      </w:sdt>
      <w:r>
        <w:t>. Although using summary metrics is useful for making comparisons, c</w:t>
      </w:r>
      <w:r w:rsidRPr="001502FC">
        <w:t>ollapsing multidimensional data into a single</w:t>
      </w:r>
      <w:r>
        <w:t>-</w:t>
      </w:r>
      <w:r w:rsidRPr="001502FC">
        <w:t xml:space="preserve">number metric loses </w:t>
      </w:r>
      <w:r>
        <w:t xml:space="preserve">valuable </w:t>
      </w:r>
      <w:r w:rsidRPr="001502FC">
        <w:t>information</w:t>
      </w:r>
      <w:r>
        <w:t>. Therefore, d</w:t>
      </w:r>
      <w:r w:rsidRPr="001502FC">
        <w:t xml:space="preserve">epending on the goal of the </w:t>
      </w:r>
      <w:r>
        <w:t xml:space="preserve">forecast </w:t>
      </w:r>
      <w:r w:rsidRPr="001502FC">
        <w:t xml:space="preserve">evaluation, </w:t>
      </w:r>
      <w:r>
        <w:t xml:space="preserve">analysts should </w:t>
      </w:r>
      <w:r w:rsidRPr="001502FC">
        <w:t xml:space="preserve">consider multiple metrics </w:t>
      </w:r>
      <w:r>
        <w:t>of</w:t>
      </w:r>
      <w:r w:rsidRPr="001502FC">
        <w:t xml:space="preserve"> different aspects</w:t>
      </w:r>
      <w:r>
        <w:t xml:space="preserve"> for a holistic examination </w:t>
      </w:r>
      <w:sdt>
        <w:sdtPr>
          <w:rPr>
            <w:color w:val="000000"/>
          </w:rPr>
          <w:tag w:val="MENDELEY_CITATION_v3_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"/>
          <w:id w:val="-1759979156"/>
          <w:placeholder>
            <w:docPart w:val="B47A0EBD07F77749ADA914B13E67F927"/>
          </w:placeholder>
        </w:sdtPr>
        <w:sdtEndPr/>
        <w:sdtContent>
          <w:r w:rsidR="00DE3D1D" w:rsidRPr="00DA524E">
            <w:rPr>
              <w:color w:val="000000"/>
            </w:rPr>
            <w:t>[5]</w:t>
          </w:r>
        </w:sdtContent>
      </w:sdt>
      <w:r>
        <w:t xml:space="preserve">. For example, suites of metrics for wind and solar power forecasting are respectively discussed </w:t>
      </w:r>
      <w:commentRangeStart w:id="103"/>
      <w:ins w:id="104" w:author="Carter, Laura" w:date="2022-06-06T12:00:00Z">
        <w:r w:rsidR="009F2EC5">
          <w:t>by</w:t>
        </w:r>
      </w:ins>
      <w:del w:id="105" w:author="Carter, Laura" w:date="2022-06-06T11:59:00Z">
        <w:r w:rsidDel="009F2EC5">
          <w:delText>in</w:delText>
        </w:r>
      </w:del>
      <w:ins w:id="106" w:author="Carter, Laura" w:date="2022-06-06T12:00:00Z">
        <w:r w:rsidR="009F2EC5">
          <w:t xml:space="preserve"> Messner et al.</w:t>
        </w:r>
      </w:ins>
      <w:r w:rsidR="004E46D2">
        <w:rPr>
          <w:color w:val="000000"/>
        </w:rPr>
        <w:t xml:space="preserve"> </w:t>
      </w:r>
      <w:sdt>
        <w:sdtPr>
          <w:rPr>
            <w:color w:val="000000"/>
          </w:rPr>
          <w:tag w:val="MENDELEY_CITATION_v3_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"/>
          <w:id w:val="-1105660175"/>
          <w:placeholder>
            <w:docPart w:val="DefaultPlaceholder_-1854013440"/>
          </w:placeholder>
        </w:sdtPr>
        <w:sdtEndPr/>
        <w:sdtContent>
          <w:r w:rsidR="00DE3D1D" w:rsidRPr="00DA524E">
            <w:rPr>
              <w:color w:val="000000"/>
            </w:rPr>
            <w:t>[16]</w:t>
          </w:r>
        </w:sdtContent>
      </w:sdt>
      <w:r w:rsidR="004E46D2">
        <w:rPr>
          <w:color w:val="000000"/>
        </w:rPr>
        <w:t xml:space="preserve"> and</w:t>
      </w:r>
      <w:ins w:id="107" w:author="Carter, Laura" w:date="2022-06-06T12:00:00Z">
        <w:r w:rsidR="009F2EC5">
          <w:rPr>
            <w:color w:val="000000"/>
          </w:rPr>
          <w:t xml:space="preserve"> Zhang et al.</w:t>
        </w:r>
      </w:ins>
      <w:r w:rsidR="004E46D2">
        <w:rPr>
          <w:color w:val="000000"/>
        </w:rPr>
        <w:t xml:space="preserve"> </w:t>
      </w:r>
      <w:sdt>
        <w:sdtPr>
          <w:rPr>
            <w:color w:val="000000"/>
          </w:rPr>
          <w:tag w:val="MENDELEY_CITATION_v3_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"/>
          <w:id w:val="-1565946810"/>
          <w:placeholder>
            <w:docPart w:val="DefaultPlaceholder_-1854013440"/>
          </w:placeholder>
        </w:sdtPr>
        <w:sdtEndPr/>
        <w:sdtContent>
          <w:r w:rsidR="00DE3D1D" w:rsidRPr="00DA524E">
            <w:rPr>
              <w:color w:val="000000"/>
            </w:rPr>
            <w:t>[17]</w:t>
          </w:r>
        </w:sdtContent>
      </w:sdt>
      <w:r w:rsidR="004E46D2">
        <w:rPr>
          <w:color w:val="000000"/>
        </w:rPr>
        <w:t xml:space="preserve">. </w:t>
      </w:r>
      <w:commentRangeEnd w:id="103"/>
      <w:r w:rsidR="009F2EC5">
        <w:rPr>
          <w:rStyle w:val="CommentReference"/>
        </w:rPr>
        <w:commentReference w:id="103"/>
      </w:r>
      <w:r>
        <w:rPr>
          <w:color w:val="000000"/>
        </w:rPr>
        <w:t xml:space="preserve">In the following subsections, we review several commonly used metrics to evaluate time series and ramp forecasts for wind energy applications. </w:t>
      </w:r>
    </w:p>
    <w:p w14:paraId="21E079BA" w14:textId="5C6DB64C" w:rsidR="00C21985" w:rsidRPr="00C241E1" w:rsidRDefault="00571335" w:rsidP="0058016D">
      <w:pPr>
        <w:pStyle w:val="Sub-sectionHeader"/>
        <w:numPr>
          <w:ilvl w:val="1"/>
          <w:numId w:val="14"/>
        </w:numPr>
      </w:pPr>
      <w:bookmarkStart w:id="108" w:name="_Ref96438827"/>
      <w:r>
        <w:t>Single-value metrics for time series forecast</w:t>
      </w:r>
      <w:r w:rsidR="0088264F">
        <w:t>s</w:t>
      </w:r>
      <w:bookmarkEnd w:id="108"/>
    </w:p>
    <w:p w14:paraId="509D8D1B" w14:textId="058D6E1C" w:rsidR="008D3B9B" w:rsidRDefault="00C241E1" w:rsidP="008D3B9B">
      <w:r>
        <w:t>This section focuses on metrics for n</w:t>
      </w:r>
      <w:r w:rsidRPr="001502FC">
        <w:t xml:space="preserve">onprobabilistic forecasts for </w:t>
      </w:r>
      <w:r>
        <w:t>continuous</w:t>
      </w:r>
      <w:r w:rsidRPr="001502FC">
        <w:t xml:space="preserve"> predictands</w:t>
      </w:r>
      <w:r>
        <w:t>, which are appropriate for the deterministic time series evaluation of wind speed or wind power forecasts. To begin, we briefly discuss two statistical properties: robustness and resistance. A r</w:t>
      </w:r>
      <w:r w:rsidRPr="001502FC">
        <w:t>obust</w:t>
      </w:r>
      <w:r>
        <w:t xml:space="preserve"> statistic is</w:t>
      </w:r>
      <w:r w:rsidRPr="001502FC">
        <w:t xml:space="preserve"> insensitive to assumptions </w:t>
      </w:r>
      <w:r>
        <w:t>made on</w:t>
      </w:r>
      <w:r w:rsidRPr="001502FC">
        <w:t xml:space="preserve"> the nature of the data</w:t>
      </w:r>
      <w:r>
        <w:t>, and a r</w:t>
      </w:r>
      <w:r w:rsidRPr="001502FC">
        <w:t>esistan</w:t>
      </w:r>
      <w:r>
        <w:t>t statistic is</w:t>
      </w:r>
      <w:r w:rsidRPr="001502FC">
        <w:t xml:space="preserve"> insensitive to a small portion of outliers </w:t>
      </w:r>
      <w:sdt>
        <w:sdtPr>
          <w:rPr>
            <w:color w:val="000000"/>
          </w:rPr>
          <w:tag w:val="MENDELEY_CITATION_v3_eyJwcm9wZXJ0aWVzIjp7Im5vdGVJbmRleCI6MH0sImNpdGF0aW9uSUQiOiJNRU5ERUxFWV9DSVRBVElPTl9lMjA3OWFjZi1mYTM5LTQxYTctYTgwOS05Mjk5MzllODhhYzk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
          <w:id w:val="-129629166"/>
          <w:placeholder>
            <w:docPart w:val="12D568AEFB19DF4AA74740F2D56697B9"/>
          </w:placeholder>
        </w:sdtPr>
        <w:sdtEndPr/>
        <w:sdtContent>
          <w:r w:rsidR="00DE3D1D" w:rsidRPr="00DA524E">
            <w:rPr>
              <w:color w:val="000000"/>
            </w:rPr>
            <w:t>[18]</w:t>
          </w:r>
        </w:sdtContent>
      </w:sdt>
      <w:r>
        <w:rPr>
          <w:color w:val="000000"/>
        </w:rPr>
        <w:t xml:space="preserve">. </w:t>
      </w:r>
      <w:r>
        <w:t xml:space="preserve">For instance, on </w:t>
      </w:r>
      <w:commentRangeStart w:id="109"/>
      <w:r>
        <w:t xml:space="preserve">the </w:t>
      </w:r>
      <w:commentRangeEnd w:id="109"/>
      <w:r w:rsidR="00AB3A56">
        <w:rPr>
          <w:rStyle w:val="CommentReference"/>
        </w:rPr>
        <w:commentReference w:id="109"/>
      </w:r>
      <w:r>
        <w:t>one hand, an arithmetic m</w:t>
      </w:r>
      <w:r w:rsidRPr="001502FC">
        <w:t xml:space="preserve">ean </w:t>
      </w:r>
      <w:r>
        <w:t>is not robust because the mean does not adequately characterize the center of a non-Gaussian distribution and may result in misleading interpretations. An arithmetic mean is also not resistant because the mean can change drastically when a few extreme values are added to the data set, and hence</w:t>
      </w:r>
      <w:ins w:id="110" w:author="Carter, Laura" w:date="2022-06-06T12:04:00Z">
        <w:r w:rsidR="00AB3A56">
          <w:t>,</w:t>
        </w:r>
      </w:ins>
      <w:r>
        <w:t xml:space="preserve"> the mean does not sufficiently characterize the center of the data set anymore. On the other hand, the 50</w:t>
      </w:r>
      <w:r w:rsidRPr="00DE72C2">
        <w:rPr>
          <w:vertAlign w:val="superscript"/>
        </w:rPr>
        <w:t>th</w:t>
      </w:r>
      <w:r>
        <w:t xml:space="preserve"> percentile of a data set, also known as the </w:t>
      </w:r>
      <w:r>
        <w:lastRenderedPageBreak/>
        <w:t xml:space="preserve">median, is robust and resistant because the median does not make any assumptions on the distribution of the data set and is not influenced by a few outliers. </w:t>
      </w:r>
    </w:p>
    <w:p w14:paraId="185B2BAC" w14:textId="6CE53760" w:rsidR="008D3B9B" w:rsidRDefault="008D3B9B" w:rsidP="008D3B9B">
      <w:r>
        <w:rPr>
          <w:color w:val="000000"/>
        </w:rPr>
        <w:t xml:space="preserve">In the wind energy community, using the root-mean-square error (RMSE) has been a common practice to evaluate time series forecasts </w:t>
      </w:r>
      <w:sdt>
        <w:sdtPr>
          <w:rPr>
            <w:color w:val="000000"/>
          </w:rPr>
          <w:tag w:val="MENDELEY_CITATION_v3_eyJwcm9wZXJ0aWVzIjp7Im5vdGVJbmRleCI6MH0sImNpdGF0aW9uSUQiOiJNRU5ERUxFWV9DSVRBVElPTl8yYmE1NDg4NC0wN2U2LTRiY2EtYjE3ZS02NDA1MGYxN2UyNDU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"/>
          <w:id w:val="-1611894416"/>
          <w:placeholder>
            <w:docPart w:val="0E5B619EE39D7040A7033D85268B55E5"/>
          </w:placeholder>
        </w:sdtPr>
        <w:sdtEndPr/>
        <w:sdtContent>
          <w:r w:rsidR="00DE3D1D" w:rsidRPr="00DA524E">
            <w:rPr>
              <w:color w:val="000000"/>
            </w:rPr>
            <w:t>[6,16]</w:t>
          </w:r>
        </w:sdtContent>
      </w:sdt>
      <w:r>
        <w:rPr>
          <w:color w:val="000000"/>
        </w:rPr>
        <w:t xml:space="preserve">. However, the RMSE is neither robust nor resistant because it involves the </w:t>
      </w:r>
      <w:r>
        <w:t>arithmetic m</w:t>
      </w:r>
      <w:r w:rsidRPr="001502FC">
        <w:t>ean</w:t>
      </w:r>
      <w:r>
        <w:t>. When a wind power forecast fails to predict power fluctuations for a short period, which often takes place during ramp events, the RMSE of the forecast can be overly inflated thanks to its nonresistance to outliers. Researchers have been using v</w:t>
      </w:r>
      <w:r w:rsidRPr="001502FC">
        <w:t>ariations of RMSE</w:t>
      </w:r>
      <w:r>
        <w:t xml:space="preserve"> to mitigate RMSE’s weaknesses, such as normalized </w:t>
      </w:r>
      <w:r w:rsidRPr="001502FC">
        <w:t>RMSE</w:t>
      </w:r>
      <w:r>
        <w:t xml:space="preserve"> </w:t>
      </w:r>
      <w:sdt>
        <w:sdtPr>
          <w:rPr>
            <w:color w:val="000000"/>
          </w:rPr>
          <w:tag w:val="MENDELEY_CITATION_v3_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"/>
          <w:id w:val="-2058458118"/>
          <w:placeholder>
            <w:docPart w:val="0E5B619EE39D7040A7033D85268B55E5"/>
          </w:placeholder>
        </w:sdtPr>
        <w:sdtEndPr/>
        <w:sdtContent>
          <w:r w:rsidR="00DE3D1D" w:rsidRPr="00DA524E">
            <w:rPr>
              <w:color w:val="000000"/>
            </w:rPr>
            <w:t>[19]</w:t>
          </w:r>
        </w:sdtContent>
      </w:sdt>
      <w:r>
        <w:t xml:space="preserve"> and</w:t>
      </w:r>
      <w:r w:rsidRPr="001502FC">
        <w:t xml:space="preserve"> </w:t>
      </w:r>
      <w:r>
        <w:t xml:space="preserve">unbiased RMSE </w:t>
      </w:r>
      <w:sdt>
        <w:sdtPr>
          <w:rPr>
            <w:color w:val="000000"/>
          </w:rPr>
          <w:tag w:val="MENDELEY_CITATION_v3_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"/>
          <w:id w:val="1950503972"/>
          <w:placeholder>
            <w:docPart w:val="0E5B619EE39D7040A7033D85268B55E5"/>
          </w:placeholder>
        </w:sdtPr>
        <w:sdtEndPr/>
        <w:sdtContent>
          <w:r w:rsidR="00DE3D1D" w:rsidRPr="00DA524E">
            <w:rPr>
              <w:color w:val="000000"/>
            </w:rPr>
            <w:t>[20]</w:t>
          </w:r>
        </w:sdtContent>
      </w:sdt>
      <w:r w:rsidRPr="001502FC">
        <w:t>, but the</w:t>
      </w:r>
      <w:r>
        <w:t xml:space="preserve"> augmentations</w:t>
      </w:r>
      <w:r w:rsidRPr="001502FC">
        <w:t xml:space="preserve"> do not fundamentally resolve its lack of </w:t>
      </w:r>
      <w:r>
        <w:t xml:space="preserve">statistical </w:t>
      </w:r>
      <w:r w:rsidRPr="001502FC">
        <w:t>robustness and resistance</w:t>
      </w:r>
      <w:r>
        <w:t xml:space="preserve">. </w:t>
      </w:r>
    </w:p>
    <w:p w14:paraId="63DE45FB" w14:textId="688258C9" w:rsidR="00D52346" w:rsidRDefault="008D3B9B" w:rsidP="00D52346">
      <w:r w:rsidRPr="001502FC">
        <w:t>Experts from other fields</w:t>
      </w:r>
      <w:r>
        <w:t>,</w:t>
      </w:r>
      <w:r w:rsidRPr="001502FC">
        <w:t xml:space="preserve"> such as space weather forecasting </w:t>
      </w:r>
      <w:r>
        <w:t xml:space="preserve">and soil sciences, have </w:t>
      </w:r>
      <w:r w:rsidRPr="001502FC">
        <w:t>propose</w:t>
      </w:r>
      <w:r>
        <w:t>d</w:t>
      </w:r>
      <w:r w:rsidRPr="001502FC">
        <w:t xml:space="preserve"> metrics</w:t>
      </w:r>
      <w:r>
        <w:t xml:space="preserve"> </w:t>
      </w:r>
      <w:r w:rsidRPr="001502FC">
        <w:t>based on the relative magnitude between forecast and observed values</w:t>
      </w:r>
      <w:r>
        <w:t xml:space="preserve">, such as mean absolute percentage error and its variant like the mean arctangent absolute percentage error </w:t>
      </w:r>
      <w:sdt>
        <w:sdtPr>
          <w:rPr>
            <w:color w:val="000000"/>
          </w:rPr>
          <w:tag w:val="MENDELEY_CITATION_v3_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"/>
          <w:id w:val="-136269292"/>
          <w:placeholder>
            <w:docPart w:val="0E5B619EE39D7040A7033D85268B55E5"/>
          </w:placeholder>
        </w:sdtPr>
        <w:sdtEndPr/>
        <w:sdtContent>
          <w:r w:rsidR="00DE3D1D" w:rsidRPr="00DA524E">
            <w:rPr>
              <w:color w:val="000000"/>
            </w:rPr>
            <w:t>[21]</w:t>
          </w:r>
        </w:sdtContent>
      </w:sdt>
      <w:r>
        <w:t>. Median symmetric accuracy is</w:t>
      </w:r>
      <w:r w:rsidRPr="002C795C">
        <w:t xml:space="preserve"> </w:t>
      </w:r>
      <w:r>
        <w:t xml:space="preserve">an example of such metrics that is both robust and resistant </w:t>
      </w:r>
      <w:sdt>
        <w:sdtPr>
          <w:rPr>
            <w:color w:val="000000"/>
          </w:rPr>
          <w:tag w:val="MENDELEY_CITATION_v3_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"/>
          <w:id w:val="-931207495"/>
          <w:placeholder>
            <w:docPart w:val="0E5B619EE39D7040A7033D85268B55E5"/>
          </w:placeholder>
        </w:sdtPr>
        <w:sdtEndPr/>
        <w:sdtContent>
          <w:r w:rsidR="00DE3D1D" w:rsidRPr="00DA524E">
            <w:rPr>
              <w:color w:val="000000"/>
            </w:rPr>
            <w:t>[15,22]</w:t>
          </w:r>
        </w:sdtContent>
      </w:sdt>
      <w:r>
        <w:t xml:space="preserve">: </w:t>
      </w:r>
    </w:p>
    <w:p w14:paraId="68BD8F03" w14:textId="553C2EE7" w:rsidR="00D52346" w:rsidRDefault="008A4CB4" w:rsidP="00D52346">
      <m:oMathPara>
        <m:oMath>
          <m:eqArr>
            <m:eqArrPr>
              <m:maxDist m:val="1"/>
              <m:ctrlPr>
                <w:rPr>
                  <w:rFonts w:ascii="Cambria Math" w:hAnsi="Cambria Math"/>
                  <w:i/>
                </w:rPr>
              </m:ctrlPr>
            </m:eqArrPr>
            <m:e>
              <m:r>
                <w:rPr>
                  <w:rFonts w:ascii="Cambria Math" w:hAnsi="Cambria Math"/>
                </w:rPr>
                <m:t>Median symmetric accuracy=100×</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median</m:t>
                      </m:r>
                      <m:d>
                        <m:dPr>
                          <m:ctrlPr>
                            <w:rPr>
                              <w:rFonts w:ascii="Cambria Math" w:hAnsi="Cambria Math"/>
                              <w:i/>
                            </w:rPr>
                          </m:ctrlPr>
                        </m:dPr>
                        <m:e>
                          <m:d>
                            <m:dPr>
                              <m:begChr m:val="|"/>
                              <m:endChr m:val="|"/>
                              <m:ctrlPr>
                                <w:rPr>
                                  <w:rFonts w:ascii="Cambria Math" w:hAnsi="Cambria Math"/>
                                  <w:i/>
                                </w:rPr>
                              </m:ctrlPr>
                            </m:dPr>
                            <m:e>
                              <m:r>
                                <w:rPr>
                                  <w:rFonts w:ascii="Cambria Math" w:hAnsi="Cambria Math"/>
                                </w:rPr>
                                <m:t>ln</m:t>
                              </m:r>
                              <m:f>
                                <m:fPr>
                                  <m:ctrlPr>
                                    <w:rPr>
                                      <w:rFonts w:ascii="Cambria Math" w:hAnsi="Cambria Math"/>
                                      <w:i/>
                                    </w:rPr>
                                  </m:ctrlPr>
                                </m:fPr>
                                <m:num>
                                  <m:sSub>
                                    <m:sSubPr>
                                      <m:ctrlPr>
                                        <w:rPr>
                                          <w:rFonts w:ascii="Cambria Math" w:hAnsi="Cambria Math"/>
                                          <w:i/>
                                        </w:rPr>
                                      </m:ctrlPr>
                                    </m:sSubPr>
                                    <m:e>
                                      <m:r>
                                        <w:rPr>
                                          <w:rFonts w:ascii="Cambria Math" w:hAnsi="Cambria Math"/>
                                        </w:rPr>
                                        <m:t>forecast</m:t>
                                      </m:r>
                                    </m:e>
                                    <m:sub>
                                      <m:r>
                                        <w:rPr>
                                          <w:rFonts w:ascii="Cambria Math" w:hAnsi="Cambria Math"/>
                                        </w:rPr>
                                        <m:t>i</m:t>
                                      </m:r>
                                    </m:sub>
                                  </m:sSub>
                                </m:num>
                                <m:den>
                                  <m:sSub>
                                    <m:sSubPr>
                                      <m:ctrlPr>
                                        <w:rPr>
                                          <w:rFonts w:ascii="Cambria Math" w:hAnsi="Cambria Math"/>
                                          <w:i/>
                                        </w:rPr>
                                      </m:ctrlPr>
                                    </m:sSubPr>
                                    <m:e>
                                      <m:r>
                                        <w:rPr>
                                          <w:rFonts w:ascii="Cambria Math" w:hAnsi="Cambria Math"/>
                                        </w:rPr>
                                        <m:t>observation</m:t>
                                      </m:r>
                                    </m:e>
                                    <m:sub>
                                      <m:r>
                                        <w:rPr>
                                          <w:rFonts w:ascii="Cambria Math" w:hAnsi="Cambria Math"/>
                                        </w:rPr>
                                        <m:t>i</m:t>
                                      </m:r>
                                    </m:sub>
                                  </m:sSub>
                                </m:den>
                              </m:f>
                            </m:e>
                          </m:d>
                        </m:e>
                      </m:d>
                      <m:r>
                        <w:rPr>
                          <w:rFonts w:ascii="Cambria Math" w:hAnsi="Cambria Math"/>
                        </w:rPr>
                        <m:t>-1</m:t>
                      </m:r>
                    </m:e>
                  </m:d>
                </m:e>
              </m:func>
              <m:r>
                <w:rPr>
                  <w:rFonts w:ascii="Cambria Math" w:hAnsi="Cambria Math"/>
                </w:rPr>
                <m:t>#</m:t>
              </m:r>
              <m:d>
                <m:dPr>
                  <m:ctrlPr>
                    <w:rPr>
                      <w:rFonts w:ascii="Cambria Math" w:hAnsi="Cambria Math"/>
                      <w:i/>
                    </w:rPr>
                  </m:ctrlPr>
                </m:dPr>
                <m:e>
                  <m:r>
                    <w:rPr>
                      <w:rFonts w:ascii="Cambria Math" w:hAnsi="Cambria Math"/>
                    </w:rPr>
                    <m:t>1</m:t>
                  </m:r>
                </m:e>
              </m:d>
            </m:e>
          </m:eqArr>
        </m:oMath>
      </m:oMathPara>
    </w:p>
    <w:p w14:paraId="19A7B266" w14:textId="77777777" w:rsidR="00D52346" w:rsidRDefault="00D52346" w:rsidP="00D52346">
      <w:r>
        <w:t>Nevertheless, metrics based on the ratio between forecast and observation are not ideal for wind power forecast evaluation. First, such a ratio</w:t>
      </w:r>
      <w:r w:rsidRPr="001502FC">
        <w:t xml:space="preserve"> for an observation-forecast pair of 20 MW and 10 MW and</w:t>
      </w:r>
      <w:r>
        <w:t xml:space="preserve"> the ratio for</w:t>
      </w:r>
      <w:r w:rsidRPr="001502FC">
        <w:t xml:space="preserve"> another pair of 200 MW and 100 MW</w:t>
      </w:r>
      <w:r>
        <w:t xml:space="preserve"> are the same. The fractional metric does not convey the magnitude of the forecast error, which can have substantial financial implications in wind energy applications. Second, when the observed power is 0 MW, the ratio generates </w:t>
      </w:r>
      <w:r w:rsidRPr="001502FC">
        <w:t>mathematical error</w:t>
      </w:r>
      <w:r>
        <w:t>s from division by 0. Even though median symmetric accuracy has many valuable traits, we caution</w:t>
      </w:r>
      <w:r w:rsidRPr="001502FC">
        <w:t xml:space="preserve"> readers </w:t>
      </w:r>
      <w:r>
        <w:t>on</w:t>
      </w:r>
      <w:r w:rsidRPr="001502FC">
        <w:t xml:space="preserve"> metrics that use relative magnitude between forecast and observed values. </w:t>
      </w:r>
    </w:p>
    <w:p w14:paraId="3EE3E018" w14:textId="46792478" w:rsidR="0058016D" w:rsidRDefault="00D52346" w:rsidP="0058016D">
      <w:r>
        <w:t>To conclude, we suggest readers understand the characteristics of different metrics and use robust and resistant metrics in their analyses</w:t>
      </w:r>
      <w:r w:rsidRPr="00E64AF1">
        <w:t xml:space="preserve"> </w:t>
      </w:r>
      <w:r>
        <w:t xml:space="preserve">in addition to their established workflow or commonly used metrics. </w:t>
      </w:r>
      <w:r w:rsidRPr="001502FC">
        <w:t xml:space="preserve">One example </w:t>
      </w:r>
      <w:r>
        <w:t>that we employed in this analysis, which is</w:t>
      </w:r>
      <w:r w:rsidRPr="001502FC">
        <w:t xml:space="preserve"> robust and resistant </w:t>
      </w:r>
      <w:r>
        <w:t>and</w:t>
      </w:r>
      <w:r w:rsidRPr="001502FC">
        <w:t xml:space="preserve"> preserves the magnitude of the variable</w:t>
      </w:r>
      <w:r>
        <w:t>,</w:t>
      </w:r>
      <w:r w:rsidRPr="001502FC">
        <w:t xml:space="preserve"> is</w:t>
      </w:r>
      <w:r>
        <w:t xml:space="preserve"> the</w:t>
      </w:r>
      <w:r w:rsidRPr="001502FC">
        <w:t xml:space="preserve"> median absolute error</w:t>
      </w:r>
      <w:r>
        <w:t xml:space="preserve">. We incorporated the median absolute error and other common metrics such as the RMSE, the mean bias, and the mean absolute error in the existing version of WE-Validate. </w:t>
      </w:r>
    </w:p>
    <w:p w14:paraId="3078D727" w14:textId="488A508C" w:rsidR="00C559E6" w:rsidRDefault="00C559E6" w:rsidP="00C559E6">
      <w:pPr>
        <w:pStyle w:val="Sub-sectionHeader"/>
        <w:numPr>
          <w:ilvl w:val="1"/>
          <w:numId w:val="14"/>
        </w:numPr>
      </w:pPr>
      <w:bookmarkStart w:id="111" w:name="_Ref96438842"/>
      <w:r>
        <w:lastRenderedPageBreak/>
        <w:t>Metrics for ramp forecasts</w:t>
      </w:r>
      <w:bookmarkEnd w:id="111"/>
    </w:p>
    <w:p w14:paraId="3E78FB4C" w14:textId="08015212" w:rsidR="004E2BC1" w:rsidRDefault="004E2BC1" w:rsidP="004E2BC1">
      <w:pPr>
        <w:rPr>
          <w:szCs w:val="22"/>
        </w:rPr>
      </w:pPr>
      <w:r>
        <w:t>This section focuses on metrics for n</w:t>
      </w:r>
      <w:r w:rsidRPr="001502FC">
        <w:t>onprobabilistic forecasts for discrete predictands</w:t>
      </w:r>
      <w:r>
        <w:t>, which are appropriate for evaluating deterministic wind ramp event forecasts. Wind ramp events add power-generation variability and pose challenges to the grid, and many studies ha</w:t>
      </w:r>
      <w:del w:id="112" w:author="Carter, Laura" w:date="2022-06-06T12:48:00Z">
        <w:r w:rsidDel="00DB54EC">
          <w:delText>s</w:delText>
        </w:r>
      </w:del>
      <w:ins w:id="113" w:author="Carter, Laura" w:date="2022-06-06T12:48:00Z">
        <w:r w:rsidR="00DB54EC">
          <w:t>ve</w:t>
        </w:r>
      </w:ins>
      <w:r>
        <w:t xml:space="preserve"> been dedicated to wind ramp detection, forecasting, and evaluation metrics </w:t>
      </w:r>
      <w:sdt>
        <w:sdtPr>
          <w:rPr>
            <w:color w:val="000000"/>
          </w:rPr>
          <w:tag w:val="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"/>
          <w:id w:val="-1862815498"/>
          <w:placeholder>
            <w:docPart w:val="E497F0C71BABF3408B3D9B7C8CAC9A3C"/>
          </w:placeholder>
        </w:sdtPr>
        <w:sdtEndPr/>
        <w:sdtContent>
          <w:r w:rsidR="00DE3D1D" w:rsidRPr="00DA524E">
            <w:rPr>
              <w:color w:val="000000"/>
            </w:rPr>
            <w:t>[23–31]</w:t>
          </w:r>
        </w:sdtContent>
      </w:sdt>
      <w:r>
        <w:rPr>
          <w:color w:val="000000"/>
        </w:rPr>
        <w:t xml:space="preserve">. </w:t>
      </w:r>
      <w:commentRangeStart w:id="114"/>
      <w:r>
        <w:rPr>
          <w:color w:val="000000"/>
        </w:rPr>
        <w:t xml:space="preserve">Researchers at the </w:t>
      </w:r>
      <w:r w:rsidRPr="00D639EE">
        <w:rPr>
          <w:color w:val="000000"/>
        </w:rPr>
        <w:t>National Oceanic and Atmospheric Administration</w:t>
      </w:r>
      <w:r>
        <w:rPr>
          <w:color w:val="000000"/>
        </w:rPr>
        <w:t xml:space="preserve"> also developed a software package, the </w:t>
      </w:r>
      <w:r>
        <w:t xml:space="preserve">Ramp Tool and Metric, that </w:t>
      </w:r>
      <w:commentRangeEnd w:id="114"/>
      <w:r w:rsidR="00DB54EC">
        <w:rPr>
          <w:rStyle w:val="CommentReference"/>
        </w:rPr>
        <w:commentReference w:id="114"/>
      </w:r>
      <w:r>
        <w:t xml:space="preserve">uses a set of ramp detection definitions and sophisticated skill scores to evaluate ramp forecasts </w:t>
      </w:r>
      <w:sdt>
        <w:sdtPr>
          <w:rPr>
            <w:color w:val="000000"/>
          </w:rPr>
          <w:tag w:val="MENDELEY_CITATION_v3_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"/>
          <w:id w:val="397947892"/>
          <w:placeholder>
            <w:docPart w:val="BB70B83A41D9FC46B25EA5D37A130D01"/>
          </w:placeholder>
        </w:sdtPr>
        <w:sdtEndPr/>
        <w:sdtContent>
          <w:r w:rsidR="00DE3D1D" w:rsidRPr="00DA524E">
            <w:rPr>
              <w:color w:val="000000"/>
            </w:rPr>
            <w:t>[12]</w:t>
          </w:r>
        </w:sdtContent>
      </w:sdt>
      <w:r>
        <w:rPr>
          <w:color w:val="000000"/>
        </w:rPr>
        <w:t>. In this section, we discuss several commonly used ramp metrics that have been incorporated into WE-Validate (</w:t>
      </w:r>
      <w:r w:rsidRPr="004F15DE">
        <w:rPr>
          <w:szCs w:val="22"/>
        </w:rPr>
        <w:t>Sect</w:t>
      </w:r>
      <w:r>
        <w:rPr>
          <w:szCs w:val="22"/>
        </w:rPr>
        <w:t>ion</w:t>
      </w:r>
      <w:r w:rsidR="00B00445">
        <w:rPr>
          <w:szCs w:val="22"/>
        </w:rPr>
        <w:t xml:space="preserve"> </w:t>
      </w:r>
      <w:r w:rsidR="00B00445">
        <w:rPr>
          <w:szCs w:val="22"/>
        </w:rPr>
        <w:fldChar w:fldCharType="begin"/>
      </w:r>
      <w:r w:rsidR="00B00445">
        <w:rPr>
          <w:szCs w:val="22"/>
        </w:rPr>
        <w:instrText xml:space="preserve"> REF _Ref96438866 \r \h </w:instrText>
      </w:r>
      <w:r w:rsidR="00B00445">
        <w:rPr>
          <w:szCs w:val="22"/>
        </w:rPr>
      </w:r>
      <w:r w:rsidR="00B00445">
        <w:rPr>
          <w:szCs w:val="22"/>
        </w:rPr>
        <w:fldChar w:fldCharType="separate"/>
      </w:r>
      <w:r w:rsidR="00B00445">
        <w:rPr>
          <w:szCs w:val="22"/>
          <w:cs/>
        </w:rPr>
        <w:t>‎</w:t>
      </w:r>
      <w:r w:rsidR="00B00445">
        <w:rPr>
          <w:szCs w:val="22"/>
        </w:rPr>
        <w:t>2</w:t>
      </w:r>
      <w:r w:rsidR="00B00445">
        <w:rPr>
          <w:szCs w:val="22"/>
        </w:rPr>
        <w:fldChar w:fldCharType="end"/>
      </w:r>
      <w:r>
        <w:rPr>
          <w:szCs w:val="22"/>
        </w:rPr>
        <w:t xml:space="preserve">). </w:t>
      </w:r>
    </w:p>
    <w:p w14:paraId="5E6C11F0" w14:textId="48D9BD3D" w:rsidR="00FE6374" w:rsidRDefault="004E2BC1" w:rsidP="00FE6374">
      <w:r>
        <w:t xml:space="preserve">We use a </w:t>
      </w:r>
      <w:del w:id="115" w:author="Carter, Laura" w:date="2022-06-06T12:49:00Z">
        <w:r w:rsidDel="00DB54EC">
          <w:delText xml:space="preserve">2x2 </w:delText>
        </w:r>
      </w:del>
      <w:ins w:id="116" w:author="Carter, Laura" w:date="2022-06-06T12:49:00Z">
        <w:r w:rsidR="00DB54EC">
          <w:t>two-by-two</w:t>
        </w:r>
        <w:r w:rsidR="00DB54EC">
          <w:t xml:space="preserve"> </w:t>
        </w:r>
      </w:ins>
      <w:r>
        <w:t>contingency table to evaluate d</w:t>
      </w:r>
      <w:r w:rsidRPr="001502FC">
        <w:t>eterministic wind ramp forecast</w:t>
      </w:r>
      <w:r>
        <w:t xml:space="preserve">s compared to observations, where the four categories are true positive (TP) or hit, false positive (FP) or false alarm, false negative (FN) or miss, and true negative (TN). Mathematical combinations of the four categories yield useful scalar attributes for ramp forecast evaluation, and we list several that are discussed in this manuscript: </w:t>
      </w:r>
    </w:p>
    <w:p w14:paraId="606AFEB9" w14:textId="086148E7" w:rsidR="002867EA" w:rsidRPr="00C846DA" w:rsidRDefault="008A4CB4" w:rsidP="00CF128E">
      <m:oMathPara>
        <m:oMath>
          <m:eqArr>
            <m:eqArrPr>
              <m:maxDist m:val="1"/>
              <m:ctrlPr>
                <w:rPr>
                  <w:rFonts w:ascii="Cambria Math" w:hAnsi="Cambria Math"/>
                  <w:i/>
                </w:rPr>
              </m:ctrlPr>
            </m:eqArrPr>
            <m:e>
              <m:r>
                <w:rPr>
                  <w:rFonts w:ascii="Cambria Math" w:hAnsi="Cambria Math"/>
                </w:rPr>
                <m:t xml:space="preserve">Probability of detection </m:t>
              </m:r>
              <m:d>
                <m:dPr>
                  <m:ctrlPr>
                    <w:rPr>
                      <w:rFonts w:ascii="Cambria Math" w:hAnsi="Cambria Math"/>
                      <w:i/>
                    </w:rPr>
                  </m:ctrlPr>
                </m:dPr>
                <m:e>
                  <m:r>
                    <w:rPr>
                      <w:rFonts w:ascii="Cambria Math" w:hAnsi="Cambria Math"/>
                    </w:rPr>
                    <m:t>POD</m:t>
                  </m:r>
                </m:e>
              </m:d>
              <m:r>
                <w:rPr>
                  <w:rFonts w:ascii="Cambria Math" w:hAnsi="Cambria Math"/>
                </w:rPr>
                <m:t xml:space="preserve"> or hit rate=</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2</m:t>
                  </m:r>
                </m:e>
              </m:d>
            </m:e>
          </m:eqArr>
        </m:oMath>
      </m:oMathPara>
    </w:p>
    <w:p w14:paraId="17367653" w14:textId="46028F07" w:rsidR="00C846DA" w:rsidRPr="000B2497" w:rsidRDefault="00C846DA" w:rsidP="00C846DA">
      <w:r>
        <w:t xml:space="preserve">which is the ratio of correct forecasts to observed ramps, and a forecast with a higher POD is more favorable; </w:t>
      </w:r>
    </w:p>
    <w:p w14:paraId="6CBB4654" w14:textId="53C68505" w:rsidR="000B2497" w:rsidRPr="00C846DA" w:rsidRDefault="008A4CB4" w:rsidP="00CF128E">
      <m:oMathPara>
        <m:oMath>
          <m:eqArr>
            <m:eqArrPr>
              <m:maxDist m:val="1"/>
              <m:ctrlPr>
                <w:rPr>
                  <w:rFonts w:ascii="Cambria Math" w:hAnsi="Cambria Math"/>
                  <w:i/>
                </w:rPr>
              </m:ctrlPr>
            </m:eqArrPr>
            <m:e>
              <m:r>
                <w:rPr>
                  <w:rFonts w:ascii="Cambria Math" w:hAnsi="Cambria Math"/>
                </w:rPr>
                <m:t>False alarm ratio=</m:t>
              </m:r>
              <m:f>
                <m:fPr>
                  <m:ctrlPr>
                    <w:rPr>
                      <w:rFonts w:ascii="Cambria Math" w:hAnsi="Cambria Math"/>
                      <w:i/>
                    </w:rPr>
                  </m:ctrlPr>
                </m:fPr>
                <m:num>
                  <m:r>
                    <w:rPr>
                      <w:rFonts w:ascii="Cambria Math" w:hAnsi="Cambria Math"/>
                    </w:rPr>
                    <m:t>FP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3</m:t>
                  </m:r>
                </m:e>
              </m:d>
            </m:e>
          </m:eqArr>
        </m:oMath>
      </m:oMathPara>
    </w:p>
    <w:p w14:paraId="58B5809B" w14:textId="44B487D2" w:rsidR="00AE16FA" w:rsidRPr="00BF4790" w:rsidRDefault="00C846DA" w:rsidP="00AE16FA">
      <w:r>
        <w:t xml:space="preserve">which is the percentage of forecast ramps that are wrong, and a forecast with a lower false alarm ratio is more favorable; </w:t>
      </w:r>
    </w:p>
    <w:p w14:paraId="03682ED6" w14:textId="57C9C2C8" w:rsidR="00BF4790" w:rsidRPr="003D1652" w:rsidRDefault="008A4CB4" w:rsidP="00CF128E">
      <m:oMathPara>
        <m:oMath>
          <m:eqArr>
            <m:eqArrPr>
              <m:maxDist m:val="1"/>
              <m:ctrlPr>
                <w:rPr>
                  <w:rFonts w:ascii="Cambria Math" w:hAnsi="Cambria Math"/>
                  <w:i/>
                </w:rPr>
              </m:ctrlPr>
            </m:eqArrPr>
            <m:e>
              <m:r>
                <w:rPr>
                  <w:rFonts w:ascii="Cambria Math" w:hAnsi="Cambria Math"/>
                </w:rPr>
                <m:t xml:space="preserve">Success ratio </m:t>
              </m:r>
              <m:d>
                <m:dPr>
                  <m:ctrlPr>
                    <w:rPr>
                      <w:rFonts w:ascii="Cambria Math" w:hAnsi="Cambria Math"/>
                      <w:i/>
                    </w:rPr>
                  </m:ctrlPr>
                </m:dPr>
                <m:e>
                  <m:r>
                    <w:rPr>
                      <w:rFonts w:ascii="Cambria Math" w:hAnsi="Cambria Math"/>
                    </w:rPr>
                    <m:t>SR</m:t>
                  </m:r>
                </m:e>
              </m:d>
              <m:r>
                <w:rPr>
                  <w:rFonts w:ascii="Cambria Math" w:hAnsi="Cambria Math"/>
                </w:rPr>
                <m:t xml:space="preserve"> or forecast accuracy=</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=1-False alarm ratio#</m:t>
              </m:r>
              <m:d>
                <m:dPr>
                  <m:ctrlPr>
                    <w:rPr>
                      <w:rFonts w:ascii="Cambria Math" w:hAnsi="Cambria Math"/>
                      <w:i/>
                    </w:rPr>
                  </m:ctrlPr>
                </m:dPr>
                <m:e>
                  <m:r>
                    <w:rPr>
                      <w:rFonts w:ascii="Cambria Math" w:hAnsi="Cambria Math"/>
                    </w:rPr>
                    <m:t>4</m:t>
                  </m:r>
                </m:e>
              </m:d>
            </m:e>
          </m:eqArr>
        </m:oMath>
      </m:oMathPara>
    </w:p>
    <w:p w14:paraId="6719ACD6" w14:textId="7A103ED1" w:rsidR="00D97DE5" w:rsidRDefault="00AE16FA" w:rsidP="00D97DE5">
      <w:r>
        <w:t xml:space="preserve">which is the percentage of forecast ramps that are </w:t>
      </w:r>
      <w:commentRangeStart w:id="117"/>
      <w:r>
        <w:t>right</w:t>
      </w:r>
      <w:commentRangeEnd w:id="117"/>
      <w:r w:rsidR="00DB54EC">
        <w:rPr>
          <w:rStyle w:val="CommentReference"/>
        </w:rPr>
        <w:commentReference w:id="117"/>
      </w:r>
      <w:r>
        <w:t xml:space="preserve">, and a forecast with a higher SR is more favorable; </w:t>
      </w:r>
    </w:p>
    <w:p w14:paraId="1D6AFB47" w14:textId="24C7D3EA" w:rsidR="00F75A9B" w:rsidRPr="00F75A9B" w:rsidRDefault="008A4CB4" w:rsidP="00F75A9B">
      <m:oMathPara>
        <m:oMath>
          <m:eqArr>
            <m:eqArrPr>
              <m:maxDist m:val="1"/>
              <m:ctrlPr>
                <w:rPr>
                  <w:rFonts w:ascii="Cambria Math" w:hAnsi="Cambria Math"/>
                  <w:i/>
                </w:rPr>
              </m:ctrlPr>
            </m:eqArrPr>
            <m:e>
              <m:r>
                <w:rPr>
                  <w:rFonts w:ascii="Cambria Math" w:hAnsi="Cambria Math"/>
                </w:rPr>
                <m:t>Bias or frequency bias score=</m:t>
              </m:r>
              <m:f>
                <m:fPr>
                  <m:ctrlPr>
                    <w:rPr>
                      <w:rFonts w:ascii="Cambria Math" w:hAnsi="Cambria Math"/>
                      <w:i/>
                    </w:rPr>
                  </m:ctrlPr>
                </m:fPr>
                <m:num>
                  <m:r>
                    <w:rPr>
                      <w:rFonts w:ascii="Cambria Math" w:hAnsi="Cambria Math"/>
                    </w:rPr>
                    <m:t>TP+FP</m:t>
                  </m:r>
                </m:num>
                <m:den>
                  <m:r>
                    <w:rPr>
                      <w:rFonts w:ascii="Cambria Math" w:hAnsi="Cambria Math"/>
                    </w:rPr>
                    <m:t>TP+FN</m:t>
                  </m:r>
                </m:den>
              </m:f>
              <m:r>
                <w:rPr>
                  <w:rFonts w:ascii="Cambria Math" w:hAnsi="Cambria Math"/>
                </w:rPr>
                <m:t>=</m:t>
              </m:r>
              <m:f>
                <m:fPr>
                  <m:ctrlPr>
                    <w:rPr>
                      <w:rFonts w:ascii="Cambria Math" w:hAnsi="Cambria Math"/>
                      <w:i/>
                    </w:rPr>
                  </m:ctrlPr>
                </m:fPr>
                <m:num>
                  <m:r>
                    <w:rPr>
                      <w:rFonts w:ascii="Cambria Math" w:hAnsi="Cambria Math"/>
                    </w:rPr>
                    <m:t>POD</m:t>
                  </m:r>
                </m:num>
                <m:den>
                  <m:r>
                    <w:rPr>
                      <w:rFonts w:ascii="Cambria Math" w:hAnsi="Cambria Math"/>
                    </w:rPr>
                    <m:t>SR</m:t>
                  </m:r>
                </m:den>
              </m:f>
              <m:r>
                <w:rPr>
                  <w:rFonts w:ascii="Cambria Math" w:hAnsi="Cambria Math"/>
                </w:rPr>
                <m:t>#</m:t>
              </m:r>
              <m:d>
                <m:dPr>
                  <m:ctrlPr>
                    <w:rPr>
                      <w:rFonts w:ascii="Cambria Math" w:hAnsi="Cambria Math"/>
                      <w:i/>
                    </w:rPr>
                  </m:ctrlPr>
                </m:dPr>
                <m:e>
                  <m:r>
                    <w:rPr>
                      <w:rFonts w:ascii="Cambria Math" w:hAnsi="Cambria Math"/>
                    </w:rPr>
                    <m:t>5</m:t>
                  </m:r>
                </m:e>
              </m:d>
            </m:e>
          </m:eqArr>
        </m:oMath>
      </m:oMathPara>
    </w:p>
    <w:p w14:paraId="3B9C1BA0" w14:textId="520E9F53" w:rsidR="00D97DE5" w:rsidRDefault="00554069" w:rsidP="00D97DE5">
      <w:r>
        <w:t>which is the ratio of forecast ramps to observed ramps. An unbiased forecast yields a bias of unity, a forecast that over</w:t>
      </w:r>
      <w:ins w:id="118" w:author="Carter, Laura" w:date="2022-06-06T12:53:00Z">
        <w:r w:rsidR="00536A68">
          <w:t xml:space="preserve"> </w:t>
        </w:r>
      </w:ins>
      <w:del w:id="119" w:author="Carter, Laura" w:date="2022-06-06T12:53:00Z">
        <w:r w:rsidDel="00536A68">
          <w:delText>-</w:delText>
        </w:r>
      </w:del>
      <w:r>
        <w:t>forecasts ramps yields a bias larger than 1, and a forecast that under</w:t>
      </w:r>
      <w:ins w:id="120" w:author="Carter, Laura" w:date="2022-06-06T12:53:00Z">
        <w:r w:rsidR="00536A68">
          <w:t xml:space="preserve"> </w:t>
        </w:r>
      </w:ins>
      <w:del w:id="121" w:author="Carter, Laura" w:date="2022-06-06T12:53:00Z">
        <w:r w:rsidDel="00536A68">
          <w:delText>-</w:delText>
        </w:r>
      </w:del>
      <w:r>
        <w:t xml:space="preserve">forecasts ramps yields a bias smaller than 1; </w:t>
      </w:r>
    </w:p>
    <w:p w14:paraId="3E76D6AA" w14:textId="1D569B37" w:rsidR="00E26D7E" w:rsidRPr="00E26D7E" w:rsidRDefault="008A4CB4" w:rsidP="00E26D7E">
      <m:oMathPara>
        <m:oMath>
          <m:eqArr>
            <m:eqArrPr>
              <m:maxDist m:val="1"/>
              <m:ctrlPr>
                <w:rPr>
                  <w:rFonts w:ascii="Cambria Math" w:hAnsi="Cambria Math"/>
                  <w:i/>
                </w:rPr>
              </m:ctrlPr>
            </m:eqArrPr>
            <m:e>
              <m:r>
                <w:rPr>
                  <w:rFonts w:ascii="Cambria Math" w:hAnsi="Cambria Math"/>
                </w:rPr>
                <m:t xml:space="preserve">Critical success index </m:t>
              </m:r>
              <m:d>
                <m:dPr>
                  <m:ctrlPr>
                    <w:rPr>
                      <w:rFonts w:ascii="Cambria Math" w:hAnsi="Cambria Math"/>
                      <w:i/>
                    </w:rPr>
                  </m:ctrlPr>
                </m:dPr>
                <m:e>
                  <m:r>
                    <w:rPr>
                      <w:rFonts w:ascii="Cambria Math" w:hAnsi="Cambria Math"/>
                    </w:rPr>
                    <m:t>CSI</m:t>
                  </m:r>
                </m:e>
              </m:d>
              <m:r>
                <w:rPr>
                  <w:rFonts w:ascii="Cambria Math" w:hAnsi="Cambria Math"/>
                </w:rPr>
                <m:t xml:space="preserve"> or threat score=</m:t>
              </m:r>
              <m:f>
                <m:fPr>
                  <m:ctrlPr>
                    <w:rPr>
                      <w:rFonts w:ascii="Cambria Math" w:hAnsi="Cambria Math"/>
                      <w:i/>
                    </w:rPr>
                  </m:ctrlPr>
                </m:fPr>
                <m:num>
                  <m:r>
                    <w:rPr>
                      <w:rFonts w:ascii="Cambria Math" w:hAnsi="Cambria Math"/>
                    </w:rPr>
                    <m:t>TP</m:t>
                  </m:r>
                </m:num>
                <m:den>
                  <m:r>
                    <w:rPr>
                      <w:rFonts w:ascii="Cambria Math" w:hAnsi="Cambria Math"/>
                    </w:rPr>
                    <m:t>TP+FP+FN</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SR</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POD</m:t>
                          </m:r>
                        </m:den>
                      </m:f>
                      <m:r>
                        <w:rPr>
                          <w:rFonts w:ascii="Cambria Math" w:hAnsi="Cambria Math"/>
                        </w:rPr>
                        <m:t>-1</m:t>
                      </m:r>
                    </m:e>
                  </m:d>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6</m:t>
                  </m:r>
                </m:e>
              </m:d>
            </m:e>
          </m:eqArr>
        </m:oMath>
      </m:oMathPara>
    </w:p>
    <w:p w14:paraId="19C72F00" w14:textId="21F26C95" w:rsidR="00D97DE5" w:rsidRDefault="00D97DE5" w:rsidP="00D97DE5">
      <w:pPr>
        <w:rPr>
          <w:color w:val="000000"/>
        </w:rPr>
      </w:pPr>
      <w:r w:rsidRPr="00AB453F">
        <w:rPr>
          <w:color w:val="000000"/>
        </w:rPr>
        <w:lastRenderedPageBreak/>
        <w:t>which</w:t>
      </w:r>
      <w:r>
        <w:rPr>
          <w:color w:val="000000"/>
        </w:rPr>
        <w:t xml:space="preserve"> is the ratio of correct forecasts to the total number of forecast and observed ramps. The worst possible forecast yields a CSI of </w:t>
      </w:r>
      <w:del w:id="122" w:author="Carter, Laura" w:date="2022-06-06T12:56:00Z">
        <w:r w:rsidDel="00EB4B78">
          <w:rPr>
            <w:color w:val="000000"/>
          </w:rPr>
          <w:delText>0</w:delText>
        </w:r>
      </w:del>
      <w:ins w:id="123" w:author="Carter, Laura" w:date="2022-06-06T12:56:00Z">
        <w:r w:rsidR="00EB4B78">
          <w:rPr>
            <w:color w:val="000000"/>
          </w:rPr>
          <w:t>zero</w:t>
        </w:r>
      </w:ins>
      <w:r>
        <w:rPr>
          <w:color w:val="000000"/>
        </w:rPr>
        <w:t xml:space="preserve">, and the best possible forecast yields a CSI of unity. Regarding forecasting rare events when occurrences are fewer than nonoccurrences, such as wind ramps, CSI is useful because it does not account for TN, which would be a relatively large number compared to the other three categories </w:t>
      </w:r>
      <w:sdt>
        <w:sdtPr>
          <w:rPr>
            <w:color w:val="000000"/>
          </w:rPr>
          <w:tag w:val="MENDELEY_CITATION_v3_eyJwcm9wZXJ0aWVzIjp7Im5vdGVJbmRleCI6MH0sImNpdGF0aW9uSUQiOiJNRU5ERUxFWV9DSVRBVElPTl81NjJlYjc0ZC00YmM1LTQ1NzUtOWM4My03MWU4MWQ3NjI5MWM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
          <w:id w:val="1937868614"/>
          <w:placeholder>
            <w:docPart w:val="32BB4665DFBB23438C9D8FEF5A902CAD"/>
          </w:placeholder>
        </w:sdtPr>
        <w:sdtEndPr/>
        <w:sdtContent>
          <w:r w:rsidR="00DE3D1D" w:rsidRPr="00DA524E">
            <w:rPr>
              <w:color w:val="000000"/>
            </w:rPr>
            <w:t>[18]</w:t>
          </w:r>
        </w:sdtContent>
      </w:sdt>
      <w:r>
        <w:rPr>
          <w:color w:val="000000"/>
        </w:rPr>
        <w:t xml:space="preserve">. The geometric relationship among POD, SR, bias, and CSI is discussed in </w:t>
      </w:r>
      <w:sdt>
        <w:sdtPr>
          <w:rPr>
            <w:color w:val="000000"/>
          </w:rPr>
          <w:tag w:val="MENDELEY_CITATION_v3_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"/>
          <w:id w:val="-1808156914"/>
          <w:placeholder>
            <w:docPart w:val="EDD899A1989E724480BFD89B5E01D60B"/>
          </w:placeholder>
        </w:sdtPr>
        <w:sdtEndPr/>
        <w:sdtContent>
          <w:commentRangeStart w:id="124"/>
          <w:r w:rsidR="00DE3D1D" w:rsidRPr="00DA524E">
            <w:rPr>
              <w:color w:val="000000"/>
            </w:rPr>
            <w:t>Roebber (2009)</w:t>
          </w:r>
          <w:commentRangeEnd w:id="124"/>
          <w:r w:rsidR="008321B6">
            <w:rPr>
              <w:rStyle w:val="CommentReference"/>
            </w:rPr>
            <w:commentReference w:id="124"/>
          </w:r>
        </w:sdtContent>
      </w:sdt>
      <w:r>
        <w:rPr>
          <w:color w:val="000000"/>
        </w:rPr>
        <w:t xml:space="preserve">, which can be visualized as a performance diagram. </w:t>
      </w:r>
    </w:p>
    <w:p w14:paraId="2401DFC2" w14:textId="6FE18CD9" w:rsidR="00D16612" w:rsidRDefault="00D97DE5" w:rsidP="00D16612">
      <w:pPr>
        <w:rPr>
          <w:color w:val="000000"/>
        </w:rPr>
      </w:pPr>
      <w:r>
        <w:t xml:space="preserve">Note that the </w:t>
      </w:r>
      <w:commentRangeStart w:id="125"/>
      <w:r>
        <w:t xml:space="preserve">false alarm ratio </w:t>
      </w:r>
      <w:commentRangeEnd w:id="125"/>
      <w:r w:rsidR="008321B6">
        <w:rPr>
          <w:rStyle w:val="CommentReference"/>
        </w:rPr>
        <w:commentReference w:id="125"/>
      </w:r>
      <w:r>
        <w:t xml:space="preserve">differs from the false alarm rate </w:t>
      </w:r>
      <w:sdt>
        <w:sdtPr>
          <w:rPr>
            <w:color w:val="000000"/>
          </w:rPr>
          <w:tag w:val="MENDELEY_CITATION_v3_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"/>
          <w:id w:val="-535738198"/>
          <w:placeholder>
            <w:docPart w:val="EDD899A1989E724480BFD89B5E01D60B"/>
          </w:placeholder>
        </w:sdtPr>
        <w:sdtEndPr/>
        <w:sdtContent>
          <w:r w:rsidR="00DE3D1D" w:rsidRPr="00DA524E">
            <w:rPr>
              <w:color w:val="000000"/>
            </w:rPr>
            <w:t>[18,33]</w:t>
          </w:r>
        </w:sdtContent>
      </w:sdt>
      <w:r>
        <w:rPr>
          <w:color w:val="000000"/>
        </w:rPr>
        <w:t xml:space="preserve">: </w:t>
      </w:r>
    </w:p>
    <w:p w14:paraId="60402351" w14:textId="14CEFA30" w:rsidR="00E12256" w:rsidRPr="00E12256" w:rsidRDefault="008A4CB4" w:rsidP="00D97DE5">
      <m:oMathPara>
        <m:oMath>
          <m:eqArr>
            <m:eqArrPr>
              <m:maxDist m:val="1"/>
              <m:ctrlPr>
                <w:rPr>
                  <w:rFonts w:ascii="Cambria Math" w:hAnsi="Cambria Math"/>
                  <w:i/>
                </w:rPr>
              </m:ctrlPr>
            </m:eqArrPr>
            <m:e>
              <m:r>
                <w:rPr>
                  <w:rFonts w:ascii="Cambria Math" w:hAnsi="Cambria Math"/>
                </w:rPr>
                <m:t>False alarm rate=</m:t>
              </m:r>
              <m:f>
                <m:fPr>
                  <m:ctrlPr>
                    <w:rPr>
                      <w:rFonts w:ascii="Cambria Math" w:hAnsi="Cambria Math"/>
                      <w:i/>
                    </w:rPr>
                  </m:ctrlPr>
                </m:fPr>
                <m:num>
                  <m:r>
                    <w:rPr>
                      <w:rFonts w:ascii="Cambria Math" w:hAnsi="Cambria Math"/>
                    </w:rPr>
                    <m:t>FP</m:t>
                  </m:r>
                </m:num>
                <m:den>
                  <m:r>
                    <w:rPr>
                      <w:rFonts w:ascii="Cambria Math" w:hAnsi="Cambria Math"/>
                    </w:rPr>
                    <m:t>TN+FP</m:t>
                  </m:r>
                </m:den>
              </m:f>
              <m:r>
                <w:rPr>
                  <w:rFonts w:ascii="Cambria Math" w:hAnsi="Cambria Math"/>
                </w:rPr>
                <m:t>#</m:t>
              </m:r>
              <m:d>
                <m:dPr>
                  <m:ctrlPr>
                    <w:rPr>
                      <w:rFonts w:ascii="Cambria Math" w:hAnsi="Cambria Math"/>
                      <w:i/>
                    </w:rPr>
                  </m:ctrlPr>
                </m:dPr>
                <m:e>
                  <m:r>
                    <w:rPr>
                      <w:rFonts w:ascii="Cambria Math" w:hAnsi="Cambria Math"/>
                    </w:rPr>
                    <m:t>7</m:t>
                  </m:r>
                </m:e>
              </m:d>
            </m:e>
          </m:eqArr>
        </m:oMath>
      </m:oMathPara>
    </w:p>
    <w:p w14:paraId="4ACB5F7D" w14:textId="77777777" w:rsidR="007F6949" w:rsidRDefault="00D16612" w:rsidP="007F6949">
      <w:r>
        <w:t xml:space="preserve">which is the ratio of false alarms to the total number of nonramp instances. </w:t>
      </w:r>
    </w:p>
    <w:p w14:paraId="7E92DE85" w14:textId="7FEF1409" w:rsidR="00754ED4" w:rsidRDefault="007F6949" w:rsidP="00754ED4">
      <w:pPr>
        <w:rPr>
          <w:color w:val="000000"/>
        </w:rPr>
      </w:pPr>
      <w:r>
        <w:t>Besides the scalar attributes mentioned above, we recommend using e</w:t>
      </w:r>
      <w:r w:rsidRPr="001502FC">
        <w:t xml:space="preserve">quitable </w:t>
      </w:r>
      <w:r>
        <w:t>scalar skill scores to evaluate wind ramp</w:t>
      </w:r>
      <w:r w:rsidRPr="001502FC">
        <w:t xml:space="preserve"> forecasts</w:t>
      </w:r>
      <w:r>
        <w:t>. An e</w:t>
      </w:r>
      <w:r w:rsidRPr="001502FC">
        <w:t xml:space="preserve">quitable skill score </w:t>
      </w:r>
      <w:r>
        <w:t>rates</w:t>
      </w:r>
      <w:r w:rsidRPr="001502FC">
        <w:t xml:space="preserve"> random forecasts and forecasts of constant results equally</w:t>
      </w:r>
      <w:r>
        <w:rPr>
          <w:color w:val="000000"/>
        </w:rPr>
        <w:t xml:space="preserve">, where the skill score for a useless forecast is usually defined to be zero, and a perfect forecast often yields a skill score of unity </w:t>
      </w:r>
      <w:sdt>
        <w:sdtPr>
          <w:rPr>
            <w:color w:val="000000"/>
          </w:rPr>
          <w:tag w:val="MENDELEY_CITATION_v3_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"/>
          <w:id w:val="-1887239888"/>
          <w:placeholder>
            <w:docPart w:val="CE4367D37167C645B1552225776C529B"/>
          </w:placeholder>
        </w:sdtPr>
        <w:sdtEndPr/>
        <w:sdtContent>
          <w:r w:rsidR="00DE3D1D" w:rsidRPr="00DA524E">
            <w:rPr>
              <w:color w:val="000000"/>
            </w:rPr>
            <w:t>[18,34]</w:t>
          </w:r>
        </w:sdtContent>
      </w:sdt>
      <w:r>
        <w:rPr>
          <w:color w:val="000000"/>
        </w:rPr>
        <w:t xml:space="preserve">. </w:t>
      </w:r>
      <w:r w:rsidRPr="001502FC">
        <w:t xml:space="preserve">Equitability also </w:t>
      </w:r>
      <w:r>
        <w:t>implies</w:t>
      </w:r>
      <w:r w:rsidRPr="001502FC">
        <w:t xml:space="preserve"> that correct forecasts of less frequent events </w:t>
      </w:r>
      <w:r>
        <w:t>have more weight</w:t>
      </w:r>
      <w:del w:id="126" w:author="Carter, Laura" w:date="2022-06-06T13:10:00Z">
        <w:r w:rsidDel="008321B6">
          <w:delText>s</w:delText>
        </w:r>
      </w:del>
      <w:r w:rsidRPr="001502FC">
        <w:t xml:space="preserve"> than correct forecasts of more</w:t>
      </w:r>
      <w:ins w:id="127" w:author="Carter, Laura" w:date="2022-06-06T13:11:00Z">
        <w:r w:rsidR="008321B6">
          <w:t>-</w:t>
        </w:r>
      </w:ins>
      <w:del w:id="128" w:author="Carter, Laura" w:date="2022-06-06T13:11:00Z">
        <w:r w:rsidRPr="001502FC" w:rsidDel="008321B6">
          <w:delText xml:space="preserve"> </w:delText>
        </w:r>
      </w:del>
      <w:r w:rsidRPr="001502FC">
        <w:t xml:space="preserve">common events </w:t>
      </w:r>
      <w:sdt>
        <w:sdtPr>
          <w:rPr>
            <w:color w:val="000000"/>
          </w:rPr>
          <w:tag w:val="MENDELEY_CITATION_v3_eyJwcm9wZXJ0aWVzIjp7Im5vdGVJbmRleCI6MH0sImNpdGF0aW9uSUQiOiJNRU5ERUxFWV9DSVRBVElPTl85ZTY3NDdjOC05ODgyLTQ2MWEtOWU2YS1hNjEzZDI0MDFlYmE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
          <w:id w:val="289872743"/>
          <w:placeholder>
            <w:docPart w:val="080863B81A39F842A53FE657A29BB4BE"/>
          </w:placeholder>
        </w:sdtPr>
        <w:sdtEndPr/>
        <w:sdtContent>
          <w:r w:rsidR="00DE3D1D" w:rsidRPr="00DA524E">
            <w:rPr>
              <w:color w:val="000000"/>
            </w:rPr>
            <w:t>[18]</w:t>
          </w:r>
        </w:sdtContent>
      </w:sdt>
      <w:r>
        <w:rPr>
          <w:color w:val="000000"/>
        </w:rPr>
        <w:t xml:space="preserve">. An example of an equitable skill score is the Peirce skill score (PSS): </w:t>
      </w:r>
    </w:p>
    <w:p w14:paraId="1E7F794E" w14:textId="250ADF1B" w:rsidR="00177F60" w:rsidRPr="00177F60" w:rsidRDefault="008A4CB4" w:rsidP="00177F60">
      <m:oMathPara>
        <m:oMath>
          <m:eqArr>
            <m:eqArrPr>
              <m:maxDist m:val="1"/>
              <m:ctrlPr>
                <w:rPr>
                  <w:rFonts w:ascii="Cambria Math" w:hAnsi="Cambria Math"/>
                  <w:i/>
                </w:rPr>
              </m:ctrlPr>
            </m:eqArrPr>
            <m:e>
              <m:r>
                <w:rPr>
                  <w:rFonts w:ascii="Cambria Math" w:hAnsi="Cambria Math"/>
                </w:rPr>
                <m:t>PSS=POD-False alarm rate=</m:t>
              </m:r>
              <m:f>
                <m:fPr>
                  <m:ctrlPr>
                    <w:rPr>
                      <w:rFonts w:ascii="Cambria Math" w:hAnsi="Cambria Math"/>
                      <w:i/>
                    </w:rPr>
                  </m:ctrlPr>
                </m:fPr>
                <m:num>
                  <m:d>
                    <m:dPr>
                      <m:ctrlPr>
                        <w:rPr>
                          <w:rFonts w:ascii="Cambria Math" w:hAnsi="Cambria Math"/>
                          <w:i/>
                        </w:rPr>
                      </m:ctrlPr>
                    </m:dPr>
                    <m:e>
                      <m:r>
                        <w:rPr>
                          <w:rFonts w:ascii="Cambria Math" w:hAnsi="Cambria Math"/>
                        </w:rPr>
                        <m:t>TP×TN</m:t>
                      </m:r>
                    </m:e>
                  </m:d>
                  <m:r>
                    <w:rPr>
                      <w:rFonts w:ascii="Cambria Math" w:hAnsi="Cambria Math"/>
                    </w:rPr>
                    <m:t>-</m:t>
                  </m:r>
                  <m:d>
                    <m:dPr>
                      <m:ctrlPr>
                        <w:rPr>
                          <w:rFonts w:ascii="Cambria Math" w:hAnsi="Cambria Math"/>
                          <w:i/>
                        </w:rPr>
                      </m:ctrlPr>
                    </m:dPr>
                    <m:e>
                      <m:r>
                        <w:rPr>
                          <w:rFonts w:ascii="Cambria Math" w:hAnsi="Cambria Math"/>
                        </w:rPr>
                        <m:t>FP×FN</m:t>
                      </m:r>
                    </m:e>
                  </m:d>
                </m:num>
                <m:den>
                  <m:d>
                    <m:dPr>
                      <m:ctrlPr>
                        <w:rPr>
                          <w:rFonts w:ascii="Cambria Math" w:hAnsi="Cambria Math"/>
                          <w:i/>
                        </w:rPr>
                      </m:ctrlPr>
                    </m:dPr>
                    <m:e>
                      <m:r>
                        <w:rPr>
                          <w:rFonts w:ascii="Cambria Math" w:hAnsi="Cambria Math"/>
                        </w:rPr>
                        <m:t>TP+FN</m:t>
                      </m:r>
                    </m:e>
                  </m:d>
                  <m:r>
                    <w:rPr>
                      <w:rFonts w:ascii="Cambria Math" w:hAnsi="Cambria Math"/>
                    </w:rPr>
                    <m:t>×</m:t>
                  </m:r>
                  <m:d>
                    <m:dPr>
                      <m:ctrlPr>
                        <w:rPr>
                          <w:rFonts w:ascii="Cambria Math" w:hAnsi="Cambria Math"/>
                          <w:i/>
                        </w:rPr>
                      </m:ctrlPr>
                    </m:dPr>
                    <m:e>
                      <m:r>
                        <w:rPr>
                          <w:rFonts w:ascii="Cambria Math" w:hAnsi="Cambria Math"/>
                        </w:rPr>
                        <m:t>FP+TN</m:t>
                      </m:r>
                    </m:e>
                  </m:d>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5BD77B3A" w14:textId="77777777" w:rsidR="00754ED4" w:rsidRDefault="00754ED4" w:rsidP="00754ED4">
      <w:pPr>
        <w:rPr>
          <w:color w:val="000000"/>
        </w:rPr>
      </w:pPr>
      <w:r>
        <w:rPr>
          <w:color w:val="000000"/>
        </w:rPr>
        <w:t xml:space="preserve">where a perfect forecast yields a PSS of unity, a random forecast yields a PSS of 0, and a forecast worse than a random forecast yields a negative PSS. When ramp events are rare, a correct ramp forecast contributes more to the PSS. </w:t>
      </w:r>
    </w:p>
    <w:p w14:paraId="54EA830D" w14:textId="3A55F38E" w:rsidR="004A4785" w:rsidRDefault="00754ED4" w:rsidP="004A4785">
      <w:pPr>
        <w:rPr>
          <w:color w:val="000000"/>
        </w:rPr>
      </w:pPr>
      <w:r>
        <w:rPr>
          <w:color w:val="000000"/>
        </w:rPr>
        <w:t xml:space="preserve">In addition to the PSS, the symmetric extreme dependency score (SEDS) is another useful metric for ramp forecasts </w:t>
      </w:r>
      <w:sdt>
        <w:sdtPr>
          <w:rPr>
            <w:color w:val="000000"/>
          </w:rPr>
          <w:tag w:val="MENDELEY_CITATION_v3_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"/>
          <w:id w:val="433717789"/>
          <w:placeholder>
            <w:docPart w:val="3AB55E3448D1C64D8A69BF52A9C6A7BA"/>
          </w:placeholder>
        </w:sdtPr>
        <w:sdtEndPr/>
        <w:sdtContent>
          <w:r w:rsidR="00DE3D1D" w:rsidRPr="00DA524E">
            <w:rPr>
              <w:color w:val="000000"/>
            </w:rPr>
            <w:t>[35–37]</w:t>
          </w:r>
        </w:sdtContent>
      </w:sdt>
      <w:r>
        <w:rPr>
          <w:color w:val="000000"/>
        </w:rPr>
        <w:t xml:space="preserve">: </w:t>
      </w:r>
    </w:p>
    <w:p w14:paraId="6A2002BB" w14:textId="452DDA33" w:rsidR="002C3F81" w:rsidRPr="002C3F81" w:rsidRDefault="008A4CB4" w:rsidP="002C3F81">
      <m:oMathPara>
        <m:oMath>
          <m:eqArr>
            <m:eqArrPr>
              <m:maxDist m:val="1"/>
              <m:ctrlPr>
                <w:rPr>
                  <w:rFonts w:ascii="Cambria Math" w:hAnsi="Cambria Math"/>
                  <w:i/>
                </w:rPr>
              </m:ctrlPr>
            </m:eqArrPr>
            <m:e>
              <m:r>
                <w:rPr>
                  <w:rFonts w:ascii="Cambria Math" w:hAnsi="Cambria Math"/>
                </w:rPr>
                <m:t>SEDS=</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TP+FP</m:t>
                              </m:r>
                            </m:num>
                            <m:den>
                              <m:r>
                                <w:rPr>
                                  <w:rFonts w:ascii="Cambria Math" w:hAnsi="Cambria Math"/>
                                </w:rPr>
                                <m:t>n</m:t>
                              </m:r>
                            </m:den>
                          </m:f>
                        </m:e>
                      </m:d>
                    </m:e>
                  </m:func>
                  <m:r>
                    <w:rPr>
                      <w:rFonts w:ascii="Cambria Math" w:hAnsi="Cambria Math"/>
                    </w:rPr>
                    <m:t>+</m:t>
                  </m:r>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i/>
                            </w:rPr>
                          </m:ctrlPr>
                        </m:dPr>
                        <m:e>
                          <m:f>
                            <m:fPr>
                              <m:ctrlPr>
                                <w:rPr>
                                  <w:rFonts w:ascii="Cambria Math" w:hAnsi="Cambria Math"/>
                                  <w:i/>
                                </w:rPr>
                              </m:ctrlPr>
                            </m:fPr>
                            <m:num>
                              <m:r>
                                <w:rPr>
                                  <w:rFonts w:ascii="Cambria Math" w:hAnsi="Cambria Math"/>
                                </w:rPr>
                                <m:t>TP+FN</m:t>
                              </m:r>
                            </m:num>
                            <m:den>
                              <m:r>
                                <w:rPr>
                                  <w:rFonts w:ascii="Cambria Math" w:hAnsi="Cambria Math"/>
                                </w:rPr>
                                <m:t>n</m:t>
                              </m:r>
                            </m:den>
                          </m:f>
                        </m:e>
                      </m:d>
                    </m:e>
                  </m:func>
                </m:num>
                <m:den>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TP</m:t>
                              </m:r>
                            </m:num>
                            <m:den>
                              <m:r>
                                <w:rPr>
                                  <w:rFonts w:ascii="Cambria Math" w:hAnsi="Cambria Math"/>
                                </w:rPr>
                                <m:t>n</m:t>
                              </m:r>
                            </m:den>
                          </m:f>
                        </m:e>
                      </m:d>
                    </m:e>
                  </m:func>
                </m:den>
              </m:f>
              <m:r>
                <w:rPr>
                  <w:rFonts w:ascii="Cambria Math" w:hAnsi="Cambria Math"/>
                </w:rPr>
                <m:t>-1#</m:t>
              </m:r>
              <m:d>
                <m:dPr>
                  <m:ctrlPr>
                    <w:rPr>
                      <w:rFonts w:ascii="Cambria Math" w:hAnsi="Cambria Math"/>
                      <w:i/>
                    </w:rPr>
                  </m:ctrlPr>
                </m:dPr>
                <m:e>
                  <m:r>
                    <w:rPr>
                      <w:rFonts w:ascii="Cambria Math" w:hAnsi="Cambria Math"/>
                    </w:rPr>
                    <m:t>9</m:t>
                  </m:r>
                </m:e>
              </m:d>
            </m:e>
          </m:eqArr>
        </m:oMath>
      </m:oMathPara>
    </w:p>
    <w:p w14:paraId="056D1A53" w14:textId="25B53BE0" w:rsidR="004A4785" w:rsidRDefault="004A4785" w:rsidP="004A4785">
      <w:r>
        <w:t xml:space="preserve">where </w:t>
      </w:r>
      <m:oMath>
        <m:r>
          <w:ins w:id="129" w:author="Carter, Laura" w:date="2022-06-06T13:13:00Z">
            <w:rPr>
              <w:rFonts w:ascii="Cambria Math" w:hAnsi="Cambria Math"/>
            </w:rPr>
            <m:t>n</m:t>
          </w:ins>
        </m:r>
      </m:oMath>
      <w:del w:id="130" w:author="Carter, Laura" w:date="2022-06-06T13:13:00Z">
        <w:r w:rsidDel="00214A7E">
          <w:delText>n</w:delText>
        </w:r>
      </w:del>
      <w:r>
        <w:t xml:space="preserve"> is the total number of deterministic ramp forecasts, and </w:t>
      </w:r>
      <w:commentRangeStart w:id="131"/>
      <m:oMath>
        <m:r>
          <w:rPr>
            <w:rFonts w:ascii="Cambria Math" w:hAnsi="Cambria Math"/>
          </w:rPr>
          <m:t>n = TP + FP + FN + TN</m:t>
        </m:r>
        <w:commentRangeEnd w:id="131"/>
        <m:r>
          <m:rPr>
            <m:sty m:val="p"/>
          </m:rPr>
          <w:rPr>
            <w:rStyle w:val="CommentReference"/>
          </w:rPr>
          <w:commentReference w:id="131"/>
        </m:r>
      </m:oMath>
      <w:r>
        <w:t xml:space="preserve">. A perfect forecast yields a SEDS of unity, a random forecast yields a SEDS of </w:t>
      </w:r>
      <w:del w:id="132" w:author="Carter, Laura" w:date="2022-06-06T13:14:00Z">
        <w:r w:rsidDel="00214A7E">
          <w:delText>0</w:delText>
        </w:r>
      </w:del>
      <w:ins w:id="133" w:author="Carter, Laura" w:date="2022-06-06T13:14:00Z">
        <w:r w:rsidR="00214A7E">
          <w:t>zero</w:t>
        </w:r>
      </w:ins>
      <w:r>
        <w:t xml:space="preserve">, and a forecast inferior to a random forecast yields a negative SEDS. When TP is </w:t>
      </w:r>
      <w:del w:id="134" w:author="Carter, Laura" w:date="2022-06-06T13:14:00Z">
        <w:r w:rsidDel="00214A7E">
          <w:delText>0</w:delText>
        </w:r>
      </w:del>
      <w:ins w:id="135" w:author="Carter, Laura" w:date="2022-06-06T13:14:00Z">
        <w:r w:rsidR="00214A7E">
          <w:t>zero</w:t>
        </w:r>
      </w:ins>
      <w:r>
        <w:t>, the resultant SEDS is undefined. The SEDS is argued as a</w:t>
      </w:r>
      <w:r w:rsidRPr="001502FC">
        <w:t>symptotically equitable</w:t>
      </w:r>
      <w:r>
        <w:t xml:space="preserve">, </w:t>
      </w:r>
      <w:r>
        <w:lastRenderedPageBreak/>
        <w:t>in which it</w:t>
      </w:r>
      <w:r w:rsidRPr="001502FC">
        <w:t xml:space="preserve"> approach</w:t>
      </w:r>
      <w:r>
        <w:t>es</w:t>
      </w:r>
      <w:r w:rsidRPr="001502FC">
        <w:t xml:space="preserve"> equitability when the </w:t>
      </w:r>
      <w:r>
        <w:t xml:space="preserve">data </w:t>
      </w:r>
      <w:r w:rsidRPr="001502FC">
        <w:t xml:space="preserve">sample size is large </w:t>
      </w:r>
      <w:sdt>
        <w:sdtPr>
          <w:rPr>
            <w:color w:val="000000"/>
          </w:rPr>
          <w:tag w:val="MENDELEY_CITATION_v3_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"/>
          <w:id w:val="378053524"/>
          <w:placeholder>
            <w:docPart w:val="73B752311789304999BB419E801F722A"/>
          </w:placeholder>
        </w:sdtPr>
        <w:sdtEndPr/>
        <w:sdtContent>
          <w:r w:rsidR="00DE3D1D" w:rsidRPr="00DA524E">
            <w:rPr>
              <w:color w:val="000000"/>
            </w:rPr>
            <w:t>[35,36]</w:t>
          </w:r>
        </w:sdtContent>
      </w:sdt>
      <w:r>
        <w:rPr>
          <w:color w:val="000000"/>
        </w:rPr>
        <w:t xml:space="preserve">. The </w:t>
      </w:r>
      <w:r w:rsidRPr="001502FC">
        <w:t>SEDS</w:t>
      </w:r>
      <w:r>
        <w:t xml:space="preserve"> is appropriate for evaluating</w:t>
      </w:r>
      <w:r w:rsidRPr="001502FC">
        <w:t xml:space="preserve"> rare event</w:t>
      </w:r>
      <w:r>
        <w:t xml:space="preserve"> forecasts because it ignores the potentially large contribution from TN. </w:t>
      </w:r>
    </w:p>
    <w:p w14:paraId="0B05317E" w14:textId="3F675BB5" w:rsidR="00FE1EFC" w:rsidRDefault="004A4785" w:rsidP="00FE1EFC">
      <w:pPr>
        <w:rPr>
          <w:szCs w:val="22"/>
        </w:rPr>
      </w:pPr>
      <w:r>
        <w:t xml:space="preserve">In the existing version of WE-Validate, we included the </w:t>
      </w:r>
      <w:del w:id="136" w:author="Carter, Laura" w:date="2022-06-06T13:15:00Z">
        <w:r w:rsidDel="00214A7E">
          <w:delText>2x2</w:delText>
        </w:r>
      </w:del>
      <w:ins w:id="137" w:author="Carter, Laura" w:date="2022-06-06T13:15:00Z">
        <w:r w:rsidR="00214A7E">
          <w:t>two-by-two</w:t>
        </w:r>
      </w:ins>
      <w:r>
        <w:t xml:space="preserve"> contingency table, the scalar attributes, and the two skill scores discussed above. We encourage users to expand the current library of ramp metrics in WE-Validate </w:t>
      </w:r>
      <w:r w:rsidRPr="004F15DE">
        <w:rPr>
          <w:szCs w:val="22"/>
        </w:rPr>
        <w:t>(Sect</w:t>
      </w:r>
      <w:r>
        <w:rPr>
          <w:szCs w:val="22"/>
        </w:rPr>
        <w:t>ion</w:t>
      </w:r>
      <w:r w:rsidR="00B00445">
        <w:rPr>
          <w:szCs w:val="22"/>
        </w:rPr>
        <w:t xml:space="preserve"> </w:t>
      </w:r>
      <w:r w:rsidR="00B00445">
        <w:rPr>
          <w:szCs w:val="22"/>
        </w:rPr>
        <w:fldChar w:fldCharType="begin"/>
      </w:r>
      <w:r w:rsidR="00B00445">
        <w:rPr>
          <w:szCs w:val="22"/>
        </w:rPr>
        <w:instrText xml:space="preserve"> REF _Ref96438866 \r \h </w:instrText>
      </w:r>
      <w:r w:rsidR="00B00445">
        <w:rPr>
          <w:szCs w:val="22"/>
        </w:rPr>
      </w:r>
      <w:r w:rsidR="00B00445">
        <w:rPr>
          <w:szCs w:val="22"/>
        </w:rPr>
        <w:fldChar w:fldCharType="separate"/>
      </w:r>
      <w:r w:rsidR="00B00445">
        <w:rPr>
          <w:szCs w:val="22"/>
          <w:cs/>
        </w:rPr>
        <w:t>‎</w:t>
      </w:r>
      <w:r w:rsidR="00B00445">
        <w:rPr>
          <w:szCs w:val="22"/>
        </w:rPr>
        <w:t>2</w:t>
      </w:r>
      <w:r w:rsidR="00B00445">
        <w:rPr>
          <w:szCs w:val="22"/>
        </w:rPr>
        <w:fldChar w:fldCharType="end"/>
      </w:r>
      <w:r>
        <w:rPr>
          <w:szCs w:val="22"/>
        </w:rPr>
        <w:t xml:space="preserve">). </w:t>
      </w:r>
    </w:p>
    <w:p w14:paraId="204D5907" w14:textId="3CFF2AF5" w:rsidR="00163934" w:rsidRDefault="00163934" w:rsidP="00163934">
      <w:pPr>
        <w:pStyle w:val="SectionHeading"/>
      </w:pPr>
      <w:r>
        <w:t>Benchmark exercise</w:t>
      </w:r>
    </w:p>
    <w:p w14:paraId="3856EAF8" w14:textId="72ED9438" w:rsidR="00FE1EFC" w:rsidRDefault="00FE1EFC" w:rsidP="00FE1EFC">
      <w:pPr>
        <w:rPr>
          <w:szCs w:val="22"/>
        </w:rPr>
      </w:pPr>
      <w:r>
        <w:t>The goal of the benchmark is to demonstrate the use of the WE-Validate tool</w:t>
      </w:r>
      <w:ins w:id="138" w:author="Carter, Laura" w:date="2022-06-06T13:19:00Z">
        <w:r w:rsidR="00207F8A">
          <w:t>,</w:t>
        </w:r>
      </w:ins>
      <w:r>
        <w:t xml:space="preserve"> building on the WFIP2 </w:t>
      </w:r>
      <w:commentRangeStart w:id="139"/>
      <w:ins w:id="140" w:author="Carter, Laura" w:date="2022-06-06T11:04:00Z">
        <w:r w:rsidR="00DC2202">
          <w:t xml:space="preserve">model </w:t>
        </w:r>
      </w:ins>
      <w:del w:id="141" w:author="Carter, Laura" w:date="2022-06-06T11:04:00Z">
        <w:r w:rsidDel="00DC2202">
          <w:delText>V&amp;V</w:delText>
        </w:r>
      </w:del>
      <w:ins w:id="142" w:author="Carter, Laura" w:date="2022-06-06T11:04:00Z">
        <w:r w:rsidR="00DC2202" w:rsidRPr="00DC2202">
          <w:t xml:space="preserve"> </w:t>
        </w:r>
        <w:r w:rsidR="00DC2202">
          <w:t>verification and validation</w:t>
        </w:r>
      </w:ins>
      <w:r>
        <w:t xml:space="preserve"> </w:t>
      </w:r>
      <w:commentRangeEnd w:id="139"/>
      <w:r w:rsidR="00DC2202">
        <w:rPr>
          <w:rStyle w:val="CommentReference"/>
        </w:rPr>
        <w:commentReference w:id="139"/>
      </w:r>
      <w:r>
        <w:t xml:space="preserve">work. </w:t>
      </w:r>
      <w:r>
        <w:rPr>
          <w:szCs w:val="22"/>
        </w:rPr>
        <w:t>T</w:t>
      </w:r>
      <w:r w:rsidRPr="004F15DE">
        <w:rPr>
          <w:szCs w:val="22"/>
        </w:rPr>
        <w:t>h</w:t>
      </w:r>
      <w:r>
        <w:rPr>
          <w:szCs w:val="22"/>
        </w:rPr>
        <w:t>e</w:t>
      </w:r>
      <w:r w:rsidRPr="004F15DE">
        <w:rPr>
          <w:szCs w:val="22"/>
        </w:rPr>
        <w:t xml:space="preserve"> benchmark exercise </w:t>
      </w:r>
      <w:r>
        <w:rPr>
          <w:szCs w:val="22"/>
        </w:rPr>
        <w:t>aims</w:t>
      </w:r>
      <w:r w:rsidRPr="004F15DE">
        <w:rPr>
          <w:szCs w:val="22"/>
        </w:rPr>
        <w:t xml:space="preserve"> to demonstrate the importance of reproducible, metrics-based model assessments, which should be part of every organization’s </w:t>
      </w:r>
      <w:r>
        <w:rPr>
          <w:szCs w:val="22"/>
        </w:rPr>
        <w:t xml:space="preserve">forecast </w:t>
      </w:r>
      <w:r w:rsidRPr="004F15DE">
        <w:rPr>
          <w:szCs w:val="22"/>
        </w:rPr>
        <w:t>validation strategy.</w:t>
      </w:r>
      <w:r>
        <w:rPr>
          <w:szCs w:val="22"/>
        </w:rPr>
        <w:t xml:space="preserve"> In that sense, t</w:t>
      </w:r>
      <w:r w:rsidRPr="004F15DE">
        <w:rPr>
          <w:szCs w:val="22"/>
        </w:rPr>
        <w:t xml:space="preserve">his benchmark exercise provides an opportunity for </w:t>
      </w:r>
      <w:r>
        <w:rPr>
          <w:szCs w:val="22"/>
        </w:rPr>
        <w:t>us</w:t>
      </w:r>
      <w:r w:rsidRPr="004F15DE">
        <w:rPr>
          <w:szCs w:val="22"/>
        </w:rPr>
        <w:t xml:space="preserve"> to evaluate the </w:t>
      </w:r>
      <w:r>
        <w:rPr>
          <w:szCs w:val="22"/>
        </w:rPr>
        <w:t xml:space="preserve">forecast </w:t>
      </w:r>
      <w:r w:rsidRPr="004F15DE">
        <w:rPr>
          <w:szCs w:val="22"/>
        </w:rPr>
        <w:t xml:space="preserve">performance of numerical </w:t>
      </w:r>
      <w:r>
        <w:rPr>
          <w:szCs w:val="22"/>
        </w:rPr>
        <w:t xml:space="preserve">weather prediction </w:t>
      </w:r>
      <w:r w:rsidRPr="004F15DE">
        <w:rPr>
          <w:szCs w:val="22"/>
        </w:rPr>
        <w:t>models at both intra</w:t>
      </w:r>
      <w:ins w:id="143" w:author="Carter, Laura" w:date="2022-06-06T14:51:00Z">
        <w:r w:rsidR="006E43BD">
          <w:rPr>
            <w:szCs w:val="22"/>
          </w:rPr>
          <w:t>-</w:t>
        </w:r>
      </w:ins>
      <w:r w:rsidRPr="004F15DE">
        <w:rPr>
          <w:szCs w:val="22"/>
        </w:rPr>
        <w:t xml:space="preserve"> and interorganizational levels. This exercise also serves as a platform for stakeholders to share and compare wind forecast evaluation metrics </w:t>
      </w:r>
      <w:r>
        <w:rPr>
          <w:szCs w:val="22"/>
        </w:rPr>
        <w:t>among</w:t>
      </w:r>
      <w:r w:rsidRPr="004F15DE">
        <w:rPr>
          <w:szCs w:val="22"/>
        </w:rPr>
        <w:t xml:space="preserve"> organizations.</w:t>
      </w:r>
      <w:r>
        <w:rPr>
          <w:szCs w:val="22"/>
        </w:rPr>
        <w:t xml:space="preserve"> In this study, w</w:t>
      </w:r>
      <w:r>
        <w:t>e have further used the benchmark results to illustrate the utility of a variety of metrics.</w:t>
      </w:r>
      <w:r>
        <w:rPr>
          <w:szCs w:val="22"/>
        </w:rPr>
        <w:t xml:space="preserve"> </w:t>
      </w:r>
      <w:r w:rsidRPr="004F15DE">
        <w:rPr>
          <w:szCs w:val="22"/>
        </w:rPr>
        <w:t xml:space="preserve">The purpose of this exercise is not to </w:t>
      </w:r>
      <w:r>
        <w:rPr>
          <w:szCs w:val="22"/>
        </w:rPr>
        <w:t xml:space="preserve">determine the most accurate </w:t>
      </w:r>
      <w:r w:rsidRPr="004F15DE">
        <w:rPr>
          <w:szCs w:val="22"/>
        </w:rPr>
        <w:t>forecast</w:t>
      </w:r>
      <w:del w:id="144" w:author="Carter, Laura" w:date="2022-06-06T13:19:00Z">
        <w:r w:rsidRPr="004F15DE" w:rsidDel="00207F8A">
          <w:rPr>
            <w:szCs w:val="22"/>
          </w:rPr>
          <w:delText>,</w:delText>
        </w:r>
      </w:del>
      <w:r w:rsidRPr="004F15DE">
        <w:rPr>
          <w:szCs w:val="22"/>
        </w:rPr>
        <w:t xml:space="preserve"> but to illustrate the value of a systematic forecast evaluation framework.</w:t>
      </w:r>
    </w:p>
    <w:p w14:paraId="19362A7A" w14:textId="5A1D1683" w:rsidR="001157AE" w:rsidRDefault="00FE1EFC" w:rsidP="001157AE">
      <w:pPr>
        <w:rPr>
          <w:szCs w:val="22"/>
        </w:rPr>
      </w:pPr>
      <w:r w:rsidRPr="004F15DE">
        <w:rPr>
          <w:szCs w:val="22"/>
        </w:rPr>
        <w:t xml:space="preserve">Setting up a rigorous </w:t>
      </w:r>
      <w:r>
        <w:rPr>
          <w:szCs w:val="22"/>
        </w:rPr>
        <w:t>forecast evaluation procedure</w:t>
      </w:r>
      <w:r w:rsidRPr="004F15DE">
        <w:rPr>
          <w:szCs w:val="22"/>
        </w:rPr>
        <w:t xml:space="preserve"> also aligns with the verification and validation framework proposed in the WFIP2 </w:t>
      </w:r>
      <w:sdt>
        <w:sdtPr>
          <w:rPr>
            <w:color w:val="000000"/>
            <w:szCs w:val="22"/>
          </w:rPr>
          <w:tag w:val="MENDELEY_CITATION_v3_eyJwcm9wZXJ0aWVzIjp7Im5vdGVJbmRleCI6MH0sImNpdGF0aW9uSUQiOiJNRU5ERUxFWV9DSVRBVElPTl82NWJmOGZkMy0zZGViLTQzYzYtOWQ4MC0xYzMzODM5OWVlZGU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1dLCJtYW51YWxPdmVycmlkZSI6eyJpc01hbnVhbGx5T3ZlcnJpZGRlbiI6ZmFsc2UsIm1hbnVhbE92ZXJyaWRlVGV4dCI6IiIsImNpdGVwcm9jVGV4dCI6Ils2XSJ9fQ=="/>
          <w:id w:val="1868790084"/>
          <w:placeholder>
            <w:docPart w:val="48F6F6B0DA4B0940B340DF4BE8FF7D12"/>
          </w:placeholder>
        </w:sdtPr>
        <w:sdtEndPr/>
        <w:sdtContent>
          <w:r w:rsidR="00DE3D1D" w:rsidRPr="00DA524E">
            <w:rPr>
              <w:color w:val="000000"/>
              <w:szCs w:val="22"/>
            </w:rPr>
            <w:t>[6]</w:t>
          </w:r>
        </w:sdtContent>
      </w:sdt>
      <w:r w:rsidRPr="004F15DE">
        <w:rPr>
          <w:szCs w:val="22"/>
        </w:rPr>
        <w:t xml:space="preserve"> as well as the IEA Wind </w:t>
      </w:r>
      <w:r>
        <w:rPr>
          <w:szCs w:val="22"/>
        </w:rPr>
        <w:t>T</w:t>
      </w:r>
      <w:r w:rsidRPr="004F15DE">
        <w:rPr>
          <w:szCs w:val="22"/>
        </w:rPr>
        <w:t xml:space="preserve">ask 36 Recommended Practice for </w:t>
      </w:r>
      <w:r>
        <w:rPr>
          <w:szCs w:val="22"/>
        </w:rPr>
        <w:t xml:space="preserve">the Implementation of Renewable Energy </w:t>
      </w:r>
      <w:r w:rsidRPr="004F15DE">
        <w:rPr>
          <w:szCs w:val="22"/>
        </w:rPr>
        <w:t>Forecasting Solution</w:t>
      </w:r>
      <w:r>
        <w:rPr>
          <w:szCs w:val="22"/>
        </w:rPr>
        <w:t>s</w:t>
      </w:r>
      <w:r w:rsidRPr="004F15DE">
        <w:rPr>
          <w:szCs w:val="22"/>
        </w:rPr>
        <w:t xml:space="preserve"> </w:t>
      </w:r>
      <w:sdt>
        <w:sdtPr>
          <w:rPr>
            <w:color w:val="000000"/>
            <w:szCs w:val="22"/>
          </w:rPr>
          <w:tag w:val="MENDELEY_CITATION_v3_eyJwcm9wZXJ0aWVzIjp7Im5vdGVJbmRleCI6MH0sImNpdGF0aW9uSUQiOiJNRU5ERUxFWV9DSVRBVElPTl85NWQ4YzY1Zi03Yjc0LTQ5NWUtYWMyNC1mYzRmMzBlNWQ1MDIiLCJpc0VkaXRlZCI6ZmFsc2UsImNpdGF0aW9uSXRlbXMiOlt7ImlkIjoiYWUzNTJhNDQtMGFhNC0zY2JjLTgzMWUtZmFkZDkzN2U0NGRhIiwiaXNUZW1wb3JhcnkiOmZhbHNlLCJpdGVtRGF0YSI6eyJ0eXBlIjoicmVwb3J0IiwiaWQiOiJhZTM1MmE0NC0wYWE0LTNjYmMtODMxZS1mYWRkOTM3ZTQ0ZGEiLCJ0aXRsZSI6IklFQSBXaW5kIHRhc2sgMzYgUmVjb21tZW5kZWQgUHJhY3RpY2UgZm9yIEZvcmVjYXN0aW5nIFNvbHV0aW9uIFNlbGVjdGlvbi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LCJjb250YWluZXItdGl0bGUtc2hvcnQiOiIifX1dLCJtYW51YWxPdmVycmlkZSI6eyJpc01hbnVhbGx5T3ZlcnJpZGRlbiI6ZmFsc2UsIm1hbnVhbE92ZXJyaWRlVGV4dCI6IiIsImNpdGVwcm9jVGV4dCI6Ils1XSJ9fQ=="/>
          <w:id w:val="2062054670"/>
          <w:placeholder>
            <w:docPart w:val="48F6F6B0DA4B0940B340DF4BE8FF7D12"/>
          </w:placeholder>
        </w:sdtPr>
        <w:sdtEndPr/>
        <w:sdtContent>
          <w:r w:rsidR="00DE3D1D" w:rsidRPr="00DA524E">
            <w:rPr>
              <w:color w:val="000000"/>
              <w:szCs w:val="22"/>
            </w:rPr>
            <w:t>[5]</w:t>
          </w:r>
        </w:sdtContent>
      </w:sdt>
      <w:r w:rsidRPr="004F15DE">
        <w:rPr>
          <w:szCs w:val="22"/>
        </w:rPr>
        <w:t>.</w:t>
      </w:r>
      <w:r>
        <w:rPr>
          <w:szCs w:val="22"/>
        </w:rPr>
        <w:t xml:space="preserve"> Through this work, we implemented the metrics discussed in Section </w:t>
      </w:r>
      <w:r w:rsidR="0050023B">
        <w:rPr>
          <w:szCs w:val="22"/>
        </w:rPr>
        <w:fldChar w:fldCharType="begin"/>
      </w:r>
      <w:r w:rsidR="0050023B">
        <w:rPr>
          <w:szCs w:val="22"/>
        </w:rPr>
        <w:instrText xml:space="preserve"> REF _Ref96438916 \r \h </w:instrText>
      </w:r>
      <w:r w:rsidR="0050023B">
        <w:rPr>
          <w:szCs w:val="22"/>
        </w:rPr>
      </w:r>
      <w:r w:rsidR="0050023B">
        <w:rPr>
          <w:szCs w:val="22"/>
        </w:rPr>
        <w:fldChar w:fldCharType="separate"/>
      </w:r>
      <w:r w:rsidR="0050023B">
        <w:rPr>
          <w:szCs w:val="22"/>
          <w:cs/>
        </w:rPr>
        <w:t>‎</w:t>
      </w:r>
      <w:r w:rsidR="0050023B">
        <w:rPr>
          <w:szCs w:val="22"/>
        </w:rPr>
        <w:t>3</w:t>
      </w:r>
      <w:r w:rsidR="0050023B">
        <w:rPr>
          <w:szCs w:val="22"/>
        </w:rPr>
        <w:fldChar w:fldCharType="end"/>
      </w:r>
      <w:r>
        <w:rPr>
          <w:szCs w:val="22"/>
        </w:rPr>
        <w:t xml:space="preserve"> into WE-Validate </w:t>
      </w:r>
      <w:r w:rsidRPr="004F15DE">
        <w:rPr>
          <w:szCs w:val="22"/>
        </w:rPr>
        <w:t>(Sect</w:t>
      </w:r>
      <w:r>
        <w:rPr>
          <w:szCs w:val="22"/>
        </w:rPr>
        <w:t>ion</w:t>
      </w:r>
      <w:r w:rsidR="0050023B">
        <w:rPr>
          <w:szCs w:val="22"/>
        </w:rPr>
        <w:t xml:space="preserve"> </w:t>
      </w:r>
      <w:r w:rsidR="0050023B">
        <w:rPr>
          <w:szCs w:val="22"/>
        </w:rPr>
        <w:fldChar w:fldCharType="begin"/>
      </w:r>
      <w:r w:rsidR="0050023B">
        <w:rPr>
          <w:szCs w:val="22"/>
        </w:rPr>
        <w:instrText xml:space="preserve"> REF _Ref96438866 \r \h </w:instrText>
      </w:r>
      <w:r w:rsidR="0050023B">
        <w:rPr>
          <w:szCs w:val="22"/>
        </w:rPr>
      </w:r>
      <w:r w:rsidR="0050023B">
        <w:rPr>
          <w:szCs w:val="22"/>
        </w:rPr>
        <w:fldChar w:fldCharType="separate"/>
      </w:r>
      <w:r w:rsidR="0050023B">
        <w:rPr>
          <w:szCs w:val="22"/>
          <w:cs/>
        </w:rPr>
        <w:t>‎</w:t>
      </w:r>
      <w:r w:rsidR="0050023B">
        <w:rPr>
          <w:szCs w:val="22"/>
        </w:rPr>
        <w:t>2</w:t>
      </w:r>
      <w:r w:rsidR="0050023B">
        <w:rPr>
          <w:szCs w:val="22"/>
        </w:rPr>
        <w:fldChar w:fldCharType="end"/>
      </w:r>
      <w:r w:rsidRPr="004F15DE">
        <w:rPr>
          <w:szCs w:val="22"/>
        </w:rPr>
        <w:t>)</w:t>
      </w:r>
      <w:r>
        <w:rPr>
          <w:szCs w:val="22"/>
        </w:rPr>
        <w:t xml:space="preserve"> to showcase the importance of the recommended framework</w:t>
      </w:r>
      <w:r w:rsidRPr="004F15DE">
        <w:rPr>
          <w:szCs w:val="22"/>
        </w:rPr>
        <w:t>.</w:t>
      </w:r>
    </w:p>
    <w:p w14:paraId="2BC673CF" w14:textId="77777777" w:rsidR="001157AE" w:rsidRDefault="001157AE" w:rsidP="001157AE">
      <w:pPr>
        <w:rPr>
          <w:szCs w:val="22"/>
        </w:rPr>
      </w:pPr>
      <w:r w:rsidRPr="004F15DE">
        <w:rPr>
          <w:szCs w:val="22"/>
        </w:rPr>
        <w:t>Forecast providers in the wind</w:t>
      </w:r>
      <w:r>
        <w:rPr>
          <w:szCs w:val="22"/>
        </w:rPr>
        <w:t xml:space="preserve"> </w:t>
      </w:r>
      <w:r w:rsidRPr="004F15DE">
        <w:rPr>
          <w:szCs w:val="22"/>
        </w:rPr>
        <w:t>energy industry as well as wind</w:t>
      </w:r>
      <w:r>
        <w:rPr>
          <w:szCs w:val="22"/>
        </w:rPr>
        <w:t xml:space="preserve"> </w:t>
      </w:r>
      <w:r w:rsidRPr="004F15DE">
        <w:rPr>
          <w:szCs w:val="22"/>
        </w:rPr>
        <w:t xml:space="preserve">energy researchers were invited to participate in this exercise. Participants were given several months in 2021 to prepare and submit their forecasts. The authors of this manuscript from the National Renewable Energy Laboratory and the Pacific Northwest National Laboratory in the </w:t>
      </w:r>
      <w:r>
        <w:rPr>
          <w:szCs w:val="22"/>
        </w:rPr>
        <w:t>United States</w:t>
      </w:r>
      <w:r w:rsidRPr="004F15DE">
        <w:rPr>
          <w:szCs w:val="22"/>
        </w:rPr>
        <w:t xml:space="preserve"> organize</w:t>
      </w:r>
      <w:r>
        <w:rPr>
          <w:szCs w:val="22"/>
        </w:rPr>
        <w:t>d</w:t>
      </w:r>
      <w:r w:rsidRPr="004F15DE">
        <w:rPr>
          <w:szCs w:val="22"/>
        </w:rPr>
        <w:t xml:space="preserve"> and coordinate</w:t>
      </w:r>
      <w:r>
        <w:rPr>
          <w:szCs w:val="22"/>
        </w:rPr>
        <w:t>d</w:t>
      </w:r>
      <w:r w:rsidRPr="004F15DE">
        <w:rPr>
          <w:szCs w:val="22"/>
        </w:rPr>
        <w:t xml:space="preserve"> this benchmark exercise.</w:t>
      </w:r>
    </w:p>
    <w:p w14:paraId="26EBC0E7" w14:textId="7A43E2C8" w:rsidR="001157AE" w:rsidRDefault="001157AE" w:rsidP="001157AE">
      <w:pPr>
        <w:rPr>
          <w:szCs w:val="22"/>
        </w:rPr>
      </w:pPr>
      <w:r w:rsidRPr="004F15DE">
        <w:rPr>
          <w:szCs w:val="22"/>
        </w:rPr>
        <w:t>After we collect</w:t>
      </w:r>
      <w:r>
        <w:rPr>
          <w:szCs w:val="22"/>
        </w:rPr>
        <w:t>ed</w:t>
      </w:r>
      <w:r w:rsidRPr="004F15DE">
        <w:rPr>
          <w:szCs w:val="22"/>
        </w:rPr>
        <w:t xml:space="preserve"> data from the participants, we anonymously evaluate</w:t>
      </w:r>
      <w:r>
        <w:rPr>
          <w:szCs w:val="22"/>
        </w:rPr>
        <w:t>d</w:t>
      </w:r>
      <w:r w:rsidRPr="004F15DE">
        <w:rPr>
          <w:szCs w:val="22"/>
        </w:rPr>
        <w:t xml:space="preserve"> the submitted data </w:t>
      </w:r>
      <w:r>
        <w:rPr>
          <w:szCs w:val="22"/>
        </w:rPr>
        <w:t>and executed</w:t>
      </w:r>
      <w:r w:rsidRPr="004F15DE">
        <w:rPr>
          <w:szCs w:val="22"/>
        </w:rPr>
        <w:t xml:space="preserve"> WE-Validate</w:t>
      </w:r>
      <w:r>
        <w:rPr>
          <w:szCs w:val="22"/>
        </w:rPr>
        <w:t xml:space="preserve"> for each submission. For</w:t>
      </w:r>
      <w:r w:rsidRPr="004F15DE">
        <w:rPr>
          <w:szCs w:val="22"/>
        </w:rPr>
        <w:t xml:space="preserve"> the data analysis, we use</w:t>
      </w:r>
      <w:r>
        <w:rPr>
          <w:szCs w:val="22"/>
        </w:rPr>
        <w:t>d</w:t>
      </w:r>
      <w:r w:rsidRPr="004F15DE">
        <w:rPr>
          <w:szCs w:val="22"/>
        </w:rPr>
        <w:t xml:space="preserve"> </w:t>
      </w:r>
      <w:r>
        <w:rPr>
          <w:szCs w:val="22"/>
        </w:rPr>
        <w:t xml:space="preserve">and contrasted commonly used </w:t>
      </w:r>
      <w:r w:rsidRPr="004F15DE">
        <w:rPr>
          <w:szCs w:val="22"/>
        </w:rPr>
        <w:t>statistics</w:t>
      </w:r>
      <w:ins w:id="145" w:author="Carter, Laura" w:date="2022-06-06T13:20:00Z">
        <w:r w:rsidR="00207F8A">
          <w:rPr>
            <w:szCs w:val="22"/>
          </w:rPr>
          <w:t>,</w:t>
        </w:r>
      </w:ins>
      <w:r w:rsidRPr="004F15DE">
        <w:rPr>
          <w:szCs w:val="22"/>
        </w:rPr>
        <w:t xml:space="preserve"> such as </w:t>
      </w:r>
      <w:r>
        <w:rPr>
          <w:szCs w:val="22"/>
        </w:rPr>
        <w:t>the RMSE</w:t>
      </w:r>
      <w:r w:rsidRPr="004F15DE">
        <w:rPr>
          <w:szCs w:val="22"/>
        </w:rPr>
        <w:t xml:space="preserve"> and </w:t>
      </w:r>
      <w:r>
        <w:rPr>
          <w:szCs w:val="22"/>
        </w:rPr>
        <w:t xml:space="preserve">the </w:t>
      </w:r>
      <w:r w:rsidRPr="004F15DE">
        <w:rPr>
          <w:szCs w:val="22"/>
        </w:rPr>
        <w:t>me</w:t>
      </w:r>
      <w:r>
        <w:rPr>
          <w:szCs w:val="22"/>
        </w:rPr>
        <w:t>di</w:t>
      </w:r>
      <w:r w:rsidRPr="004F15DE">
        <w:rPr>
          <w:szCs w:val="22"/>
        </w:rPr>
        <w:t>an absolute error</w:t>
      </w:r>
      <w:r>
        <w:rPr>
          <w:szCs w:val="22"/>
        </w:rPr>
        <w:t xml:space="preserve"> (Section</w:t>
      </w:r>
      <w:r w:rsidR="002C1C15">
        <w:rPr>
          <w:szCs w:val="22"/>
        </w:rPr>
        <w:t xml:space="preserve"> </w:t>
      </w:r>
      <w:r w:rsidR="002C1C15">
        <w:rPr>
          <w:szCs w:val="22"/>
        </w:rPr>
        <w:fldChar w:fldCharType="begin"/>
      </w:r>
      <w:r w:rsidR="002C1C15">
        <w:rPr>
          <w:szCs w:val="22"/>
        </w:rPr>
        <w:instrText xml:space="preserve"> REF _Ref96438827 \r \h </w:instrText>
      </w:r>
      <w:r w:rsidR="002C1C15">
        <w:rPr>
          <w:szCs w:val="22"/>
        </w:rPr>
      </w:r>
      <w:r w:rsidR="002C1C15">
        <w:rPr>
          <w:szCs w:val="22"/>
        </w:rPr>
        <w:fldChar w:fldCharType="separate"/>
      </w:r>
      <w:r w:rsidR="002C1C15">
        <w:rPr>
          <w:szCs w:val="22"/>
          <w:cs/>
        </w:rPr>
        <w:t>‎</w:t>
      </w:r>
      <w:r w:rsidR="002C1C15">
        <w:rPr>
          <w:szCs w:val="22"/>
        </w:rPr>
        <w:t>3.1</w:t>
      </w:r>
      <w:r w:rsidR="002C1C15">
        <w:rPr>
          <w:szCs w:val="22"/>
        </w:rPr>
        <w:fldChar w:fldCharType="end"/>
      </w:r>
      <w:r>
        <w:rPr>
          <w:szCs w:val="22"/>
        </w:rPr>
        <w:t>)</w:t>
      </w:r>
      <w:r w:rsidRPr="004F15DE">
        <w:rPr>
          <w:szCs w:val="22"/>
        </w:rPr>
        <w:t>, as well as more sophisticated skill scores for wind ramp events</w:t>
      </w:r>
      <w:r>
        <w:rPr>
          <w:szCs w:val="22"/>
        </w:rPr>
        <w:t xml:space="preserve"> (Section</w:t>
      </w:r>
      <w:r w:rsidR="002C1C15">
        <w:rPr>
          <w:szCs w:val="22"/>
        </w:rPr>
        <w:t xml:space="preserve"> </w:t>
      </w:r>
      <w:r w:rsidR="002C1C15">
        <w:rPr>
          <w:szCs w:val="22"/>
        </w:rPr>
        <w:fldChar w:fldCharType="begin"/>
      </w:r>
      <w:r w:rsidR="002C1C15">
        <w:rPr>
          <w:szCs w:val="22"/>
        </w:rPr>
        <w:instrText xml:space="preserve"> REF _Ref96438842 \r \h </w:instrText>
      </w:r>
      <w:r w:rsidR="002C1C15">
        <w:rPr>
          <w:szCs w:val="22"/>
        </w:rPr>
      </w:r>
      <w:r w:rsidR="002C1C15">
        <w:rPr>
          <w:szCs w:val="22"/>
        </w:rPr>
        <w:fldChar w:fldCharType="separate"/>
      </w:r>
      <w:r w:rsidR="002C1C15">
        <w:rPr>
          <w:szCs w:val="22"/>
          <w:cs/>
        </w:rPr>
        <w:t>‎</w:t>
      </w:r>
      <w:r w:rsidR="002C1C15">
        <w:rPr>
          <w:szCs w:val="22"/>
        </w:rPr>
        <w:t>3.2</w:t>
      </w:r>
      <w:r w:rsidR="002C1C15">
        <w:rPr>
          <w:szCs w:val="22"/>
        </w:rPr>
        <w:fldChar w:fldCharType="end"/>
      </w:r>
      <w:r>
        <w:rPr>
          <w:szCs w:val="22"/>
        </w:rPr>
        <w:t>)</w:t>
      </w:r>
      <w:r w:rsidRPr="004F15DE">
        <w:rPr>
          <w:szCs w:val="22"/>
        </w:rPr>
        <w:t>.</w:t>
      </w:r>
      <w:r>
        <w:rPr>
          <w:szCs w:val="22"/>
        </w:rPr>
        <w:t xml:space="preserve"> We also varied the configuration files</w:t>
      </w:r>
      <w:ins w:id="146" w:author="Carter, Laura" w:date="2022-06-06T13:21:00Z">
        <w:r w:rsidR="00207F8A">
          <w:rPr>
            <w:szCs w:val="22"/>
          </w:rPr>
          <w:t>,</w:t>
        </w:r>
      </w:ins>
      <w:r>
        <w:rPr>
          <w:szCs w:val="22"/>
        </w:rPr>
        <w:t xml:space="preserve"> depending on the submission</w:t>
      </w:r>
      <w:del w:id="147" w:author="Carter, Laura" w:date="2022-06-06T13:21:00Z">
        <w:r w:rsidDel="00207F8A">
          <w:rPr>
            <w:szCs w:val="22"/>
          </w:rPr>
          <w:delText>s</w:delText>
        </w:r>
      </w:del>
      <w:ins w:id="148" w:author="Carter, Laura" w:date="2022-06-06T13:21:00Z">
        <w:r w:rsidR="00207F8A">
          <w:rPr>
            <w:szCs w:val="22"/>
          </w:rPr>
          <w:t>,</w:t>
        </w:r>
      </w:ins>
      <w:r>
        <w:rPr>
          <w:szCs w:val="22"/>
        </w:rPr>
        <w:t xml:space="preserve"> to test for sensitivity of the methodology. For instance, we investigated the influence of averaging frequency to resultant forecast errors (Section</w:t>
      </w:r>
      <w:r w:rsidR="002C1C15">
        <w:rPr>
          <w:szCs w:val="22"/>
        </w:rPr>
        <w:t xml:space="preserve"> </w:t>
      </w:r>
      <w:r w:rsidR="002C1C15">
        <w:rPr>
          <w:szCs w:val="22"/>
        </w:rPr>
        <w:lastRenderedPageBreak/>
        <w:fldChar w:fldCharType="begin"/>
      </w:r>
      <w:r w:rsidR="002C1C15">
        <w:rPr>
          <w:szCs w:val="22"/>
        </w:rPr>
        <w:instrText xml:space="preserve"> REF _Ref96438965 \r \h </w:instrText>
      </w:r>
      <w:r w:rsidR="002C1C15">
        <w:rPr>
          <w:szCs w:val="22"/>
        </w:rPr>
      </w:r>
      <w:r w:rsidR="002C1C15">
        <w:rPr>
          <w:szCs w:val="22"/>
        </w:rPr>
        <w:fldChar w:fldCharType="separate"/>
      </w:r>
      <w:r w:rsidR="002C1C15">
        <w:rPr>
          <w:szCs w:val="22"/>
          <w:cs/>
        </w:rPr>
        <w:t>‎</w:t>
      </w:r>
      <w:r w:rsidR="002C1C15">
        <w:rPr>
          <w:szCs w:val="22"/>
        </w:rPr>
        <w:t>5.1</w:t>
      </w:r>
      <w:r w:rsidR="002C1C15">
        <w:rPr>
          <w:szCs w:val="22"/>
        </w:rPr>
        <w:fldChar w:fldCharType="end"/>
      </w:r>
      <w:r>
        <w:rPr>
          <w:szCs w:val="22"/>
        </w:rPr>
        <w:t>).</w:t>
      </w:r>
      <w:r w:rsidRPr="004F15DE">
        <w:rPr>
          <w:szCs w:val="22"/>
        </w:rPr>
        <w:t xml:space="preserve"> In the long run, we hope that </w:t>
      </w:r>
      <w:r>
        <w:rPr>
          <w:szCs w:val="22"/>
        </w:rPr>
        <w:t xml:space="preserve">WE-Validate </w:t>
      </w:r>
      <w:r w:rsidRPr="004F15DE">
        <w:rPr>
          <w:szCs w:val="22"/>
        </w:rPr>
        <w:t xml:space="preserve">will </w:t>
      </w:r>
      <w:r>
        <w:rPr>
          <w:szCs w:val="22"/>
        </w:rPr>
        <w:t>be develop</w:t>
      </w:r>
      <w:r w:rsidR="00CD0999">
        <w:rPr>
          <w:szCs w:val="22"/>
        </w:rPr>
        <w:t>e</w:t>
      </w:r>
      <w:r>
        <w:rPr>
          <w:szCs w:val="22"/>
        </w:rPr>
        <w:t>d into</w:t>
      </w:r>
      <w:r w:rsidRPr="004F15DE">
        <w:rPr>
          <w:szCs w:val="22"/>
        </w:rPr>
        <w:t xml:space="preserve"> a</w:t>
      </w:r>
      <w:r>
        <w:rPr>
          <w:szCs w:val="22"/>
        </w:rPr>
        <w:t xml:space="preserve"> useful</w:t>
      </w:r>
      <w:r w:rsidRPr="004F15DE">
        <w:rPr>
          <w:szCs w:val="22"/>
        </w:rPr>
        <w:t xml:space="preserve"> reference forecast evaluation framework for the wind</w:t>
      </w:r>
      <w:r>
        <w:rPr>
          <w:szCs w:val="22"/>
        </w:rPr>
        <w:t xml:space="preserve"> </w:t>
      </w:r>
      <w:r w:rsidRPr="004F15DE">
        <w:rPr>
          <w:szCs w:val="22"/>
        </w:rPr>
        <w:t>energy community.</w:t>
      </w:r>
    </w:p>
    <w:p w14:paraId="322685A2" w14:textId="0FAA0698" w:rsidR="00625888" w:rsidRPr="003D47BF" w:rsidRDefault="00F2718D" w:rsidP="00625888">
      <w:pPr>
        <w:rPr>
          <w:szCs w:val="22"/>
        </w:rPr>
      </w:pPr>
      <w:r>
        <w:rPr>
          <w:szCs w:val="22"/>
        </w:rPr>
        <w:fldChar w:fldCharType="begin"/>
      </w:r>
      <w:r>
        <w:rPr>
          <w:szCs w:val="22"/>
        </w:rPr>
        <w:instrText xml:space="preserve"> REF _Ref96437497 \h </w:instrText>
      </w:r>
      <w:r>
        <w:rPr>
          <w:szCs w:val="22"/>
        </w:rPr>
      </w:r>
      <w:r>
        <w:rPr>
          <w:szCs w:val="22"/>
        </w:rPr>
        <w:fldChar w:fldCharType="separate"/>
      </w:r>
      <w:r w:rsidRPr="00290294">
        <w:t xml:space="preserve">Table </w:t>
      </w:r>
      <w:r>
        <w:rPr>
          <w:noProof/>
        </w:rPr>
        <w:t>1</w:t>
      </w:r>
      <w:r>
        <w:rPr>
          <w:szCs w:val="22"/>
        </w:rPr>
        <w:fldChar w:fldCharType="end"/>
      </w:r>
      <w:r w:rsidR="001157AE">
        <w:rPr>
          <w:szCs w:val="22"/>
        </w:rPr>
        <w:t xml:space="preserve"> </w:t>
      </w:r>
      <w:r w:rsidR="001157AE" w:rsidRPr="00DE7E2B">
        <w:rPr>
          <w:szCs w:val="22"/>
        </w:rPr>
        <w:t>describes the metadata of the two case studies</w:t>
      </w:r>
      <w:r w:rsidR="001157AE">
        <w:rPr>
          <w:szCs w:val="22"/>
        </w:rPr>
        <w:t xml:space="preserve"> that participants could submit data for:</w:t>
      </w:r>
      <w:r w:rsidR="001157AE" w:rsidRPr="00DE7E2B">
        <w:rPr>
          <w:szCs w:val="22"/>
        </w:rPr>
        <w:t xml:space="preserve"> the WFIP2 case</w:t>
      </w:r>
      <w:r w:rsidR="001157AE">
        <w:rPr>
          <w:szCs w:val="22"/>
        </w:rPr>
        <w:t xml:space="preserve"> at the Columbia River Basin</w:t>
      </w:r>
      <w:r w:rsidR="001157AE" w:rsidRPr="00DE7E2B">
        <w:rPr>
          <w:szCs w:val="22"/>
        </w:rPr>
        <w:t xml:space="preserve"> in the Pacific Northwest of the United States and the Baltic-2/FINO2 case in the North Sea </w:t>
      </w:r>
      <w:r w:rsidR="001157AE">
        <w:rPr>
          <w:szCs w:val="22"/>
        </w:rPr>
        <w:t>in</w:t>
      </w:r>
      <w:r w:rsidR="001157AE" w:rsidRPr="00DE7E2B">
        <w:rPr>
          <w:szCs w:val="22"/>
        </w:rPr>
        <w:t xml:space="preserve"> Europe. </w:t>
      </w:r>
    </w:p>
    <w:tbl>
      <w:tblPr>
        <w:tblStyle w:val="TableGridLight"/>
        <w:tblW w:w="0" w:type="auto"/>
        <w:tblLook w:val="04A0" w:firstRow="1" w:lastRow="0" w:firstColumn="1" w:lastColumn="0" w:noHBand="0" w:noVBand="1"/>
      </w:tblPr>
      <w:tblGrid>
        <w:gridCol w:w="2155"/>
        <w:gridCol w:w="2700"/>
        <w:gridCol w:w="4495"/>
      </w:tblGrid>
      <w:tr w:rsidR="00D776ED" w:rsidRPr="00D776ED" w14:paraId="2A6E81E1" w14:textId="77777777" w:rsidTr="001D678B">
        <w:tc>
          <w:tcPr>
            <w:tcW w:w="2155" w:type="dxa"/>
          </w:tcPr>
          <w:p w14:paraId="45116BF3"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Case study</w:t>
            </w:r>
          </w:p>
        </w:tc>
        <w:tc>
          <w:tcPr>
            <w:tcW w:w="2700" w:type="dxa"/>
          </w:tcPr>
          <w:p w14:paraId="48673600"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WFIP2</w:t>
            </w:r>
          </w:p>
        </w:tc>
        <w:tc>
          <w:tcPr>
            <w:tcW w:w="4495" w:type="dxa"/>
          </w:tcPr>
          <w:p w14:paraId="3A8F66FB"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Baltic-2/FINO2</w:t>
            </w:r>
          </w:p>
        </w:tc>
      </w:tr>
      <w:tr w:rsidR="00D776ED" w:rsidRPr="00D776ED" w14:paraId="52B5AF8C" w14:textId="77777777" w:rsidTr="001D678B">
        <w:tc>
          <w:tcPr>
            <w:tcW w:w="2155" w:type="dxa"/>
          </w:tcPr>
          <w:p w14:paraId="6C794E48"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Site description</w:t>
            </w:r>
          </w:p>
        </w:tc>
        <w:tc>
          <w:tcPr>
            <w:tcW w:w="2700" w:type="dxa"/>
          </w:tcPr>
          <w:p w14:paraId="04BD0D2E" w14:textId="3F590810" w:rsidR="00D776ED" w:rsidRPr="009E0C9A" w:rsidRDefault="00D776ED" w:rsidP="001D678B">
            <w:pPr>
              <w:pStyle w:val="TableText1"/>
              <w:jc w:val="center"/>
              <w:rPr>
                <w:rFonts w:asciiTheme="majorBidi" w:hAnsiTheme="majorBidi" w:cstheme="majorBidi"/>
              </w:rPr>
            </w:pPr>
            <w:r w:rsidRPr="009E0C9A">
              <w:rPr>
                <w:rFonts w:asciiTheme="majorBidi" w:hAnsiTheme="majorBidi" w:cstheme="majorBidi"/>
              </w:rPr>
              <w:t xml:space="preserve">The WFIP2 project was a meteorological measurement field campaign targeting the U.S. Pacific Northwest. The region has complex terrain and land-based wind farms. More information can be found </w:t>
            </w:r>
            <w:commentRangeStart w:id="149"/>
            <w:r w:rsidRPr="009E0C9A">
              <w:rPr>
                <w:rFonts w:asciiTheme="majorBidi" w:hAnsiTheme="majorBidi" w:cstheme="majorBidi"/>
              </w:rPr>
              <w:t xml:space="preserve">in </w:t>
            </w:r>
            <w:sdt>
              <w:sdtPr>
                <w:rPr>
                  <w:rFonts w:asciiTheme="majorBidi" w:hAnsiTheme="majorBidi" w:cstheme="majorBidi"/>
                  <w:color w:val="000000"/>
                </w:rPr>
                <w:tag w:val="MENDELEY_CITATION_v3_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"/>
                <w:id w:val="-1038271861"/>
                <w:placeholder>
                  <w:docPart w:val="DA4394522147EC47ACB0C2589087814B"/>
                </w:placeholder>
              </w:sdtPr>
              <w:sdtEndPr/>
              <w:sdtContent>
                <w:r w:rsidR="00DE3D1D" w:rsidRPr="00DA524E">
                  <w:rPr>
                    <w:rFonts w:asciiTheme="majorBidi" w:hAnsiTheme="majorBidi" w:cstheme="majorBidi"/>
                    <w:color w:val="000000"/>
                  </w:rPr>
                  <w:t>[8,9,38]</w:t>
                </w:r>
              </w:sdtContent>
            </w:sdt>
            <w:commentRangeEnd w:id="149"/>
            <w:r w:rsidR="001A4A74">
              <w:rPr>
                <w:rStyle w:val="CommentReference"/>
                <w:rFonts w:ascii="Times New Roman" w:hAnsi="Times New Roman"/>
                <w:lang w:eastAsia="en-US"/>
              </w:rPr>
              <w:commentReference w:id="149"/>
            </w:r>
            <w:r w:rsidRPr="009E0C9A">
              <w:rPr>
                <w:rFonts w:asciiTheme="majorBidi" w:hAnsiTheme="majorBidi" w:cstheme="majorBidi"/>
              </w:rPr>
              <w:t xml:space="preserve">. The location of the WFIP2 sodar is projected </w:t>
            </w:r>
            <w:r w:rsidR="009E0C9A" w:rsidRPr="009E0C9A">
              <w:rPr>
                <w:rFonts w:asciiTheme="majorBidi" w:hAnsiTheme="majorBidi" w:cstheme="majorBidi"/>
              </w:rPr>
              <w:t xml:space="preserve">in </w:t>
            </w:r>
            <w:r w:rsidR="009E0C9A" w:rsidRPr="009E0C9A">
              <w:rPr>
                <w:rFonts w:asciiTheme="majorBidi" w:hAnsiTheme="majorBidi" w:cstheme="majorBidi"/>
              </w:rPr>
              <w:fldChar w:fldCharType="begin"/>
            </w:r>
            <w:r w:rsidR="009E0C9A" w:rsidRPr="009E0C9A">
              <w:rPr>
                <w:rFonts w:asciiTheme="majorBidi" w:hAnsiTheme="majorBidi" w:cstheme="majorBidi"/>
              </w:rPr>
              <w:instrText xml:space="preserve"> REF _Ref96437700 \h </w:instrText>
            </w:r>
            <w:r w:rsidR="009E0C9A">
              <w:rPr>
                <w:rFonts w:asciiTheme="majorBidi" w:hAnsiTheme="majorBidi" w:cstheme="majorBidi"/>
              </w:rPr>
              <w:instrText xml:space="preserve"> \* MERGEFORMAT </w:instrText>
            </w:r>
            <w:r w:rsidR="009E0C9A" w:rsidRPr="009E0C9A">
              <w:rPr>
                <w:rFonts w:asciiTheme="majorBidi" w:hAnsiTheme="majorBidi" w:cstheme="majorBidi"/>
              </w:rPr>
            </w:r>
            <w:r w:rsidR="009E0C9A" w:rsidRPr="009E0C9A">
              <w:rPr>
                <w:rFonts w:asciiTheme="majorBidi" w:hAnsiTheme="majorBidi" w:cstheme="majorBidi"/>
              </w:rPr>
              <w:fldChar w:fldCharType="separate"/>
            </w:r>
            <w:r w:rsidR="009E0C9A" w:rsidRPr="009E0C9A">
              <w:rPr>
                <w:rFonts w:asciiTheme="majorBidi" w:hAnsiTheme="majorBidi" w:cstheme="majorBidi"/>
              </w:rPr>
              <w:t>Fig</w:t>
            </w:r>
            <w:ins w:id="150" w:author="Carter, Laura" w:date="2022-06-06T13:42:00Z">
              <w:r w:rsidR="00BC7679">
                <w:rPr>
                  <w:rFonts w:asciiTheme="majorBidi" w:hAnsiTheme="majorBidi" w:cstheme="majorBidi"/>
                </w:rPr>
                <w:t>.</w:t>
              </w:r>
            </w:ins>
            <w:del w:id="151" w:author="Carter, Laura" w:date="2022-06-06T13:42:00Z">
              <w:r w:rsidR="009E0C9A" w:rsidRPr="009E0C9A" w:rsidDel="00BC7679">
                <w:rPr>
                  <w:rFonts w:asciiTheme="majorBidi" w:hAnsiTheme="majorBidi" w:cstheme="majorBidi"/>
                </w:rPr>
                <w:delText>ure</w:delText>
              </w:r>
            </w:del>
            <w:r w:rsidR="009E0C9A" w:rsidRPr="009E0C9A">
              <w:rPr>
                <w:rFonts w:asciiTheme="majorBidi" w:hAnsiTheme="majorBidi" w:cstheme="majorBidi"/>
              </w:rPr>
              <w:t xml:space="preserve"> 1</w:t>
            </w:r>
            <w:r w:rsidR="009E0C9A" w:rsidRPr="009E0C9A">
              <w:rPr>
                <w:rFonts w:asciiTheme="majorBidi" w:hAnsiTheme="majorBidi" w:cstheme="majorBidi"/>
              </w:rPr>
              <w:fldChar w:fldCharType="end"/>
            </w:r>
            <w:r w:rsidRPr="009E0C9A">
              <w:rPr>
                <w:rFonts w:asciiTheme="majorBidi" w:hAnsiTheme="majorBidi" w:cstheme="majorBidi"/>
              </w:rPr>
              <w:t>.</w:t>
            </w:r>
          </w:p>
        </w:tc>
        <w:tc>
          <w:tcPr>
            <w:tcW w:w="4495" w:type="dxa"/>
          </w:tcPr>
          <w:p w14:paraId="63AF5C46" w14:textId="3FA59B07" w:rsidR="00D776ED" w:rsidRPr="009E0C9A" w:rsidRDefault="00D776ED" w:rsidP="001D678B">
            <w:pPr>
              <w:pStyle w:val="TableText1"/>
              <w:jc w:val="center"/>
              <w:rPr>
                <w:rFonts w:asciiTheme="majorBidi" w:hAnsiTheme="majorBidi" w:cstheme="majorBidi"/>
              </w:rPr>
            </w:pPr>
            <w:r w:rsidRPr="009E0C9A">
              <w:rPr>
                <w:rFonts w:asciiTheme="majorBidi" w:hAnsiTheme="majorBidi" w:cstheme="majorBidi"/>
              </w:rPr>
              <w:t>The Baltic-2 offshore wind farm is on the Germany side of the Baltic Sea in Europe. The wind farm has 80 Siemens SWT-3.6-120 wind turbines, with a hub height of 78.25 m, rotor diameter of 120 m, and rated power of 3.6 MW. The plant capacity is 288 MW, and the wind farm has been operating since 2015.</w:t>
            </w:r>
          </w:p>
          <w:p w14:paraId="5973DCF8" w14:textId="77777777" w:rsidR="00D776ED" w:rsidRPr="009E0C9A" w:rsidRDefault="00D776ED" w:rsidP="001D678B">
            <w:pPr>
              <w:pStyle w:val="TableText1"/>
              <w:jc w:val="center"/>
              <w:rPr>
                <w:rFonts w:asciiTheme="majorBidi" w:hAnsiTheme="majorBidi" w:cstheme="majorBidi"/>
              </w:rPr>
            </w:pPr>
            <w:r w:rsidRPr="009E0C9A">
              <w:rPr>
                <w:rFonts w:asciiTheme="majorBidi" w:hAnsiTheme="majorBidi" w:cstheme="majorBidi"/>
              </w:rPr>
              <w:t>The FINO2 research platform has been operating since 2007. The platform offers various measurements that support research on oceanography, meteorology, and ecology.</w:t>
            </w:r>
          </w:p>
          <w:p w14:paraId="4CF0F361" w14:textId="109E436F" w:rsidR="00D776ED" w:rsidRPr="009E0C9A" w:rsidRDefault="00D776ED" w:rsidP="001D678B">
            <w:pPr>
              <w:pStyle w:val="TableText1"/>
              <w:jc w:val="center"/>
              <w:rPr>
                <w:rFonts w:asciiTheme="majorBidi" w:hAnsiTheme="majorBidi" w:cstheme="majorBidi"/>
              </w:rPr>
            </w:pPr>
            <w:r w:rsidRPr="009E0C9A">
              <w:rPr>
                <w:rFonts w:asciiTheme="majorBidi" w:hAnsiTheme="majorBidi" w:cstheme="majorBidi"/>
              </w:rPr>
              <w:t xml:space="preserve">The locations of Baltic-2 and FINO2 are depicted in </w:t>
            </w:r>
            <w:r w:rsidR="009E0C9A" w:rsidRPr="009E0C9A">
              <w:rPr>
                <w:rFonts w:asciiTheme="majorBidi" w:hAnsiTheme="majorBidi" w:cstheme="majorBidi"/>
              </w:rPr>
              <w:fldChar w:fldCharType="begin"/>
            </w:r>
            <w:r w:rsidR="009E0C9A" w:rsidRPr="009E0C9A">
              <w:rPr>
                <w:rFonts w:asciiTheme="majorBidi" w:hAnsiTheme="majorBidi" w:cstheme="majorBidi"/>
              </w:rPr>
              <w:instrText xml:space="preserve"> REF _Ref96437766 \h </w:instrText>
            </w:r>
            <w:r w:rsidR="009E0C9A">
              <w:rPr>
                <w:rFonts w:asciiTheme="majorBidi" w:hAnsiTheme="majorBidi" w:cstheme="majorBidi"/>
              </w:rPr>
              <w:instrText xml:space="preserve"> \* MERGEFORMAT </w:instrText>
            </w:r>
            <w:r w:rsidR="009E0C9A" w:rsidRPr="009E0C9A">
              <w:rPr>
                <w:rFonts w:asciiTheme="majorBidi" w:hAnsiTheme="majorBidi" w:cstheme="majorBidi"/>
              </w:rPr>
            </w:r>
            <w:r w:rsidR="009E0C9A" w:rsidRPr="009E0C9A">
              <w:rPr>
                <w:rFonts w:asciiTheme="majorBidi" w:hAnsiTheme="majorBidi" w:cstheme="majorBidi"/>
              </w:rPr>
              <w:fldChar w:fldCharType="separate"/>
            </w:r>
            <w:r w:rsidR="009E0C9A" w:rsidRPr="009E0C9A">
              <w:rPr>
                <w:rFonts w:asciiTheme="majorBidi" w:hAnsiTheme="majorBidi" w:cstheme="majorBidi"/>
              </w:rPr>
              <w:t>Fig</w:t>
            </w:r>
            <w:ins w:id="152" w:author="Carter, Laura" w:date="2022-06-06T13:42:00Z">
              <w:r w:rsidR="00BC7679">
                <w:rPr>
                  <w:rFonts w:asciiTheme="majorBidi" w:hAnsiTheme="majorBidi" w:cstheme="majorBidi"/>
                </w:rPr>
                <w:t>.</w:t>
              </w:r>
            </w:ins>
            <w:del w:id="153" w:author="Carter, Laura" w:date="2022-06-06T13:42:00Z">
              <w:r w:rsidR="009E0C9A" w:rsidRPr="009E0C9A" w:rsidDel="00BC7679">
                <w:rPr>
                  <w:rFonts w:asciiTheme="majorBidi" w:hAnsiTheme="majorBidi" w:cstheme="majorBidi"/>
                </w:rPr>
                <w:delText>ure</w:delText>
              </w:r>
            </w:del>
            <w:r w:rsidR="009E0C9A" w:rsidRPr="009E0C9A">
              <w:rPr>
                <w:rFonts w:asciiTheme="majorBidi" w:hAnsiTheme="majorBidi" w:cstheme="majorBidi"/>
              </w:rPr>
              <w:t xml:space="preserve"> </w:t>
            </w:r>
            <w:r w:rsidR="009E0C9A" w:rsidRPr="009E0C9A">
              <w:rPr>
                <w:rFonts w:asciiTheme="majorBidi" w:hAnsiTheme="majorBidi" w:cstheme="majorBidi"/>
                <w:noProof/>
              </w:rPr>
              <w:t>2</w:t>
            </w:r>
            <w:r w:rsidR="009E0C9A" w:rsidRPr="009E0C9A">
              <w:rPr>
                <w:rFonts w:asciiTheme="majorBidi" w:hAnsiTheme="majorBidi" w:cstheme="majorBidi"/>
              </w:rPr>
              <w:fldChar w:fldCharType="end"/>
            </w:r>
            <w:r w:rsidRPr="009E0C9A">
              <w:rPr>
                <w:rFonts w:asciiTheme="majorBidi" w:hAnsiTheme="majorBidi" w:cstheme="majorBidi"/>
              </w:rPr>
              <w:t>.</w:t>
            </w:r>
          </w:p>
        </w:tc>
      </w:tr>
      <w:tr w:rsidR="00D776ED" w:rsidRPr="00D776ED" w14:paraId="3F0FAF79" w14:textId="77777777" w:rsidTr="001D678B">
        <w:tc>
          <w:tcPr>
            <w:tcW w:w="2155" w:type="dxa"/>
          </w:tcPr>
          <w:p w14:paraId="1F1C6980"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Latitude and longitude (WGS84) of measurements</w:t>
            </w:r>
          </w:p>
        </w:tc>
        <w:tc>
          <w:tcPr>
            <w:tcW w:w="2700" w:type="dxa"/>
          </w:tcPr>
          <w:p w14:paraId="20080C99"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Sodar: 45.57451°N, 120.74734°W</w:t>
            </w:r>
          </w:p>
        </w:tc>
        <w:tc>
          <w:tcPr>
            <w:tcW w:w="4495" w:type="dxa"/>
          </w:tcPr>
          <w:p w14:paraId="6FD80CCA"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FINO2 tower: 55.006928°N, 13.154189°E</w:t>
            </w:r>
          </w:p>
          <w:p w14:paraId="4E6F9EF6"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Baltic-2 wind farm: 54.9733°N, 13.1778°E</w:t>
            </w:r>
          </w:p>
          <w:p w14:paraId="2B322DB1"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FINO2 is about 4 km northwest of Baltic-2.</w:t>
            </w:r>
          </w:p>
        </w:tc>
      </w:tr>
      <w:tr w:rsidR="00D776ED" w:rsidRPr="00D776ED" w14:paraId="1DC7A089" w14:textId="77777777" w:rsidTr="001D678B">
        <w:tc>
          <w:tcPr>
            <w:tcW w:w="2155" w:type="dxa"/>
          </w:tcPr>
          <w:p w14:paraId="57CB9C6F"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Evaluation period</w:t>
            </w:r>
          </w:p>
          <w:p w14:paraId="393D223F"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(one initialization at the start of the forecast)</w:t>
            </w:r>
          </w:p>
        </w:tc>
        <w:tc>
          <w:tcPr>
            <w:tcW w:w="2700" w:type="dxa"/>
          </w:tcPr>
          <w:p w14:paraId="79578F25"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Start: 2016-09-23, 1200 UTC</w:t>
            </w:r>
          </w:p>
          <w:p w14:paraId="2F1B6A7D"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End: 2016-09-25, 1200 UTC</w:t>
            </w:r>
          </w:p>
          <w:p w14:paraId="49D1148D"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A 48-hour forecast</w:t>
            </w:r>
          </w:p>
        </w:tc>
        <w:tc>
          <w:tcPr>
            <w:tcW w:w="4495" w:type="dxa"/>
          </w:tcPr>
          <w:p w14:paraId="750E4893"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Start: 2020-10-03, 2300 UTC</w:t>
            </w:r>
          </w:p>
          <w:p w14:paraId="40032A0F"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End: 2020-10-10, 2300 UTC</w:t>
            </w:r>
          </w:p>
          <w:p w14:paraId="547168A0"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A 168-hour forecast</w:t>
            </w:r>
          </w:p>
        </w:tc>
      </w:tr>
      <w:tr w:rsidR="00D776ED" w:rsidRPr="00D776ED" w14:paraId="7EF0ADF6" w14:textId="77777777" w:rsidTr="001D678B">
        <w:tc>
          <w:tcPr>
            <w:tcW w:w="2155" w:type="dxa"/>
          </w:tcPr>
          <w:p w14:paraId="0E667C84"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Validation measurement type</w:t>
            </w:r>
          </w:p>
        </w:tc>
        <w:tc>
          <w:tcPr>
            <w:tcW w:w="2700" w:type="dxa"/>
          </w:tcPr>
          <w:p w14:paraId="0CC39824"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Temporal averages from a Vaisala Triton wind profiler</w:t>
            </w:r>
          </w:p>
        </w:tc>
        <w:tc>
          <w:tcPr>
            <w:tcW w:w="4495" w:type="dxa"/>
          </w:tcPr>
          <w:p w14:paraId="46B05BCB"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FINO2: Temporal averages from cup anemometers and wind vanes</w:t>
            </w:r>
          </w:p>
          <w:p w14:paraId="76BE55DB"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Baltic-2: Wind-farm-average power and nacelle wind speed</w:t>
            </w:r>
          </w:p>
        </w:tc>
      </w:tr>
      <w:tr w:rsidR="00D776ED" w:rsidRPr="00D776ED" w14:paraId="07A57F23" w14:textId="77777777" w:rsidTr="001D678B">
        <w:tc>
          <w:tcPr>
            <w:tcW w:w="2155" w:type="dxa"/>
          </w:tcPr>
          <w:p w14:paraId="724EBCDC"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Data frequency</w:t>
            </w:r>
          </w:p>
        </w:tc>
        <w:tc>
          <w:tcPr>
            <w:tcW w:w="2700" w:type="dxa"/>
          </w:tcPr>
          <w:p w14:paraId="51B045EC"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Data are averaged at an interval of 10 minutes at the end of the bin (e.g., data labeled at 00:10 UTC represent averages from 00:00 to 00:10 UTC).</w:t>
            </w:r>
          </w:p>
        </w:tc>
        <w:tc>
          <w:tcPr>
            <w:tcW w:w="4495" w:type="dxa"/>
          </w:tcPr>
          <w:p w14:paraId="72774E44" w14:textId="5FC4CDA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FINO2: Data are averaged at an interval of 10 minutes at the midpoint of the interval, which starts at 00:05 of the hour (e.g., data labeled at 00:05 represent averages from 00:00 to 00:10).</w:t>
            </w:r>
          </w:p>
          <w:p w14:paraId="6602773E"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Baltic-2: Data are averaged at an interval of 15 minutes at the end of the bin (e.g., data labeled at 00:15 represent averages from 00:00 to 00:15).</w:t>
            </w:r>
          </w:p>
        </w:tc>
      </w:tr>
      <w:tr w:rsidR="00D776ED" w:rsidRPr="00D776ED" w14:paraId="2958C453" w14:textId="77777777" w:rsidTr="001D678B">
        <w:tc>
          <w:tcPr>
            <w:tcW w:w="2155" w:type="dxa"/>
          </w:tcPr>
          <w:p w14:paraId="730B0D9F"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Benchmark variables [units] available at heights</w:t>
            </w:r>
          </w:p>
        </w:tc>
        <w:tc>
          <w:tcPr>
            <w:tcW w:w="2700" w:type="dxa"/>
          </w:tcPr>
          <w:p w14:paraId="0A16778A"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Wind speed [m s-1] and wind direction [degrees] at 40, 80, 120 m above ground level</w:t>
            </w:r>
          </w:p>
        </w:tc>
        <w:tc>
          <w:tcPr>
            <w:tcW w:w="4495" w:type="dxa"/>
          </w:tcPr>
          <w:p w14:paraId="1AF49678"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FINO2: Wind speed [m s</w:t>
            </w:r>
            <w:r w:rsidRPr="00CB12F9">
              <w:rPr>
                <w:rFonts w:asciiTheme="majorBidi" w:hAnsiTheme="majorBidi" w:cstheme="majorBidi"/>
                <w:vertAlign w:val="superscript"/>
                <w:rPrChange w:id="154" w:author="Carter, Laura" w:date="2022-06-06T13:28:00Z">
                  <w:rPr>
                    <w:rFonts w:asciiTheme="majorBidi" w:hAnsiTheme="majorBidi" w:cstheme="majorBidi"/>
                  </w:rPr>
                </w:rPrChange>
              </w:rPr>
              <w:t>-1</w:t>
            </w:r>
            <w:r w:rsidRPr="00D776ED">
              <w:rPr>
                <w:rFonts w:asciiTheme="majorBidi" w:hAnsiTheme="majorBidi" w:cstheme="majorBidi"/>
              </w:rPr>
              <w:t>] at 62, 72, 82, and 92 m and wind direction [degrees] at 51, 71, 91 m above sea level</w:t>
            </w:r>
          </w:p>
          <w:p w14:paraId="343D28F3"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Baltic-2: Plant-level power [MW] and nacelle wind speed [m s</w:t>
            </w:r>
            <w:r w:rsidRPr="00CB12F9">
              <w:rPr>
                <w:rFonts w:asciiTheme="majorBidi" w:hAnsiTheme="majorBidi" w:cstheme="majorBidi"/>
                <w:vertAlign w:val="superscript"/>
                <w:rPrChange w:id="155" w:author="Carter, Laura" w:date="2022-06-06T13:28:00Z">
                  <w:rPr>
                    <w:rFonts w:asciiTheme="majorBidi" w:hAnsiTheme="majorBidi" w:cstheme="majorBidi"/>
                  </w:rPr>
                </w:rPrChange>
              </w:rPr>
              <w:t>-1</w:t>
            </w:r>
            <w:r w:rsidRPr="00D776ED">
              <w:rPr>
                <w:rFonts w:asciiTheme="majorBidi" w:hAnsiTheme="majorBidi" w:cstheme="majorBidi"/>
              </w:rPr>
              <w:t>] at 78.25 m above sea level</w:t>
            </w:r>
          </w:p>
        </w:tc>
      </w:tr>
      <w:tr w:rsidR="00D776ED" w:rsidRPr="00D776ED" w14:paraId="4D5B86D0" w14:textId="77777777" w:rsidTr="001D678B">
        <w:tc>
          <w:tcPr>
            <w:tcW w:w="2155" w:type="dxa"/>
          </w:tcPr>
          <w:p w14:paraId="4D707A05"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Meteorological description</w:t>
            </w:r>
          </w:p>
        </w:tc>
        <w:tc>
          <w:tcPr>
            <w:tcW w:w="2700" w:type="dxa"/>
          </w:tcPr>
          <w:p w14:paraId="6F05F1CC" w14:textId="40113AD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 xml:space="preserve">Northwesterly flow and mountain waves were observed in the area. The area was overcast at times, with scattered showers in the Columbia River Basin during the first half of the forecast period. More details can be found </w:t>
            </w:r>
            <w:commentRangeStart w:id="156"/>
            <w:r w:rsidRPr="00D776ED">
              <w:rPr>
                <w:rFonts w:asciiTheme="majorBidi" w:hAnsiTheme="majorBidi" w:cstheme="majorBidi"/>
              </w:rPr>
              <w:t xml:space="preserve">in </w:t>
            </w:r>
            <w:sdt>
              <w:sdtPr>
                <w:rPr>
                  <w:rFonts w:asciiTheme="majorBidi" w:hAnsiTheme="majorBidi" w:cstheme="majorBidi"/>
                  <w:color w:val="000000"/>
                </w:rPr>
                <w:tag w:val="MENDELEY_CITATION_v3_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"/>
                <w:id w:val="-2008119262"/>
                <w:placeholder>
                  <w:docPart w:val="1D8E631FAC50B64AAED0565444267CB8"/>
                </w:placeholder>
              </w:sdtPr>
              <w:sdtEndPr/>
              <w:sdtContent>
                <w:r w:rsidR="00DA524E" w:rsidRPr="00DA524E">
                  <w:rPr>
                    <w:rFonts w:asciiTheme="majorBidi" w:hAnsiTheme="majorBidi" w:cstheme="majorBidi"/>
                    <w:color w:val="000000"/>
                  </w:rPr>
                  <w:t>[39]</w:t>
                </w:r>
              </w:sdtContent>
            </w:sdt>
            <w:r w:rsidRPr="00D776ED">
              <w:rPr>
                <w:rFonts w:asciiTheme="majorBidi" w:hAnsiTheme="majorBidi" w:cstheme="majorBidi"/>
              </w:rPr>
              <w:t>.</w:t>
            </w:r>
            <w:commentRangeEnd w:id="156"/>
            <w:r w:rsidR="00BC7679">
              <w:rPr>
                <w:rStyle w:val="CommentReference"/>
                <w:rFonts w:ascii="Times New Roman" w:hAnsi="Times New Roman"/>
                <w:lang w:eastAsia="en-US"/>
              </w:rPr>
              <w:commentReference w:id="156"/>
            </w:r>
          </w:p>
        </w:tc>
        <w:tc>
          <w:tcPr>
            <w:tcW w:w="4495" w:type="dxa"/>
          </w:tcPr>
          <w:p w14:paraId="521A1319" w14:textId="617ACD05"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 xml:space="preserve">Based on the FINO2 tower data, southwesterly flow at hub height was observed for most of the 7-day period. The hub height temperature was never below freezing. Precipitation was recorded at 60 m on </w:t>
            </w:r>
            <w:commentRangeStart w:id="157"/>
            <w:ins w:id="158" w:author="Carter, Laura" w:date="2022-06-06T13:28:00Z">
              <w:r w:rsidR="00CB12F9">
                <w:rPr>
                  <w:rFonts w:asciiTheme="majorBidi" w:hAnsiTheme="majorBidi" w:cstheme="majorBidi"/>
                </w:rPr>
                <w:t>October</w:t>
              </w:r>
            </w:ins>
            <w:commentRangeEnd w:id="157"/>
            <w:ins w:id="159" w:author="Carter, Laura" w:date="2022-06-06T14:13:00Z">
              <w:r w:rsidR="00777815">
                <w:rPr>
                  <w:rStyle w:val="CommentReference"/>
                  <w:rFonts w:ascii="Times New Roman" w:hAnsi="Times New Roman"/>
                  <w:lang w:eastAsia="en-US"/>
                </w:rPr>
                <w:commentReference w:id="157"/>
              </w:r>
            </w:ins>
            <w:ins w:id="160" w:author="Carter, Laura" w:date="2022-06-06T13:28:00Z">
              <w:r w:rsidR="00CB12F9">
                <w:rPr>
                  <w:rFonts w:asciiTheme="majorBidi" w:hAnsiTheme="majorBidi" w:cstheme="majorBidi"/>
                </w:rPr>
                <w:t xml:space="preserve"> </w:t>
              </w:r>
            </w:ins>
            <w:r w:rsidRPr="00D776ED">
              <w:rPr>
                <w:rFonts w:asciiTheme="majorBidi" w:hAnsiTheme="majorBidi" w:cstheme="majorBidi"/>
              </w:rPr>
              <w:t xml:space="preserve">4, 7, 8, 9, and </w:t>
            </w:r>
            <w:commentRangeStart w:id="161"/>
            <w:r w:rsidRPr="00D776ED">
              <w:rPr>
                <w:rFonts w:asciiTheme="majorBidi" w:hAnsiTheme="majorBidi" w:cstheme="majorBidi"/>
              </w:rPr>
              <w:t>10</w:t>
            </w:r>
            <w:del w:id="162" w:author="Carter, Laura" w:date="2022-06-06T13:28:00Z">
              <w:r w:rsidRPr="00D776ED" w:rsidDel="00CB12F9">
                <w:rPr>
                  <w:rFonts w:asciiTheme="majorBidi" w:hAnsiTheme="majorBidi" w:cstheme="majorBidi"/>
                </w:rPr>
                <w:delText xml:space="preserve"> October</w:delText>
              </w:r>
            </w:del>
            <w:commentRangeEnd w:id="161"/>
            <w:r w:rsidR="00CB12F9">
              <w:rPr>
                <w:rStyle w:val="CommentReference"/>
                <w:rFonts w:ascii="Times New Roman" w:hAnsi="Times New Roman"/>
                <w:lang w:eastAsia="en-US"/>
              </w:rPr>
              <w:commentReference w:id="161"/>
            </w:r>
            <w:r w:rsidRPr="00D776ED">
              <w:rPr>
                <w:rFonts w:asciiTheme="majorBidi" w:hAnsiTheme="majorBidi" w:cstheme="majorBidi"/>
              </w:rPr>
              <w:t>. Multiple frontal systems passed through the Baltic Sea region in the 7-day period.</w:t>
            </w:r>
          </w:p>
        </w:tc>
      </w:tr>
      <w:tr w:rsidR="00D776ED" w:rsidRPr="00D776ED" w14:paraId="0DCD1852" w14:textId="77777777" w:rsidTr="001D678B">
        <w:tc>
          <w:tcPr>
            <w:tcW w:w="2155" w:type="dxa"/>
          </w:tcPr>
          <w:p w14:paraId="4B4FC682"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lastRenderedPageBreak/>
              <w:t>Notes on wind farm(s)</w:t>
            </w:r>
          </w:p>
        </w:tc>
        <w:tc>
          <w:tcPr>
            <w:tcW w:w="2700" w:type="dxa"/>
          </w:tcPr>
          <w:p w14:paraId="4E7F471C" w14:textId="7FFB58F6"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Wind farms exist and operate in the area, but no wind power data were available.</w:t>
            </w:r>
          </w:p>
        </w:tc>
        <w:tc>
          <w:tcPr>
            <w:tcW w:w="4495" w:type="dxa"/>
          </w:tcPr>
          <w:p w14:paraId="03D7EDDE" w14:textId="77777777" w:rsidR="00D776ED" w:rsidRPr="00D776ED" w:rsidRDefault="00D776ED" w:rsidP="001D678B">
            <w:pPr>
              <w:pStyle w:val="TableText1"/>
              <w:jc w:val="center"/>
              <w:rPr>
                <w:rFonts w:asciiTheme="majorBidi" w:hAnsiTheme="majorBidi" w:cstheme="majorBidi"/>
              </w:rPr>
            </w:pPr>
            <w:r w:rsidRPr="00D776ED">
              <w:rPr>
                <w:rFonts w:asciiTheme="majorBidi" w:hAnsiTheme="majorBidi" w:cstheme="majorBidi"/>
              </w:rPr>
              <w:t>Wind turbine availability was 100%.</w:t>
            </w:r>
          </w:p>
        </w:tc>
      </w:tr>
    </w:tbl>
    <w:p w14:paraId="14F4E9F0" w14:textId="0A6F2381" w:rsidR="00E5406B" w:rsidRPr="00290294" w:rsidRDefault="00A93563" w:rsidP="00A93563">
      <w:pPr>
        <w:pStyle w:val="Caption"/>
        <w:rPr>
          <w:sz w:val="20"/>
        </w:rPr>
      </w:pPr>
      <w:bookmarkStart w:id="163" w:name="_Ref96437497"/>
      <w:commentRangeStart w:id="164"/>
      <w:r w:rsidRPr="00290294">
        <w:rPr>
          <w:sz w:val="20"/>
        </w:rPr>
        <w:t xml:space="preserve">Table </w:t>
      </w:r>
      <w:r w:rsidRPr="00290294">
        <w:rPr>
          <w:sz w:val="20"/>
        </w:rPr>
        <w:fldChar w:fldCharType="begin"/>
      </w:r>
      <w:r w:rsidRPr="00290294">
        <w:rPr>
          <w:sz w:val="20"/>
        </w:rPr>
        <w:instrText xml:space="preserve"> SEQ Table \* ARABIC </w:instrText>
      </w:r>
      <w:r w:rsidRPr="00290294">
        <w:rPr>
          <w:sz w:val="20"/>
        </w:rPr>
        <w:fldChar w:fldCharType="separate"/>
      </w:r>
      <w:r w:rsidR="00E45F0A">
        <w:rPr>
          <w:noProof/>
          <w:sz w:val="20"/>
        </w:rPr>
        <w:t>1</w:t>
      </w:r>
      <w:r w:rsidRPr="00290294">
        <w:rPr>
          <w:sz w:val="20"/>
        </w:rPr>
        <w:fldChar w:fldCharType="end"/>
      </w:r>
      <w:bookmarkEnd w:id="163"/>
      <w:r w:rsidR="00B92176">
        <w:rPr>
          <w:sz w:val="20"/>
        </w:rPr>
        <w:t>.</w:t>
      </w:r>
      <w:r w:rsidRPr="00290294">
        <w:rPr>
          <w:sz w:val="20"/>
        </w:rPr>
        <w:t xml:space="preserve"> Summary of the two cases.</w:t>
      </w:r>
      <w:commentRangeEnd w:id="164"/>
      <w:r w:rsidR="00CB12F9">
        <w:rPr>
          <w:rStyle w:val="CommentReference"/>
          <w:b w:val="0"/>
        </w:rPr>
        <w:commentReference w:id="164"/>
      </w:r>
    </w:p>
    <w:p w14:paraId="2E297DD6" w14:textId="1DEDFB58" w:rsidR="00101636" w:rsidRDefault="002C7105" w:rsidP="00BE1C55">
      <w:pPr>
        <w:jc w:val="center"/>
      </w:pPr>
      <w:commentRangeStart w:id="165"/>
      <w:r w:rsidRPr="00661C65">
        <w:rPr>
          <w:rFonts w:ascii="Arial" w:hAnsi="Arial" w:cs="Arial"/>
          <w:noProof/>
          <w:color w:val="000000"/>
          <w:bdr w:val="none" w:sz="0" w:space="0" w:color="auto" w:frame="1"/>
        </w:rPr>
        <w:drawing>
          <wp:inline distT="0" distB="0" distL="0" distR="0" wp14:anchorId="642F9A8E" wp14:editId="78640167">
            <wp:extent cx="3073400" cy="2870200"/>
            <wp:effectExtent l="0" t="0" r="0" b="0"/>
            <wp:docPr id="1" name="Picture 1" descr="Aerial map of northwestern United States with a dot on the Washington Oregon border labeled &quot;WFIP2 sod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erial map of northwestern United States with a dot on the Washington Oregon border labeled &quot;WFIP2 sodar&quo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73400" cy="2870200"/>
                    </a:xfrm>
                    <a:prstGeom prst="rect">
                      <a:avLst/>
                    </a:prstGeom>
                    <a:noFill/>
                    <a:ln>
                      <a:noFill/>
                    </a:ln>
                  </pic:spPr>
                </pic:pic>
              </a:graphicData>
            </a:graphic>
          </wp:inline>
        </w:drawing>
      </w:r>
      <w:commentRangeEnd w:id="165"/>
      <w:r w:rsidR="00A82E61">
        <w:rPr>
          <w:rStyle w:val="CommentReference"/>
        </w:rPr>
        <w:commentReference w:id="165"/>
      </w:r>
    </w:p>
    <w:p w14:paraId="757C1B3B" w14:textId="4D1A01DF" w:rsidR="00101636" w:rsidRPr="009E0C9A" w:rsidRDefault="00101636" w:rsidP="009E0C9A">
      <w:pPr>
        <w:pStyle w:val="CaptionFigureandTable"/>
      </w:pPr>
      <w:bookmarkStart w:id="166" w:name="_Ref96437700"/>
      <w:r w:rsidRPr="009E0C9A">
        <w:t>Fig</w:t>
      </w:r>
      <w:ins w:id="167" w:author="Carter, Laura" w:date="2022-06-06T13:30:00Z">
        <w:r w:rsidR="00CB12F9">
          <w:t>.</w:t>
        </w:r>
      </w:ins>
      <w:commentRangeStart w:id="168"/>
      <w:del w:id="169" w:author="Carter, Laura" w:date="2022-06-06T13:30:00Z">
        <w:r w:rsidRPr="009E0C9A" w:rsidDel="00CB12F9">
          <w:delText>ure</w:delText>
        </w:r>
      </w:del>
      <w:commentRangeEnd w:id="168"/>
      <w:r w:rsidR="00CB12F9">
        <w:rPr>
          <w:rStyle w:val="CommentReference"/>
          <w:b w:val="0"/>
          <w:bCs w:val="0"/>
        </w:rPr>
        <w:commentReference w:id="168"/>
      </w:r>
      <w:r w:rsidRPr="009E0C9A">
        <w:t xml:space="preserve"> </w:t>
      </w:r>
      <w:fldSimple w:instr=" SEQ Figure \* ARABIC ">
        <w:r w:rsidRPr="009E0C9A">
          <w:t>1</w:t>
        </w:r>
      </w:fldSimple>
      <w:bookmarkEnd w:id="166"/>
      <w:r w:rsidR="00BE1C55" w:rsidRPr="009E0C9A">
        <w:t>. The geographical location of the WFIP2 sodar in the Pacific Northwest region of the United States.</w:t>
      </w:r>
    </w:p>
    <w:p w14:paraId="6B452801" w14:textId="749833E0" w:rsidR="00101636" w:rsidRDefault="00B774D3" w:rsidP="00AB2BC2">
      <w:pPr>
        <w:pStyle w:val="CaptionFigureandTable"/>
      </w:pPr>
      <w:r w:rsidRPr="007F6235">
        <w:rPr>
          <w:noProof/>
        </w:rPr>
        <w:drawing>
          <wp:inline distT="0" distB="0" distL="0" distR="0" wp14:anchorId="26E8E32E" wp14:editId="29FFA1EB">
            <wp:extent cx="3160865" cy="1779675"/>
            <wp:effectExtent l="0" t="0" r="1905" b="0"/>
            <wp:docPr id="8" name="Picture 8" descr="An aerial map of the Baltic Sea showing two locations in the water labeled &quot;FINO2&quot; and &quot;Baltic-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n aerial map of the Baltic Sea showing two locations in the water labeled &quot;FINO2&quot; and &quot;Baltic-2.&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6057" cy="1816380"/>
                    </a:xfrm>
                    <a:prstGeom prst="rect">
                      <a:avLst/>
                    </a:prstGeom>
                    <a:noFill/>
                    <a:ln>
                      <a:noFill/>
                    </a:ln>
                  </pic:spPr>
                </pic:pic>
              </a:graphicData>
            </a:graphic>
          </wp:inline>
        </w:drawing>
      </w:r>
      <w:r w:rsidR="002B65B1" w:rsidRPr="00CA72B5">
        <w:rPr>
          <w:rFonts w:ascii="Arial" w:hAnsi="Arial" w:cs="Arial"/>
          <w:noProof/>
          <w:color w:val="000000"/>
          <w:bdr w:val="none" w:sz="0" w:space="0" w:color="auto" w:frame="1"/>
        </w:rPr>
        <w:drawing>
          <wp:inline distT="0" distB="0" distL="0" distR="0" wp14:anchorId="09168285" wp14:editId="0CF721F0">
            <wp:extent cx="2733472" cy="1773544"/>
            <wp:effectExtent l="0" t="0" r="0" b="0"/>
            <wp:docPr id="7" name="Picture 7" descr="An aerial map of ocean with an array of dots outlined with lines to make a four-sided polygon. Each apex is labeled with coordinates: 55.012°N, 12.147°E; 55.014°N, 13.24°E; 54.972°N, 13.245°E; 54.937°N, 13.059°E. Two labels indicate the location of &quot;FINO2&quot; and &quot;Baltic-2&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n aerial map of ocean with an array of dots outlined with lines to make a four-sided polygon. Each apex is labeled with coordinates: 55.012°N, 12.147°E; 55.014°N, 13.24°E; 54.972°N, 13.245°E; 54.937°N, 13.059°E. Two labels indicate the location of &quot;FINO2&quot; and &quot;Baltic-2&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0412" cy="1791023"/>
                    </a:xfrm>
                    <a:prstGeom prst="rect">
                      <a:avLst/>
                    </a:prstGeom>
                    <a:noFill/>
                    <a:ln>
                      <a:noFill/>
                    </a:ln>
                  </pic:spPr>
                </pic:pic>
              </a:graphicData>
            </a:graphic>
          </wp:inline>
        </w:drawing>
      </w:r>
    </w:p>
    <w:p w14:paraId="571C8DBF" w14:textId="4313FC56" w:rsidR="00101636" w:rsidRDefault="00101636" w:rsidP="00101636">
      <w:pPr>
        <w:pStyle w:val="CaptionFigureandTable"/>
      </w:pPr>
      <w:bookmarkStart w:id="170" w:name="_Ref96437766"/>
      <w:r w:rsidRPr="00321ACD">
        <w:t>Fig</w:t>
      </w:r>
      <w:ins w:id="171" w:author="Carter, Laura" w:date="2022-06-06T13:31:00Z">
        <w:r w:rsidR="00CB12F9">
          <w:t>.</w:t>
        </w:r>
      </w:ins>
      <w:del w:id="172" w:author="Carter, Laura" w:date="2022-06-06T13:31:00Z">
        <w:r w:rsidRPr="00321ACD" w:rsidDel="00CB12F9">
          <w:delText>ure</w:delText>
        </w:r>
      </w:del>
      <w:r w:rsidRPr="00321ACD">
        <w:t xml:space="preserve"> </w:t>
      </w:r>
      <w:r>
        <w:fldChar w:fldCharType="begin"/>
      </w:r>
      <w:r w:rsidRPr="00321ACD">
        <w:instrText xml:space="preserve"> SEQ Figure \* ARABIC </w:instrText>
      </w:r>
      <w:r>
        <w:fldChar w:fldCharType="separate"/>
      </w:r>
      <w:r w:rsidR="00D54DC0" w:rsidRPr="00321ACD">
        <w:rPr>
          <w:noProof/>
        </w:rPr>
        <w:t>2</w:t>
      </w:r>
      <w:r>
        <w:fldChar w:fldCharType="end"/>
      </w:r>
      <w:bookmarkEnd w:id="170"/>
      <w:r w:rsidR="00321ACD">
        <w:t xml:space="preserve">. </w:t>
      </w:r>
      <w:r w:rsidR="00321ACD" w:rsidRPr="000D6F96">
        <w:t xml:space="preserve">The geographical locations of the FINO2 tower and the Baltic-2 wind farm in the </w:t>
      </w:r>
      <w:r w:rsidR="00321ACD">
        <w:t>Baltic</w:t>
      </w:r>
      <w:r w:rsidR="00321ACD" w:rsidRPr="000D6F96">
        <w:t xml:space="preserve"> Sea of Europe. Because we </w:t>
      </w:r>
      <w:r w:rsidR="00321ACD">
        <w:t>could not</w:t>
      </w:r>
      <w:r w:rsidR="00321ACD" w:rsidRPr="000D6F96">
        <w:t xml:space="preserve"> shar</w:t>
      </w:r>
      <w:r w:rsidR="00321ACD">
        <w:t>e</w:t>
      </w:r>
      <w:r w:rsidR="00321ACD" w:rsidRPr="000D6F96">
        <w:t xml:space="preserve"> the </w:t>
      </w:r>
      <w:r w:rsidR="00321ACD">
        <w:t xml:space="preserve">specific </w:t>
      </w:r>
      <w:r w:rsidR="00321ACD" w:rsidRPr="000D6F96">
        <w:t>turbine locations with the participants, we ask</w:t>
      </w:r>
      <w:r w:rsidR="00321ACD">
        <w:t>ed</w:t>
      </w:r>
      <w:r w:rsidR="00321ACD" w:rsidRPr="000D6F96">
        <w:t xml:space="preserve"> them to submit spatially averaged Baltic-2 forecasts in the area bounded by the black lines.</w:t>
      </w:r>
    </w:p>
    <w:p w14:paraId="645CB42E" w14:textId="50D85EA7" w:rsidR="00625888" w:rsidRDefault="00625888" w:rsidP="00625888">
      <w:r w:rsidRPr="00D73A14">
        <w:t>We ask</w:t>
      </w:r>
      <w:r>
        <w:t>ed</w:t>
      </w:r>
      <w:r w:rsidRPr="00D73A14">
        <w:t xml:space="preserve"> the participants to submit 30-minute forecasts for both cases. For the WFIP2 case, we ask</w:t>
      </w:r>
      <w:r>
        <w:t>ed</w:t>
      </w:r>
      <w:r w:rsidRPr="00D73A14">
        <w:t xml:space="preserve"> for wind velocity forecasts over 2 days</w:t>
      </w:r>
      <w:r>
        <w:t>;</w:t>
      </w:r>
      <w:r w:rsidRPr="00D73A14">
        <w:t xml:space="preserve"> for the European case, we ask</w:t>
      </w:r>
      <w:r>
        <w:t>ed</w:t>
      </w:r>
      <w:r w:rsidRPr="00D73A14">
        <w:t xml:space="preserve"> for wind velocity and plant-level power forecasts over 7 days. We </w:t>
      </w:r>
      <w:r w:rsidR="00DA6ADE">
        <w:t>invited</w:t>
      </w:r>
      <w:r w:rsidR="00DA6ADE" w:rsidRPr="00D73A14">
        <w:t xml:space="preserve"> </w:t>
      </w:r>
      <w:r w:rsidRPr="00D73A14">
        <w:t>the participants to submit</w:t>
      </w:r>
      <w:r>
        <w:t xml:space="preserve"> </w:t>
      </w:r>
      <w:r w:rsidRPr="00D73A14">
        <w:t>forecasts aligning with the metadata of the observations in</w:t>
      </w:r>
      <w:r w:rsidR="00F2718D">
        <w:t xml:space="preserve"> </w:t>
      </w:r>
      <w:r w:rsidR="00F2718D">
        <w:rPr>
          <w:szCs w:val="22"/>
        </w:rPr>
        <w:fldChar w:fldCharType="begin"/>
      </w:r>
      <w:r w:rsidR="00F2718D">
        <w:rPr>
          <w:szCs w:val="22"/>
        </w:rPr>
        <w:instrText xml:space="preserve"> REF _Ref96437497 \h </w:instrText>
      </w:r>
      <w:r w:rsidR="00F2718D">
        <w:rPr>
          <w:szCs w:val="22"/>
        </w:rPr>
      </w:r>
      <w:r w:rsidR="00F2718D">
        <w:rPr>
          <w:szCs w:val="22"/>
        </w:rPr>
        <w:fldChar w:fldCharType="separate"/>
      </w:r>
      <w:r w:rsidR="00F2718D" w:rsidRPr="00290294">
        <w:t xml:space="preserve">Table </w:t>
      </w:r>
      <w:r w:rsidR="00F2718D">
        <w:rPr>
          <w:noProof/>
        </w:rPr>
        <w:t>1</w:t>
      </w:r>
      <w:r w:rsidR="00F2718D">
        <w:rPr>
          <w:szCs w:val="22"/>
        </w:rPr>
        <w:fldChar w:fldCharType="end"/>
      </w:r>
      <w:r>
        <w:t xml:space="preserve">, which </w:t>
      </w:r>
      <w:r>
        <w:lastRenderedPageBreak/>
        <w:t>allowed for</w:t>
      </w:r>
      <w:r w:rsidRPr="00D73A14">
        <w:t xml:space="preserve"> valid comparisons between forecasts and observations as well as comparisons among forecasts.</w:t>
      </w:r>
      <w:r>
        <w:t xml:space="preserve"> We also asked the participants to provide metadata of their numerical models, including the resolutions of the model grid cell and, in the case of ensemble forecast, the differences between the ensemble members. </w:t>
      </w:r>
    </w:p>
    <w:p w14:paraId="50B7D746" w14:textId="0B529F01" w:rsidR="009312A3" w:rsidRPr="00D73A14" w:rsidRDefault="00625888" w:rsidP="009312A3">
      <w:r>
        <w:t>We briefly summarize the submissions we received in</w:t>
      </w:r>
      <w:r w:rsidR="00F2718D">
        <w:t xml:space="preserve"> </w:t>
      </w:r>
      <w:r w:rsidR="00F2718D">
        <w:fldChar w:fldCharType="begin"/>
      </w:r>
      <w:r w:rsidR="00F2718D">
        <w:instrText xml:space="preserve"> REF _Ref96437553 \h </w:instrText>
      </w:r>
      <w:r w:rsidR="00F2718D">
        <w:fldChar w:fldCharType="separate"/>
      </w:r>
      <w:r w:rsidR="00F2718D">
        <w:t xml:space="preserve">Table </w:t>
      </w:r>
      <w:r w:rsidR="00F2718D">
        <w:rPr>
          <w:noProof/>
        </w:rPr>
        <w:t>2</w:t>
      </w:r>
      <w:r w:rsidR="00F2718D">
        <w:fldChar w:fldCharType="end"/>
      </w:r>
      <w:r>
        <w:t xml:space="preserve">. </w:t>
      </w:r>
      <w:r w:rsidRPr="00D73A14">
        <w:t xml:space="preserve">Participant p3 did not submit data for the WFIP2 case, and </w:t>
      </w:r>
      <w:r>
        <w:t>P</w:t>
      </w:r>
      <w:r w:rsidRPr="00D73A14">
        <w:t xml:space="preserve">articipant p5 submitted forecasts at 60-minute intervals. </w:t>
      </w:r>
      <w:r>
        <w:t>For a consistent</w:t>
      </w:r>
      <w:r w:rsidRPr="00D73A14">
        <w:t xml:space="preserve"> assessment among </w:t>
      </w:r>
      <w:r w:rsidRPr="009B0161">
        <w:t>organizations, we analyze</w:t>
      </w:r>
      <w:r>
        <w:t>d</w:t>
      </w:r>
      <w:r w:rsidRPr="009B0161">
        <w:t xml:space="preserve"> 60-minute averages for all the forecast and observed data in this study.</w:t>
      </w:r>
      <w:r>
        <w:t xml:space="preserve"> </w:t>
      </w:r>
      <w:r w:rsidRPr="009B0161">
        <w:t>Note that the data we gathered in this benchmark exercise are not strictly forward-looking weather forecasts because the participants could use historical reanalysis data to initialize their numerical models.</w:t>
      </w:r>
      <w:r>
        <w:t xml:space="preserve"> The submissions </w:t>
      </w:r>
      <w:del w:id="173" w:author="Carter, Laura" w:date="2022-06-06T13:34:00Z">
        <w:r w:rsidDel="00330B3A">
          <w:delText>of</w:delText>
        </w:r>
      </w:del>
      <w:ins w:id="174" w:author="Carter, Laura" w:date="2022-06-06T13:34:00Z">
        <w:r w:rsidR="00330B3A">
          <w:t>from</w:t>
        </w:r>
      </w:ins>
      <w:r>
        <w:t xml:space="preserve"> Participants p2 t</w:t>
      </w:r>
      <w:ins w:id="175" w:author="Carter, Laura" w:date="2022-06-06T13:32:00Z">
        <w:r w:rsidR="00330B3A">
          <w:t>hrough</w:t>
        </w:r>
      </w:ins>
      <w:del w:id="176" w:author="Carter, Laura" w:date="2022-06-06T13:32:00Z">
        <w:r w:rsidDel="00330B3A">
          <w:delText>o</w:delText>
        </w:r>
      </w:del>
      <w:r>
        <w:t xml:space="preserve"> p5 are referred to as ensembles because they provided more than one modeled forecast, whereas p1 only submitted a single forecast for each case study. The ensemble members use different model settings, such as various wake parameterization schemes, surface layer schemes, planetary boundary layer schemes, and vertical diffusion schemes. For example, </w:t>
      </w:r>
      <w:commentRangeStart w:id="177"/>
      <w:ins w:id="178" w:author="Carter, Laura" w:date="2022-06-06T13:33:00Z">
        <w:r w:rsidR="00330B3A">
          <w:t xml:space="preserve">the </w:t>
        </w:r>
      </w:ins>
      <w:r>
        <w:t xml:space="preserve">submission </w:t>
      </w:r>
      <w:del w:id="179" w:author="Carter, Laura" w:date="2022-06-06T13:33:00Z">
        <w:r w:rsidDel="00330B3A">
          <w:delText>of</w:delText>
        </w:r>
      </w:del>
      <w:ins w:id="180" w:author="Carter, Laura" w:date="2022-06-06T13:33:00Z">
        <w:r w:rsidR="00330B3A">
          <w:t>from</w:t>
        </w:r>
      </w:ins>
      <w:r>
        <w:t xml:space="preserve"> p5 </w:t>
      </w:r>
      <w:commentRangeEnd w:id="177"/>
      <w:r w:rsidR="00330B3A">
        <w:rPr>
          <w:rStyle w:val="CommentReference"/>
        </w:rPr>
        <w:commentReference w:id="177"/>
      </w:r>
      <w:r>
        <w:t xml:space="preserve">is considered a classic ensemble prediction system, </w:t>
      </w:r>
      <w:ins w:id="181" w:author="Carter, Laura" w:date="2022-06-06T13:33:00Z">
        <w:r w:rsidR="00330B3A">
          <w:t xml:space="preserve">in </w:t>
        </w:r>
      </w:ins>
      <w:r>
        <w:t>wh</w:t>
      </w:r>
      <w:ins w:id="182" w:author="Carter, Laura" w:date="2022-06-06T13:33:00Z">
        <w:r w:rsidR="00330B3A">
          <w:t>ich</w:t>
        </w:r>
      </w:ins>
      <w:del w:id="183" w:author="Carter, Laura" w:date="2022-06-06T13:33:00Z">
        <w:r w:rsidDel="00330B3A">
          <w:delText>ere</w:delText>
        </w:r>
      </w:del>
      <w:r>
        <w:t xml:space="preserve"> the members differ in condensation and advection parameterization schemes. Moreover, if a participant submitted forecasts from operation model runs, their type of forecast is a true forecast. Alternatively, p1 used reanalysis data in their simulations</w:t>
      </w:r>
      <w:ins w:id="184" w:author="Carter, Laura" w:date="2022-06-06T13:34:00Z">
        <w:r w:rsidR="00330B3A">
          <w:t>;</w:t>
        </w:r>
      </w:ins>
      <w:del w:id="185" w:author="Carter, Laura" w:date="2022-06-06T13:34:00Z">
        <w:r w:rsidDel="00330B3A">
          <w:delText>,</w:delText>
        </w:r>
      </w:del>
      <w:r>
        <w:t xml:space="preserve"> the type of forecast is a hindcast. The forecast submission </w:t>
      </w:r>
      <w:del w:id="186" w:author="Carter, Laura" w:date="2022-06-06T13:34:00Z">
        <w:r w:rsidDel="00330B3A">
          <w:delText>of</w:delText>
        </w:r>
      </w:del>
      <w:ins w:id="187" w:author="Carter, Laura" w:date="2022-06-06T13:34:00Z">
        <w:r w:rsidR="00330B3A">
          <w:t>from</w:t>
        </w:r>
      </w:ins>
      <w:r>
        <w:t xml:space="preserve"> p2 involved experimental changes made to their operational model, which were then formally adopted after the submission,</w:t>
      </w:r>
      <w:ins w:id="188" w:author="Carter, Laura" w:date="2022-06-06T13:34:00Z">
        <w:r w:rsidR="00330B3A">
          <w:t xml:space="preserve"> and</w:t>
        </w:r>
      </w:ins>
      <w:r>
        <w:t xml:space="preserve"> thus is labeled “pre-operational” in</w:t>
      </w:r>
      <w:r w:rsidR="00F2718D">
        <w:t xml:space="preserve"> </w:t>
      </w:r>
      <w:r w:rsidR="00F2718D">
        <w:fldChar w:fldCharType="begin"/>
      </w:r>
      <w:r w:rsidR="00F2718D">
        <w:instrText xml:space="preserve"> REF _Ref96437553 \h </w:instrText>
      </w:r>
      <w:r w:rsidR="00F2718D">
        <w:fldChar w:fldCharType="separate"/>
      </w:r>
      <w:r w:rsidR="00F2718D">
        <w:t xml:space="preserve">Table </w:t>
      </w:r>
      <w:r w:rsidR="00F2718D">
        <w:rPr>
          <w:noProof/>
        </w:rPr>
        <w:t>2</w:t>
      </w:r>
      <w:r w:rsidR="00F2718D">
        <w:fldChar w:fldCharType="end"/>
      </w:r>
      <w:r>
        <w:t xml:space="preserve">. </w:t>
      </w:r>
      <w:r w:rsidR="007B7144">
        <w:t xml:space="preserve">The </w:t>
      </w:r>
      <w:r w:rsidR="008C14DF">
        <w:t xml:space="preserve">Baltic-2 </w:t>
      </w:r>
      <w:r w:rsidR="00836CDB">
        <w:t xml:space="preserve">power </w:t>
      </w:r>
      <w:r w:rsidR="00465491">
        <w:t xml:space="preserve">forecast </w:t>
      </w:r>
      <w:r w:rsidR="007B7144">
        <w:t xml:space="preserve">submission </w:t>
      </w:r>
      <w:del w:id="189" w:author="Carter, Laura" w:date="2022-06-06T13:35:00Z">
        <w:r w:rsidR="007B7144" w:rsidDel="00330B3A">
          <w:delText>of</w:delText>
        </w:r>
      </w:del>
      <w:ins w:id="190" w:author="Carter, Laura" w:date="2022-06-06T13:35:00Z">
        <w:r w:rsidR="00330B3A">
          <w:t>from</w:t>
        </w:r>
      </w:ins>
      <w:r w:rsidR="007B7144">
        <w:t xml:space="preserve"> p6</w:t>
      </w:r>
      <w:r w:rsidR="00465491">
        <w:t xml:space="preserve"> involves </w:t>
      </w:r>
      <w:r w:rsidR="00836CDB">
        <w:t>four different numerical weather prediction models</w:t>
      </w:r>
      <w:r w:rsidR="00F640F2">
        <w:t xml:space="preserve">, and their differences are listed in </w:t>
      </w:r>
      <w:r w:rsidR="00F640F2">
        <w:fldChar w:fldCharType="begin"/>
      </w:r>
      <w:r w:rsidR="00F640F2">
        <w:instrText xml:space="preserve"> REF _Ref96437553 \h </w:instrText>
      </w:r>
      <w:r w:rsidR="00F640F2">
        <w:fldChar w:fldCharType="separate"/>
      </w:r>
      <w:r w:rsidR="00F640F2">
        <w:t xml:space="preserve">Table </w:t>
      </w:r>
      <w:r w:rsidR="00F640F2">
        <w:rPr>
          <w:noProof/>
        </w:rPr>
        <w:t>2</w:t>
      </w:r>
      <w:r w:rsidR="00F640F2">
        <w:fldChar w:fldCharType="end"/>
      </w:r>
      <w:r w:rsidR="00F640F2">
        <w:t xml:space="preserve">. </w:t>
      </w:r>
    </w:p>
    <w:tbl>
      <w:tblPr>
        <w:tblStyle w:val="TableGridLight"/>
        <w:tblW w:w="9265" w:type="dxa"/>
        <w:tblLayout w:type="fixed"/>
        <w:tblLook w:val="04A0" w:firstRow="1" w:lastRow="0" w:firstColumn="1" w:lastColumn="0" w:noHBand="0" w:noVBand="1"/>
      </w:tblPr>
      <w:tblGrid>
        <w:gridCol w:w="2245"/>
        <w:gridCol w:w="1260"/>
        <w:gridCol w:w="1260"/>
        <w:gridCol w:w="990"/>
        <w:gridCol w:w="1080"/>
        <w:gridCol w:w="1080"/>
        <w:gridCol w:w="1350"/>
      </w:tblGrid>
      <w:tr w:rsidR="00A02A7A" w:rsidRPr="001D678B" w14:paraId="575B5EBB" w14:textId="77777777" w:rsidTr="00330B3A">
        <w:tc>
          <w:tcPr>
            <w:tcW w:w="2245" w:type="dxa"/>
            <w:hideMark/>
          </w:tcPr>
          <w:p w14:paraId="2FE1C89B"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Participant</w:t>
            </w:r>
          </w:p>
        </w:tc>
        <w:tc>
          <w:tcPr>
            <w:tcW w:w="1260" w:type="dxa"/>
            <w:hideMark/>
          </w:tcPr>
          <w:p w14:paraId="03D99D48"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p1</w:t>
            </w:r>
          </w:p>
        </w:tc>
        <w:tc>
          <w:tcPr>
            <w:tcW w:w="1260" w:type="dxa"/>
            <w:hideMark/>
          </w:tcPr>
          <w:p w14:paraId="4E7384C2"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p2</w:t>
            </w:r>
          </w:p>
        </w:tc>
        <w:tc>
          <w:tcPr>
            <w:tcW w:w="990" w:type="dxa"/>
            <w:hideMark/>
          </w:tcPr>
          <w:p w14:paraId="40B8E9C2"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p3</w:t>
            </w:r>
          </w:p>
        </w:tc>
        <w:tc>
          <w:tcPr>
            <w:tcW w:w="1080" w:type="dxa"/>
            <w:hideMark/>
          </w:tcPr>
          <w:p w14:paraId="10EC84CE"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p4</w:t>
            </w:r>
          </w:p>
        </w:tc>
        <w:tc>
          <w:tcPr>
            <w:tcW w:w="1080" w:type="dxa"/>
          </w:tcPr>
          <w:p w14:paraId="19C2E251" w14:textId="6A66ADB0"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p5</w:t>
            </w:r>
          </w:p>
        </w:tc>
        <w:tc>
          <w:tcPr>
            <w:tcW w:w="1350" w:type="dxa"/>
          </w:tcPr>
          <w:p w14:paraId="5E875E80" w14:textId="69C8CD6E" w:rsidR="00A02A7A" w:rsidRPr="001D678B" w:rsidRDefault="007B7144" w:rsidP="00A02A7A">
            <w:pPr>
              <w:pStyle w:val="TableText1"/>
              <w:jc w:val="center"/>
              <w:rPr>
                <w:rFonts w:asciiTheme="majorBidi" w:hAnsiTheme="majorBidi" w:cstheme="majorBidi"/>
              </w:rPr>
            </w:pPr>
            <w:r>
              <w:rPr>
                <w:rFonts w:asciiTheme="majorBidi" w:hAnsiTheme="majorBidi" w:cstheme="majorBidi"/>
              </w:rPr>
              <w:t>p</w:t>
            </w:r>
            <w:r w:rsidR="00A02A7A">
              <w:rPr>
                <w:rFonts w:asciiTheme="majorBidi" w:hAnsiTheme="majorBidi" w:cstheme="majorBidi"/>
              </w:rPr>
              <w:t>6</w:t>
            </w:r>
          </w:p>
        </w:tc>
      </w:tr>
      <w:tr w:rsidR="00A02A7A" w:rsidRPr="001D678B" w14:paraId="47C1FDD5" w14:textId="77777777" w:rsidTr="00330B3A">
        <w:tc>
          <w:tcPr>
            <w:tcW w:w="2245" w:type="dxa"/>
            <w:hideMark/>
          </w:tcPr>
          <w:p w14:paraId="674E0851"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Number of ensemble members</w:t>
            </w:r>
          </w:p>
        </w:tc>
        <w:tc>
          <w:tcPr>
            <w:tcW w:w="1260" w:type="dxa"/>
            <w:hideMark/>
          </w:tcPr>
          <w:p w14:paraId="37A20A35"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N/A (single submission)</w:t>
            </w:r>
          </w:p>
        </w:tc>
        <w:tc>
          <w:tcPr>
            <w:tcW w:w="1260" w:type="dxa"/>
            <w:hideMark/>
          </w:tcPr>
          <w:p w14:paraId="5E6E539E"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2</w:t>
            </w:r>
          </w:p>
        </w:tc>
        <w:tc>
          <w:tcPr>
            <w:tcW w:w="990" w:type="dxa"/>
            <w:hideMark/>
          </w:tcPr>
          <w:p w14:paraId="498AAF5C"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2</w:t>
            </w:r>
          </w:p>
        </w:tc>
        <w:tc>
          <w:tcPr>
            <w:tcW w:w="1080" w:type="dxa"/>
            <w:hideMark/>
          </w:tcPr>
          <w:p w14:paraId="687649E4"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8</w:t>
            </w:r>
          </w:p>
        </w:tc>
        <w:tc>
          <w:tcPr>
            <w:tcW w:w="1080" w:type="dxa"/>
          </w:tcPr>
          <w:p w14:paraId="7DF9D8C1" w14:textId="00223420"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75</w:t>
            </w:r>
          </w:p>
        </w:tc>
        <w:tc>
          <w:tcPr>
            <w:tcW w:w="1350" w:type="dxa"/>
          </w:tcPr>
          <w:p w14:paraId="2AB351A0" w14:textId="1D827096"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N/A (single submission)</w:t>
            </w:r>
          </w:p>
        </w:tc>
      </w:tr>
      <w:tr w:rsidR="00A02A7A" w:rsidRPr="001D678B" w14:paraId="0F100787" w14:textId="77777777" w:rsidTr="00330B3A">
        <w:tc>
          <w:tcPr>
            <w:tcW w:w="2245" w:type="dxa"/>
            <w:hideMark/>
          </w:tcPr>
          <w:p w14:paraId="7833B808"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Forecast output temporal resolution (minutes)</w:t>
            </w:r>
          </w:p>
        </w:tc>
        <w:tc>
          <w:tcPr>
            <w:tcW w:w="1260" w:type="dxa"/>
            <w:hideMark/>
          </w:tcPr>
          <w:p w14:paraId="7327FB12" w14:textId="0BC6B6A9"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5</w:t>
            </w:r>
          </w:p>
        </w:tc>
        <w:tc>
          <w:tcPr>
            <w:tcW w:w="1260" w:type="dxa"/>
            <w:hideMark/>
          </w:tcPr>
          <w:p w14:paraId="5FD7DE98"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30</w:t>
            </w:r>
          </w:p>
        </w:tc>
        <w:tc>
          <w:tcPr>
            <w:tcW w:w="990" w:type="dxa"/>
            <w:hideMark/>
          </w:tcPr>
          <w:p w14:paraId="77834D33" w14:textId="615A372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30</w:t>
            </w:r>
          </w:p>
        </w:tc>
        <w:tc>
          <w:tcPr>
            <w:tcW w:w="1080" w:type="dxa"/>
            <w:hideMark/>
          </w:tcPr>
          <w:p w14:paraId="03359185" w14:textId="5D02B120"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30</w:t>
            </w:r>
          </w:p>
        </w:tc>
        <w:tc>
          <w:tcPr>
            <w:tcW w:w="1080" w:type="dxa"/>
          </w:tcPr>
          <w:p w14:paraId="18E9D9D9" w14:textId="3B36546A"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60</w:t>
            </w:r>
          </w:p>
        </w:tc>
        <w:tc>
          <w:tcPr>
            <w:tcW w:w="1350" w:type="dxa"/>
          </w:tcPr>
          <w:p w14:paraId="53A87E02" w14:textId="7DC11BA1" w:rsidR="00A02A7A" w:rsidRPr="001D678B" w:rsidRDefault="00C0449E" w:rsidP="00A02A7A">
            <w:pPr>
              <w:pStyle w:val="TableText1"/>
              <w:jc w:val="center"/>
              <w:rPr>
                <w:rFonts w:asciiTheme="majorBidi" w:hAnsiTheme="majorBidi" w:cstheme="majorBidi"/>
              </w:rPr>
            </w:pPr>
            <w:r>
              <w:rPr>
                <w:rFonts w:asciiTheme="majorBidi" w:hAnsiTheme="majorBidi" w:cstheme="majorBidi"/>
              </w:rPr>
              <w:t>30</w:t>
            </w:r>
          </w:p>
        </w:tc>
      </w:tr>
      <w:tr w:rsidR="00A02A7A" w:rsidRPr="001D678B" w14:paraId="3CE273E9" w14:textId="77777777" w:rsidTr="00330B3A">
        <w:tc>
          <w:tcPr>
            <w:tcW w:w="2245" w:type="dxa"/>
          </w:tcPr>
          <w:p w14:paraId="74FD6E34"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Number of domains</w:t>
            </w:r>
          </w:p>
        </w:tc>
        <w:tc>
          <w:tcPr>
            <w:tcW w:w="1260" w:type="dxa"/>
          </w:tcPr>
          <w:p w14:paraId="3979A884"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w:t>
            </w:r>
          </w:p>
        </w:tc>
        <w:tc>
          <w:tcPr>
            <w:tcW w:w="1260" w:type="dxa"/>
          </w:tcPr>
          <w:p w14:paraId="0B42B1E3"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WFIP2: 4</w:t>
            </w:r>
          </w:p>
          <w:p w14:paraId="18AF1474"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Baltic-2/FINO2: 2</w:t>
            </w:r>
          </w:p>
        </w:tc>
        <w:tc>
          <w:tcPr>
            <w:tcW w:w="990" w:type="dxa"/>
          </w:tcPr>
          <w:p w14:paraId="0FB06875"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w:t>
            </w:r>
          </w:p>
        </w:tc>
        <w:tc>
          <w:tcPr>
            <w:tcW w:w="1080" w:type="dxa"/>
          </w:tcPr>
          <w:p w14:paraId="7DA3FA76"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2</w:t>
            </w:r>
          </w:p>
        </w:tc>
        <w:tc>
          <w:tcPr>
            <w:tcW w:w="1080" w:type="dxa"/>
          </w:tcPr>
          <w:p w14:paraId="10FD00BA" w14:textId="2E514778"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w:t>
            </w:r>
          </w:p>
        </w:tc>
        <w:tc>
          <w:tcPr>
            <w:tcW w:w="1350" w:type="dxa"/>
          </w:tcPr>
          <w:p w14:paraId="3083EAF8" w14:textId="31635808" w:rsidR="00A02A7A" w:rsidRPr="008429E8" w:rsidRDefault="00394A74" w:rsidP="00A02A7A">
            <w:pPr>
              <w:pStyle w:val="TableText1"/>
              <w:jc w:val="center"/>
              <w:rPr>
                <w:rFonts w:asciiTheme="majorBidi" w:hAnsiTheme="majorBidi" w:cstheme="majorBidi"/>
              </w:rPr>
            </w:pPr>
            <w:r>
              <w:rPr>
                <w:rFonts w:asciiTheme="majorBidi" w:hAnsiTheme="majorBidi" w:cstheme="majorBidi"/>
              </w:rPr>
              <w:t>1</w:t>
            </w:r>
            <w:r w:rsidR="00332648">
              <w:rPr>
                <w:rFonts w:asciiTheme="majorBidi" w:hAnsiTheme="majorBidi" w:cstheme="majorBidi"/>
              </w:rPr>
              <w:t xml:space="preserve"> for all models</w:t>
            </w:r>
            <w:r w:rsidR="005126E2">
              <w:rPr>
                <w:rFonts w:asciiTheme="majorBidi" w:hAnsiTheme="majorBidi" w:cstheme="majorBidi"/>
              </w:rPr>
              <w:t xml:space="preserve"> used</w:t>
            </w:r>
          </w:p>
        </w:tc>
      </w:tr>
      <w:tr w:rsidR="00A02A7A" w:rsidRPr="001D678B" w14:paraId="70245740" w14:textId="77777777" w:rsidTr="00330B3A">
        <w:tc>
          <w:tcPr>
            <w:tcW w:w="2245" w:type="dxa"/>
          </w:tcPr>
          <w:p w14:paraId="56857D9F"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Grid resolution</w:t>
            </w:r>
          </w:p>
        </w:tc>
        <w:tc>
          <w:tcPr>
            <w:tcW w:w="1260" w:type="dxa"/>
          </w:tcPr>
          <w:p w14:paraId="5A311DA5" w14:textId="77777777" w:rsidR="00A02A7A" w:rsidRPr="001D678B" w:rsidRDefault="00A02A7A" w:rsidP="00A02A7A">
            <w:pPr>
              <w:pStyle w:val="TableText1"/>
              <w:jc w:val="center"/>
              <w:rPr>
                <w:rFonts w:asciiTheme="majorBidi" w:hAnsiTheme="majorBidi" w:cstheme="majorBidi"/>
                <w:highlight w:val="yellow"/>
              </w:rPr>
            </w:pPr>
            <w:r w:rsidRPr="001D678B">
              <w:rPr>
                <w:rFonts w:asciiTheme="majorBidi" w:hAnsiTheme="majorBidi" w:cstheme="majorBidi"/>
              </w:rPr>
              <w:t>25, 5, and 1 km</w:t>
            </w:r>
          </w:p>
        </w:tc>
        <w:tc>
          <w:tcPr>
            <w:tcW w:w="1260" w:type="dxa"/>
          </w:tcPr>
          <w:p w14:paraId="294B1776"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WFIP2: 13, 6.5, 3.2, and 1.6 km</w:t>
            </w:r>
          </w:p>
          <w:p w14:paraId="40CFDF83" w14:textId="77777777" w:rsidR="00A02A7A" w:rsidRPr="001D678B" w:rsidRDefault="00A02A7A" w:rsidP="00A02A7A">
            <w:pPr>
              <w:pStyle w:val="TableText1"/>
              <w:jc w:val="center"/>
              <w:rPr>
                <w:rFonts w:asciiTheme="majorBidi" w:hAnsiTheme="majorBidi" w:cstheme="majorBidi"/>
                <w:highlight w:val="yellow"/>
              </w:rPr>
            </w:pPr>
            <w:r w:rsidRPr="001D678B">
              <w:rPr>
                <w:rFonts w:asciiTheme="majorBidi" w:hAnsiTheme="majorBidi" w:cstheme="majorBidi"/>
              </w:rPr>
              <w:t>Baltic-2/FINO2: 13 and 6.5 km</w:t>
            </w:r>
          </w:p>
        </w:tc>
        <w:tc>
          <w:tcPr>
            <w:tcW w:w="990" w:type="dxa"/>
          </w:tcPr>
          <w:p w14:paraId="01BE6FAC"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18, 6, and 2 km</w:t>
            </w:r>
          </w:p>
        </w:tc>
        <w:tc>
          <w:tcPr>
            <w:tcW w:w="1080" w:type="dxa"/>
          </w:tcPr>
          <w:p w14:paraId="01CECD1D"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9 and 3 km</w:t>
            </w:r>
          </w:p>
        </w:tc>
        <w:tc>
          <w:tcPr>
            <w:tcW w:w="1080" w:type="dxa"/>
          </w:tcPr>
          <w:p w14:paraId="7F2F8A1A"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WFIP2: 0.15°</w:t>
            </w:r>
          </w:p>
          <w:p w14:paraId="558B7FBD" w14:textId="5DD1FA89"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Baltic-2/FINO2: 0.225°</w:t>
            </w:r>
          </w:p>
        </w:tc>
        <w:tc>
          <w:tcPr>
            <w:tcW w:w="1350" w:type="dxa"/>
          </w:tcPr>
          <w:p w14:paraId="751A95BF" w14:textId="77777777" w:rsidR="00A02A7A" w:rsidRDefault="00AB12C0" w:rsidP="00A02A7A">
            <w:pPr>
              <w:pStyle w:val="TableText1"/>
              <w:jc w:val="center"/>
              <w:rPr>
                <w:rFonts w:asciiTheme="majorBidi" w:hAnsiTheme="majorBidi" w:cstheme="majorBidi"/>
              </w:rPr>
            </w:pPr>
            <w:r w:rsidRPr="008429E8">
              <w:rPr>
                <w:rFonts w:asciiTheme="majorBidi" w:hAnsiTheme="majorBidi" w:cstheme="majorBidi"/>
              </w:rPr>
              <w:t xml:space="preserve">WFIP2: </w:t>
            </w:r>
            <w:r w:rsidR="00A630CD" w:rsidRPr="008429E8">
              <w:rPr>
                <w:rFonts w:asciiTheme="majorBidi" w:hAnsiTheme="majorBidi" w:cstheme="majorBidi"/>
              </w:rPr>
              <w:t>0.25°</w:t>
            </w:r>
          </w:p>
          <w:p w14:paraId="32FEDDE1" w14:textId="1DE8F732" w:rsidR="00CC5340" w:rsidRDefault="00CC5340" w:rsidP="00A02A7A">
            <w:pPr>
              <w:pStyle w:val="TableText1"/>
              <w:jc w:val="center"/>
              <w:rPr>
                <w:rFonts w:asciiTheme="majorBidi" w:hAnsiTheme="majorBidi" w:cstheme="majorBidi"/>
              </w:rPr>
            </w:pPr>
            <w:r>
              <w:rPr>
                <w:rFonts w:asciiTheme="majorBidi" w:hAnsiTheme="majorBidi" w:cstheme="majorBidi"/>
              </w:rPr>
              <w:t>FINO</w:t>
            </w:r>
            <w:r w:rsidR="00394A74">
              <w:rPr>
                <w:rFonts w:asciiTheme="majorBidi" w:hAnsiTheme="majorBidi" w:cstheme="majorBidi"/>
              </w:rPr>
              <w:t>2</w:t>
            </w:r>
            <w:r>
              <w:rPr>
                <w:rFonts w:asciiTheme="majorBidi" w:hAnsiTheme="majorBidi" w:cstheme="majorBidi"/>
              </w:rPr>
              <w:t xml:space="preserve">: </w:t>
            </w:r>
            <w:r w:rsidR="008E56EB">
              <w:rPr>
                <w:rFonts w:asciiTheme="majorBidi" w:hAnsiTheme="majorBidi" w:cstheme="majorBidi"/>
              </w:rPr>
              <w:t>0.15</w:t>
            </w:r>
            <w:r w:rsidR="008E56EB" w:rsidRPr="008429E8">
              <w:rPr>
                <w:rFonts w:asciiTheme="majorBidi" w:hAnsiTheme="majorBidi" w:cstheme="majorBidi"/>
              </w:rPr>
              <w:t>°</w:t>
            </w:r>
          </w:p>
          <w:p w14:paraId="124FE66B" w14:textId="1FF28E79" w:rsidR="00394A74" w:rsidRPr="008429E8" w:rsidRDefault="00394A74" w:rsidP="00EC4963">
            <w:pPr>
              <w:pStyle w:val="TableText1"/>
              <w:jc w:val="center"/>
              <w:rPr>
                <w:rFonts w:asciiTheme="majorBidi" w:hAnsiTheme="majorBidi" w:cstheme="majorBidi"/>
              </w:rPr>
            </w:pPr>
            <w:r>
              <w:rPr>
                <w:rFonts w:asciiTheme="majorBidi" w:hAnsiTheme="majorBidi" w:cstheme="majorBidi"/>
              </w:rPr>
              <w:t>Baltic-2</w:t>
            </w:r>
            <w:r w:rsidR="008E56EB">
              <w:rPr>
                <w:rFonts w:asciiTheme="majorBidi" w:hAnsiTheme="majorBidi" w:cstheme="majorBidi"/>
              </w:rPr>
              <w:t xml:space="preserve">: </w:t>
            </w:r>
            <w:r w:rsidR="008F3733">
              <w:rPr>
                <w:rFonts w:asciiTheme="majorBidi" w:hAnsiTheme="majorBidi" w:cstheme="majorBidi"/>
              </w:rPr>
              <w:t>0.15</w:t>
            </w:r>
            <w:r w:rsidR="008F3733" w:rsidRPr="008429E8">
              <w:rPr>
                <w:rFonts w:asciiTheme="majorBidi" w:hAnsiTheme="majorBidi" w:cstheme="majorBidi"/>
              </w:rPr>
              <w:t>°</w:t>
            </w:r>
            <w:r w:rsidR="008F3733">
              <w:rPr>
                <w:rFonts w:asciiTheme="majorBidi" w:hAnsiTheme="majorBidi" w:cstheme="majorBidi"/>
              </w:rPr>
              <w:t>, 0.15</w:t>
            </w:r>
            <w:r w:rsidR="008F3733" w:rsidRPr="008429E8">
              <w:rPr>
                <w:rFonts w:asciiTheme="majorBidi" w:hAnsiTheme="majorBidi" w:cstheme="majorBidi"/>
              </w:rPr>
              <w:t>°</w:t>
            </w:r>
            <w:r w:rsidR="008F3733">
              <w:rPr>
                <w:rFonts w:asciiTheme="majorBidi" w:hAnsiTheme="majorBidi" w:cstheme="majorBidi"/>
              </w:rPr>
              <w:t>, 0.156</w:t>
            </w:r>
            <w:r w:rsidR="008F3733" w:rsidRPr="008429E8">
              <w:rPr>
                <w:rFonts w:asciiTheme="majorBidi" w:hAnsiTheme="majorBidi" w:cstheme="majorBidi"/>
              </w:rPr>
              <w:t>°</w:t>
            </w:r>
            <w:r w:rsidR="008F3733">
              <w:rPr>
                <w:rFonts w:asciiTheme="majorBidi" w:hAnsiTheme="majorBidi" w:cstheme="majorBidi"/>
              </w:rPr>
              <w:t xml:space="preserve"> by 0.234</w:t>
            </w:r>
            <w:r w:rsidR="008F3733" w:rsidRPr="008429E8">
              <w:rPr>
                <w:rFonts w:asciiTheme="majorBidi" w:hAnsiTheme="majorBidi" w:cstheme="majorBidi"/>
              </w:rPr>
              <w:t>°</w:t>
            </w:r>
            <w:r w:rsidR="008F3733">
              <w:rPr>
                <w:rFonts w:asciiTheme="majorBidi" w:hAnsiTheme="majorBidi" w:cstheme="majorBidi"/>
              </w:rPr>
              <w:t xml:space="preserve">, and </w:t>
            </w:r>
            <w:r w:rsidR="00EC4963">
              <w:rPr>
                <w:rFonts w:asciiTheme="majorBidi" w:hAnsiTheme="majorBidi" w:cstheme="majorBidi"/>
              </w:rPr>
              <w:t>0.25</w:t>
            </w:r>
            <w:r w:rsidR="00EC4963" w:rsidRPr="008429E8">
              <w:rPr>
                <w:rFonts w:asciiTheme="majorBidi" w:hAnsiTheme="majorBidi" w:cstheme="majorBidi"/>
              </w:rPr>
              <w:t>°</w:t>
            </w:r>
          </w:p>
        </w:tc>
      </w:tr>
      <w:tr w:rsidR="00A02A7A" w:rsidRPr="001D678B" w14:paraId="0767BEBF" w14:textId="77777777" w:rsidTr="00330B3A">
        <w:tc>
          <w:tcPr>
            <w:tcW w:w="2245" w:type="dxa"/>
          </w:tcPr>
          <w:p w14:paraId="3D3417DA"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Number of vertical levels</w:t>
            </w:r>
          </w:p>
        </w:tc>
        <w:tc>
          <w:tcPr>
            <w:tcW w:w="1260" w:type="dxa"/>
          </w:tcPr>
          <w:p w14:paraId="1283EBBA"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109</w:t>
            </w:r>
          </w:p>
        </w:tc>
        <w:tc>
          <w:tcPr>
            <w:tcW w:w="1260" w:type="dxa"/>
          </w:tcPr>
          <w:p w14:paraId="69F6F6C4"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60</w:t>
            </w:r>
          </w:p>
        </w:tc>
        <w:tc>
          <w:tcPr>
            <w:tcW w:w="990" w:type="dxa"/>
          </w:tcPr>
          <w:p w14:paraId="42659FE2"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80</w:t>
            </w:r>
          </w:p>
        </w:tc>
        <w:tc>
          <w:tcPr>
            <w:tcW w:w="1080" w:type="dxa"/>
          </w:tcPr>
          <w:p w14:paraId="4FB38368"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35</w:t>
            </w:r>
          </w:p>
        </w:tc>
        <w:tc>
          <w:tcPr>
            <w:tcW w:w="1080" w:type="dxa"/>
          </w:tcPr>
          <w:p w14:paraId="167F81E1" w14:textId="5B85339B"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32</w:t>
            </w:r>
          </w:p>
        </w:tc>
        <w:tc>
          <w:tcPr>
            <w:tcW w:w="1350" w:type="dxa"/>
          </w:tcPr>
          <w:p w14:paraId="297E69FF" w14:textId="6D600BC9" w:rsidR="00A02A7A" w:rsidRDefault="00465491" w:rsidP="00A02A7A">
            <w:pPr>
              <w:pStyle w:val="TableText1"/>
              <w:jc w:val="center"/>
              <w:rPr>
                <w:rFonts w:asciiTheme="majorBidi" w:hAnsiTheme="majorBidi" w:cstheme="majorBidi"/>
              </w:rPr>
            </w:pPr>
            <w:r>
              <w:rPr>
                <w:rFonts w:asciiTheme="majorBidi" w:hAnsiTheme="majorBidi" w:cstheme="majorBidi"/>
              </w:rPr>
              <w:t xml:space="preserve">WFIP2: </w:t>
            </w:r>
            <w:r w:rsidR="00A630CD" w:rsidRPr="008429E8">
              <w:rPr>
                <w:rFonts w:asciiTheme="majorBidi" w:hAnsiTheme="majorBidi" w:cstheme="majorBidi"/>
              </w:rPr>
              <w:t>137</w:t>
            </w:r>
          </w:p>
          <w:p w14:paraId="18B108F2" w14:textId="47A436DC" w:rsidR="00B034D6" w:rsidRDefault="00B034D6" w:rsidP="00A02A7A">
            <w:pPr>
              <w:pStyle w:val="TableText1"/>
              <w:jc w:val="center"/>
              <w:rPr>
                <w:rFonts w:asciiTheme="majorBidi" w:hAnsiTheme="majorBidi" w:cstheme="majorBidi"/>
              </w:rPr>
            </w:pPr>
            <w:r>
              <w:rPr>
                <w:rFonts w:asciiTheme="majorBidi" w:hAnsiTheme="majorBidi" w:cstheme="majorBidi"/>
              </w:rPr>
              <w:t xml:space="preserve">FINO2: </w:t>
            </w:r>
            <w:r w:rsidR="008E56EB">
              <w:rPr>
                <w:rFonts w:asciiTheme="majorBidi" w:hAnsiTheme="majorBidi" w:cstheme="majorBidi"/>
              </w:rPr>
              <w:t>38</w:t>
            </w:r>
          </w:p>
          <w:p w14:paraId="27978921" w14:textId="016FD877" w:rsidR="001B41F2" w:rsidRPr="008429E8" w:rsidRDefault="001B41F2" w:rsidP="00A02A7A">
            <w:pPr>
              <w:pStyle w:val="TableText1"/>
              <w:jc w:val="center"/>
              <w:rPr>
                <w:rFonts w:asciiTheme="majorBidi" w:hAnsiTheme="majorBidi" w:cstheme="majorBidi"/>
              </w:rPr>
            </w:pPr>
            <w:r>
              <w:rPr>
                <w:rFonts w:asciiTheme="majorBidi" w:hAnsiTheme="majorBidi" w:cstheme="majorBidi"/>
              </w:rPr>
              <w:lastRenderedPageBreak/>
              <w:t>Baltic-2: 38</w:t>
            </w:r>
            <w:r w:rsidR="00B034D6">
              <w:rPr>
                <w:rFonts w:asciiTheme="majorBidi" w:hAnsiTheme="majorBidi" w:cstheme="majorBidi"/>
              </w:rPr>
              <w:t>, 38, 70, and 137</w:t>
            </w:r>
          </w:p>
        </w:tc>
      </w:tr>
      <w:tr w:rsidR="00A02A7A" w:rsidRPr="001D678B" w14:paraId="23E0B613" w14:textId="77777777" w:rsidTr="00330B3A">
        <w:tc>
          <w:tcPr>
            <w:tcW w:w="2245" w:type="dxa"/>
          </w:tcPr>
          <w:p w14:paraId="320D5139"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lastRenderedPageBreak/>
              <w:t>Type of forecast</w:t>
            </w:r>
          </w:p>
        </w:tc>
        <w:tc>
          <w:tcPr>
            <w:tcW w:w="1260" w:type="dxa"/>
          </w:tcPr>
          <w:p w14:paraId="43F1B526" w14:textId="77777777" w:rsidR="00A02A7A" w:rsidRPr="001D678B" w:rsidRDefault="00A02A7A" w:rsidP="00A02A7A">
            <w:pPr>
              <w:pStyle w:val="TableText1"/>
              <w:jc w:val="center"/>
              <w:rPr>
                <w:rFonts w:asciiTheme="majorBidi" w:hAnsiTheme="majorBidi" w:cstheme="majorBidi"/>
                <w:highlight w:val="yellow"/>
              </w:rPr>
            </w:pPr>
            <w:r w:rsidRPr="001D678B">
              <w:rPr>
                <w:rFonts w:asciiTheme="majorBidi" w:hAnsiTheme="majorBidi" w:cstheme="majorBidi"/>
              </w:rPr>
              <w:t>Hindcast</w:t>
            </w:r>
          </w:p>
        </w:tc>
        <w:tc>
          <w:tcPr>
            <w:tcW w:w="1260" w:type="dxa"/>
          </w:tcPr>
          <w:p w14:paraId="2ABF4A8C" w14:textId="77777777" w:rsidR="00A02A7A" w:rsidRPr="001D678B" w:rsidRDefault="00A02A7A" w:rsidP="00A02A7A">
            <w:pPr>
              <w:pStyle w:val="TableText1"/>
              <w:jc w:val="center"/>
              <w:rPr>
                <w:rFonts w:asciiTheme="majorBidi" w:hAnsiTheme="majorBidi" w:cstheme="majorBidi"/>
                <w:highlight w:val="yellow"/>
              </w:rPr>
            </w:pPr>
            <w:r w:rsidRPr="001D678B">
              <w:rPr>
                <w:rFonts w:asciiTheme="majorBidi" w:hAnsiTheme="majorBidi" w:cstheme="majorBidi"/>
              </w:rPr>
              <w:t>Pre-operational</w:t>
            </w:r>
          </w:p>
        </w:tc>
        <w:tc>
          <w:tcPr>
            <w:tcW w:w="990" w:type="dxa"/>
          </w:tcPr>
          <w:p w14:paraId="079BAB3D"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Forecast</w:t>
            </w:r>
          </w:p>
        </w:tc>
        <w:tc>
          <w:tcPr>
            <w:tcW w:w="1080" w:type="dxa"/>
          </w:tcPr>
          <w:p w14:paraId="7A04F67C" w14:textId="77777777"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Forecast</w:t>
            </w:r>
          </w:p>
        </w:tc>
        <w:tc>
          <w:tcPr>
            <w:tcW w:w="1080" w:type="dxa"/>
          </w:tcPr>
          <w:p w14:paraId="285BB932" w14:textId="2019B959" w:rsidR="00A02A7A" w:rsidRPr="001D678B" w:rsidRDefault="00A02A7A" w:rsidP="00A02A7A">
            <w:pPr>
              <w:pStyle w:val="TableText1"/>
              <w:jc w:val="center"/>
              <w:rPr>
                <w:rFonts w:asciiTheme="majorBidi" w:hAnsiTheme="majorBidi" w:cstheme="majorBidi"/>
              </w:rPr>
            </w:pPr>
            <w:r w:rsidRPr="001D678B">
              <w:rPr>
                <w:rFonts w:asciiTheme="majorBidi" w:hAnsiTheme="majorBidi" w:cstheme="majorBidi"/>
              </w:rPr>
              <w:t>Forecast</w:t>
            </w:r>
          </w:p>
        </w:tc>
        <w:tc>
          <w:tcPr>
            <w:tcW w:w="1350" w:type="dxa"/>
          </w:tcPr>
          <w:p w14:paraId="131DF80A" w14:textId="5BFA7A07" w:rsidR="00A02A7A" w:rsidRPr="008429E8" w:rsidRDefault="008429E8" w:rsidP="00A02A7A">
            <w:pPr>
              <w:pStyle w:val="TableText1"/>
              <w:jc w:val="center"/>
              <w:rPr>
                <w:rFonts w:asciiTheme="majorBidi" w:hAnsiTheme="majorBidi" w:cstheme="majorBidi"/>
              </w:rPr>
            </w:pPr>
            <w:r>
              <w:rPr>
                <w:rFonts w:asciiTheme="majorBidi" w:hAnsiTheme="majorBidi" w:cstheme="majorBidi"/>
              </w:rPr>
              <w:t>Forecast</w:t>
            </w:r>
          </w:p>
        </w:tc>
      </w:tr>
    </w:tbl>
    <w:p w14:paraId="17CF2A25" w14:textId="0B95203E" w:rsidR="001D678B" w:rsidRPr="008506FC" w:rsidRDefault="001D678B" w:rsidP="001D678B">
      <w:pPr>
        <w:pStyle w:val="CaptionFigureandTable"/>
      </w:pPr>
      <w:bookmarkStart w:id="191" w:name="_Ref96437553"/>
      <w:r>
        <w:t xml:space="preserve">Table </w:t>
      </w:r>
      <w:fldSimple w:instr=" SEQ Table \* ARABIC ">
        <w:r>
          <w:rPr>
            <w:noProof/>
          </w:rPr>
          <w:t>2</w:t>
        </w:r>
      </w:fldSimple>
      <w:bookmarkEnd w:id="191"/>
      <w:r>
        <w:t xml:space="preserve">. </w:t>
      </w:r>
      <w:r w:rsidR="00E3395F">
        <w:t>Summary of collected forecast submissions.</w:t>
      </w:r>
    </w:p>
    <w:p w14:paraId="41AC8F12" w14:textId="11DC153F" w:rsidR="00865215" w:rsidRDefault="00865215" w:rsidP="00865215">
      <w:pPr>
        <w:pStyle w:val="SectionHeading"/>
      </w:pPr>
      <w:bookmarkStart w:id="192" w:name="_Ref103949787"/>
      <w:r>
        <w:t>Analysis of benchmark submissions</w:t>
      </w:r>
      <w:bookmarkEnd w:id="192"/>
    </w:p>
    <w:p w14:paraId="28244DDC" w14:textId="1851A4A5" w:rsidR="00865215" w:rsidRDefault="00865215" w:rsidP="0058016D">
      <w:pPr>
        <w:pStyle w:val="Sub-sub-sectionheader"/>
        <w:numPr>
          <w:ilvl w:val="1"/>
          <w:numId w:val="12"/>
        </w:numPr>
      </w:pPr>
      <w:bookmarkStart w:id="193" w:name="_Ref96438965"/>
      <w:r>
        <w:t>Time series forecasts</w:t>
      </w:r>
      <w:bookmarkEnd w:id="193"/>
    </w:p>
    <w:p w14:paraId="4D5D8DFB" w14:textId="1EAC2A74" w:rsidR="0019741E" w:rsidRPr="00102D74" w:rsidRDefault="009312A3" w:rsidP="00102D74">
      <w:r>
        <w:t>In this section, we exhibit the differences among the submitted forecast data</w:t>
      </w:r>
      <w:ins w:id="194" w:author="Carter, Laura" w:date="2022-06-06T13:35:00Z">
        <w:r w:rsidR="00093408">
          <w:t xml:space="preserve"> </w:t>
        </w:r>
      </w:ins>
      <w:r>
        <w:t>sets after we process</w:t>
      </w:r>
      <w:ins w:id="195" w:author="Carter, Laura" w:date="2022-06-06T13:35:00Z">
        <w:r w:rsidR="00093408">
          <w:t>ed</w:t>
        </w:r>
      </w:ins>
      <w:r>
        <w:t xml:space="preserve"> them with the systematic evaluation framework via WE-Validate. The forecasts were analyzed and compared to observations for both benchmark case studies (</w:t>
      </w:r>
      <w:r w:rsidR="003A1E5E">
        <w:fldChar w:fldCharType="begin"/>
      </w:r>
      <w:r w:rsidR="003A1E5E">
        <w:instrText xml:space="preserve"> REF _Ref96437819 \h </w:instrText>
      </w:r>
      <w:r w:rsidR="003A1E5E">
        <w:fldChar w:fldCharType="separate"/>
      </w:r>
      <w:r w:rsidR="003A1E5E" w:rsidRPr="002B70B9">
        <w:t>Fig</w:t>
      </w:r>
      <w:ins w:id="196" w:author="Carter, Laura" w:date="2022-06-06T13:42:00Z">
        <w:r w:rsidR="00BC7679">
          <w:t>.</w:t>
        </w:r>
      </w:ins>
      <w:del w:id="197" w:author="Carter, Laura" w:date="2022-06-06T13:42:00Z">
        <w:r w:rsidR="003A1E5E" w:rsidRPr="002B70B9" w:rsidDel="00BC7679">
          <w:delText>ure</w:delText>
        </w:r>
      </w:del>
      <w:r w:rsidR="003A1E5E" w:rsidRPr="002B70B9">
        <w:t xml:space="preserve"> </w:t>
      </w:r>
      <w:r w:rsidR="003A1E5E" w:rsidRPr="002B70B9">
        <w:rPr>
          <w:noProof/>
        </w:rPr>
        <w:t>3</w:t>
      </w:r>
      <w:r w:rsidR="003A1E5E">
        <w:fldChar w:fldCharType="end"/>
      </w:r>
      <w:r>
        <w:t>). Except for p1</w:t>
      </w:r>
      <w:r w:rsidR="005F5B2D">
        <w:t xml:space="preserve"> and p6</w:t>
      </w:r>
      <w:r>
        <w:t xml:space="preserve">, we calculated the ensemble means for </w:t>
      </w:r>
      <w:commentRangeStart w:id="198"/>
      <w:del w:id="199" w:author="Carter, Laura" w:date="2022-06-06T13:36:00Z">
        <w:r w:rsidDel="00093408">
          <w:delText xml:space="preserve">other </w:delText>
        </w:r>
      </w:del>
      <w:commentRangeEnd w:id="198"/>
      <w:r w:rsidR="00093408">
        <w:rPr>
          <w:rStyle w:val="CommentReference"/>
        </w:rPr>
        <w:commentReference w:id="198"/>
      </w:r>
      <w:r>
        <w:t>participants. We then treated the ensemble means of the participants, including the single-member forecasts from p1</w:t>
      </w:r>
      <w:r w:rsidR="00FA33A5">
        <w:t xml:space="preserve"> and p6</w:t>
      </w:r>
      <w:r>
        <w:t xml:space="preserve">, as members of one multiorganization ensemble, which allowed us to calculate a </w:t>
      </w:r>
      <w:r w:rsidR="00BA48CE">
        <w:t>six</w:t>
      </w:r>
      <w:r>
        <w:t>-organization ensemble mean. Thus, for each case study, we compared the skills of individual ensemble members, intra</w:t>
      </w:r>
      <w:ins w:id="200" w:author="Carter, Laura" w:date="2022-06-06T13:37:00Z">
        <w:r w:rsidR="00093408">
          <w:t>-</w:t>
        </w:r>
      </w:ins>
      <w:r>
        <w:t xml:space="preserve">organization ensemble means, and the </w:t>
      </w:r>
      <w:r w:rsidR="00BA48CE">
        <w:t>six</w:t>
      </w:r>
      <w:r>
        <w:t xml:space="preserve">-organization ensemble mean. </w:t>
      </w:r>
    </w:p>
    <w:p w14:paraId="4BF0836B" w14:textId="2B6BFC0D" w:rsidR="00A74A52" w:rsidRPr="00A74A52" w:rsidRDefault="009D468C" w:rsidP="00102D74">
      <w:pPr>
        <w:spacing w:after="0" w:line="240" w:lineRule="auto"/>
        <w:jc w:val="center"/>
        <w:rPr>
          <w:sz w:val="24"/>
          <w:szCs w:val="24"/>
          <w:lang w:eastAsia="zh-CN"/>
        </w:rPr>
      </w:pPr>
      <w:r w:rsidRPr="009D468C">
        <w:rPr>
          <w:noProof/>
          <w:sz w:val="24"/>
          <w:szCs w:val="24"/>
          <w:lang w:eastAsia="zh-CN"/>
        </w:rPr>
        <w:drawing>
          <wp:inline distT="0" distB="0" distL="0" distR="0" wp14:anchorId="36B544B5" wp14:editId="680A644F">
            <wp:extent cx="2286000" cy="1750095"/>
            <wp:effectExtent l="0" t="0" r="0" b="0"/>
            <wp:docPr id="21" name="Picture 21" descr="A line graph showing eight different lines overlapping each other, some with shaded regions on either side. The y-axis is labeled &quot;WFIP2 wind speed at 80 m [m s-1] from 0 to 16 and the x-axis is labeled with date and UTC times in 6 hour increments from 09-23 12 to 09-25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line graph showing eight different lines overlapping each other, some with shaded regions on either side. The y-axis is labeled &quot;WFIP2 wind speed at 80 m [m s-1] from 0 to 16 and the x-axis is labeled with date and UTC times in 6 hour increments from 09-23 12 to 09-25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1750095"/>
                    </a:xfrm>
                    <a:prstGeom prst="rect">
                      <a:avLst/>
                    </a:prstGeom>
                    <a:noFill/>
                    <a:ln>
                      <a:noFill/>
                    </a:ln>
                  </pic:spPr>
                </pic:pic>
              </a:graphicData>
            </a:graphic>
          </wp:inline>
        </w:drawing>
      </w:r>
    </w:p>
    <w:p w14:paraId="3ACDFE74" w14:textId="1E5E68A6" w:rsidR="00A74A52" w:rsidRDefault="00A74A52" w:rsidP="00102D74">
      <w:pPr>
        <w:spacing w:after="0" w:line="240" w:lineRule="auto"/>
        <w:jc w:val="center"/>
        <w:rPr>
          <w:sz w:val="24"/>
          <w:szCs w:val="24"/>
          <w:lang w:eastAsia="zh-CN"/>
        </w:rPr>
      </w:pPr>
      <w:r w:rsidRPr="00A74A52">
        <w:rPr>
          <w:noProof/>
          <w:sz w:val="24"/>
          <w:szCs w:val="24"/>
          <w:lang w:eastAsia="zh-CN"/>
        </w:rPr>
        <w:drawing>
          <wp:inline distT="0" distB="0" distL="0" distR="0" wp14:anchorId="332D4397" wp14:editId="4C6EB9D3">
            <wp:extent cx="2286000" cy="1787419"/>
            <wp:effectExtent l="0" t="0" r="0" b="0"/>
            <wp:docPr id="23" name="Picture 23" descr="A line graph showing eight different lines overlapping each other, some with shaded regions on either side. The y-axis is labeled &quot;FINO2 wind speed at 82 m [m s-1] from 0 to 17.5 and the x-axis is labeled with date and UTC times in day increments from 2020-10-04 to 2020-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line graph showing eight different lines overlapping each other, some with shaded regions on either side. The y-axis is labeled &quot;FINO2 wind speed at 82 m [m s-1] from 0 to 17.5 and the x-axis is labeled with date and UTC times in day increments from 2020-10-04 to 2020-10-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6000" cy="1787419"/>
                    </a:xfrm>
                    <a:prstGeom prst="rect">
                      <a:avLst/>
                    </a:prstGeom>
                    <a:noFill/>
                    <a:ln>
                      <a:noFill/>
                    </a:ln>
                  </pic:spPr>
                </pic:pic>
              </a:graphicData>
            </a:graphic>
          </wp:inline>
        </w:drawing>
      </w:r>
    </w:p>
    <w:p w14:paraId="0B26A38B" w14:textId="4DE25253" w:rsidR="00625888" w:rsidRPr="00BB2327" w:rsidRDefault="006E7D93" w:rsidP="006E7D93">
      <w:pPr>
        <w:spacing w:after="0" w:line="240" w:lineRule="auto"/>
        <w:jc w:val="center"/>
        <w:rPr>
          <w:sz w:val="24"/>
          <w:szCs w:val="24"/>
          <w:lang w:eastAsia="zh-CN"/>
        </w:rPr>
      </w:pPr>
      <w:r w:rsidRPr="006E7D93">
        <w:rPr>
          <w:noProof/>
          <w:sz w:val="24"/>
          <w:szCs w:val="24"/>
          <w:lang w:eastAsia="zh-CN"/>
        </w:rPr>
        <w:lastRenderedPageBreak/>
        <w:drawing>
          <wp:inline distT="0" distB="0" distL="0" distR="0" wp14:anchorId="0D265CBC" wp14:editId="07FE76A1">
            <wp:extent cx="2286000" cy="2109069"/>
            <wp:effectExtent l="0" t="0" r="0" b="0"/>
            <wp:docPr id="52" name="Picture 52" descr="A line graph showing eight different lines overlapping each other for p1, p2, p3, p4, p5, p6, 6-org mean, and obs, some with shaded regions on either side. The y-axis is labeled &quot;Baltic-2 power at 78.25 m [m s-1] from 0 to 300 and the x-axis is labeled with date and UTC times in day increments from 2020-10-04 to 2020-1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line graph showing eight different lines overlapping each other for p1, p2, p3, p4, p5, p6, 6-org mean, and obs, some with shaded regions on either side. The y-axis is labeled &quot;Baltic-2 power at 78.25 m [m s-1] from 0 to 300 and the x-axis is labeled with date and UTC times in day increments from 2020-10-04 to 2020-10-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0" cy="2109069"/>
                    </a:xfrm>
                    <a:prstGeom prst="rect">
                      <a:avLst/>
                    </a:prstGeom>
                    <a:noFill/>
                    <a:ln>
                      <a:noFill/>
                    </a:ln>
                  </pic:spPr>
                </pic:pic>
              </a:graphicData>
            </a:graphic>
          </wp:inline>
        </w:drawing>
      </w:r>
    </w:p>
    <w:p w14:paraId="73E03B4B" w14:textId="6851BE9E" w:rsidR="00D54DC0" w:rsidRDefault="00D54DC0" w:rsidP="00D54DC0">
      <w:pPr>
        <w:pStyle w:val="CaptionFigureandTable"/>
      </w:pPr>
      <w:bookmarkStart w:id="201" w:name="_Ref96437819"/>
      <w:r w:rsidRPr="002B70B9">
        <w:t>Fig</w:t>
      </w:r>
      <w:ins w:id="202" w:author="Carter, Laura" w:date="2022-06-06T13:37:00Z">
        <w:r w:rsidR="00BC7679">
          <w:t>.</w:t>
        </w:r>
      </w:ins>
      <w:del w:id="203" w:author="Carter, Laura" w:date="2022-06-06T13:37:00Z">
        <w:r w:rsidRPr="002B70B9" w:rsidDel="00BC7679">
          <w:delText>ure</w:delText>
        </w:r>
      </w:del>
      <w:r w:rsidRPr="002B70B9">
        <w:t xml:space="preserve"> </w:t>
      </w:r>
      <w:r>
        <w:fldChar w:fldCharType="begin"/>
      </w:r>
      <w:r w:rsidRPr="002B70B9">
        <w:instrText xml:space="preserve"> SEQ Figure \* ARABIC </w:instrText>
      </w:r>
      <w:r>
        <w:fldChar w:fldCharType="separate"/>
      </w:r>
      <w:r w:rsidRPr="002B70B9">
        <w:rPr>
          <w:noProof/>
        </w:rPr>
        <w:t>3</w:t>
      </w:r>
      <w:r>
        <w:fldChar w:fldCharType="end"/>
      </w:r>
      <w:bookmarkEnd w:id="201"/>
      <w:r w:rsidR="00321ACD" w:rsidRPr="002B70B9">
        <w:t xml:space="preserve">. </w:t>
      </w:r>
      <w:r w:rsidR="002B70B9" w:rsidRPr="000D6F96">
        <w:t>(</w:t>
      </w:r>
      <w:r w:rsidR="002B70B9">
        <w:t>a</w:t>
      </w:r>
      <w:r w:rsidR="002B70B9" w:rsidRPr="000D6F96">
        <w:t xml:space="preserve">) Wind speed time series </w:t>
      </w:r>
      <w:r w:rsidR="002B70B9">
        <w:t>of the</w:t>
      </w:r>
      <w:r w:rsidR="002B70B9" w:rsidRPr="000D6F96">
        <w:t xml:space="preserve"> </w:t>
      </w:r>
      <w:r w:rsidR="002B70B9">
        <w:t>WFIP2 case</w:t>
      </w:r>
      <w:r w:rsidR="002B70B9" w:rsidRPr="000D6F96">
        <w:t xml:space="preserve"> at 8</w:t>
      </w:r>
      <w:r w:rsidR="002B70B9">
        <w:t>0</w:t>
      </w:r>
      <w:r w:rsidR="002B70B9" w:rsidRPr="000D6F96">
        <w:t xml:space="preserve"> m above </w:t>
      </w:r>
      <w:r w:rsidR="002B70B9">
        <w:t>ground</w:t>
      </w:r>
      <w:r w:rsidR="002B70B9" w:rsidRPr="000D6F96">
        <w:t xml:space="preserve"> level, where the red line </w:t>
      </w:r>
      <w:r w:rsidR="002B70B9">
        <w:t>illustrates</w:t>
      </w:r>
      <w:r w:rsidR="002B70B9" w:rsidRPr="000D6F96">
        <w:t xml:space="preserve"> cup anemometer measurements, the </w:t>
      </w:r>
      <w:r w:rsidR="002B70B9">
        <w:t>magenta</w:t>
      </w:r>
      <w:r w:rsidR="00794D3B">
        <w:t xml:space="preserve"> and cyan</w:t>
      </w:r>
      <w:r w:rsidR="002B70B9">
        <w:t xml:space="preserve"> line</w:t>
      </w:r>
      <w:r w:rsidR="00462F46">
        <w:t>s</w:t>
      </w:r>
      <w:r w:rsidR="002B70B9">
        <w:t xml:space="preserve"> denote the p1</w:t>
      </w:r>
      <w:r w:rsidR="00794D3B">
        <w:t xml:space="preserve"> and p6</w:t>
      </w:r>
      <w:r w:rsidR="002B70B9">
        <w:t xml:space="preserve"> forecast</w:t>
      </w:r>
      <w:r w:rsidR="00794D3B">
        <w:t>s</w:t>
      </w:r>
      <w:r w:rsidR="002B70B9">
        <w:t xml:space="preserve">, the purple, blue, and </w:t>
      </w:r>
      <w:r w:rsidR="00794D3B">
        <w:t xml:space="preserve">light blue </w:t>
      </w:r>
      <w:r w:rsidR="002B70B9" w:rsidRPr="000D6F96">
        <w:t>lines</w:t>
      </w:r>
      <w:r w:rsidR="002B70B9">
        <w:t>,</w:t>
      </w:r>
      <w:r w:rsidR="002B70B9" w:rsidRPr="000D6F96">
        <w:t xml:space="preserve"> </w:t>
      </w:r>
      <w:r w:rsidR="002B70B9">
        <w:t>respectively,</w:t>
      </w:r>
      <w:r w:rsidR="002B70B9" w:rsidRPr="000D6F96">
        <w:t xml:space="preserve"> indicate</w:t>
      </w:r>
      <w:r w:rsidR="002B70B9">
        <w:t xml:space="preserve"> ensemble mean</w:t>
      </w:r>
      <w:r w:rsidR="002B70B9" w:rsidRPr="000D6F96">
        <w:t xml:space="preserve"> forecasts from</w:t>
      </w:r>
      <w:r w:rsidR="002B70B9">
        <w:t xml:space="preserve"> p2, p4, and p5</w:t>
      </w:r>
      <w:r w:rsidR="002B70B9" w:rsidRPr="000D6F96">
        <w:t xml:space="preserve">, and the black line is the ensemble average of the </w:t>
      </w:r>
      <w:r w:rsidR="0073242B">
        <w:t xml:space="preserve">five </w:t>
      </w:r>
      <w:r w:rsidR="002B70B9" w:rsidRPr="000D6F96">
        <w:t>participants.</w:t>
      </w:r>
      <w:r w:rsidR="002B70B9">
        <w:t xml:space="preserve"> </w:t>
      </w:r>
      <w:r w:rsidR="002B70B9" w:rsidRPr="000D6F96">
        <w:t>(</w:t>
      </w:r>
      <w:r w:rsidR="002B70B9">
        <w:t>b</w:t>
      </w:r>
      <w:r w:rsidR="002B70B9" w:rsidRPr="000D6F96">
        <w:t>) Similar to (</w:t>
      </w:r>
      <w:r w:rsidR="002B70B9">
        <w:t>a</w:t>
      </w:r>
      <w:r w:rsidR="002B70B9" w:rsidRPr="000D6F96">
        <w:t>)</w:t>
      </w:r>
      <w:del w:id="204" w:author="Carter, Laura" w:date="2022-06-06T13:38:00Z">
        <w:r w:rsidR="002B70B9" w:rsidRPr="000D6F96" w:rsidDel="00BC7679">
          <w:delText>,</w:delText>
        </w:r>
      </w:del>
      <w:r w:rsidR="002B70B9" w:rsidRPr="000D6F96">
        <w:t xml:space="preserve"> but for </w:t>
      </w:r>
      <w:r w:rsidR="002B70B9">
        <w:t>wind speed</w:t>
      </w:r>
      <w:r w:rsidR="002B70B9" w:rsidRPr="000D6F96">
        <w:t xml:space="preserve"> </w:t>
      </w:r>
      <w:r w:rsidR="002B70B9">
        <w:t>of</w:t>
      </w:r>
      <w:r w:rsidR="002B70B9" w:rsidRPr="000D6F96">
        <w:t xml:space="preserve"> </w:t>
      </w:r>
      <w:r w:rsidR="002B70B9">
        <w:t>the FINO2 case</w:t>
      </w:r>
      <w:r w:rsidR="002B70B9" w:rsidRPr="000D6F96">
        <w:t xml:space="preserve"> at 82 m above sea level</w:t>
      </w:r>
      <w:r w:rsidR="002B70B9">
        <w:t xml:space="preserve"> with submissions from </w:t>
      </w:r>
      <w:r w:rsidR="00BA48CE">
        <w:t>six</w:t>
      </w:r>
      <w:r w:rsidR="002B70B9">
        <w:t xml:space="preserve"> participants</w:t>
      </w:r>
      <w:r w:rsidR="002B70B9" w:rsidRPr="000D6F96">
        <w:t>.</w:t>
      </w:r>
      <w:r w:rsidR="002B70B9">
        <w:t xml:space="preserve"> </w:t>
      </w:r>
      <w:r w:rsidR="002B70B9" w:rsidRPr="000D6F96">
        <w:t>(</w:t>
      </w:r>
      <w:r w:rsidR="002B70B9">
        <w:t>c</w:t>
      </w:r>
      <w:r w:rsidR="002B70B9" w:rsidRPr="000D6F96">
        <w:t>) Similar to (</w:t>
      </w:r>
      <w:r w:rsidR="002B70B9">
        <w:t>b</w:t>
      </w:r>
      <w:r w:rsidR="002B70B9" w:rsidRPr="000D6F96">
        <w:t>)</w:t>
      </w:r>
      <w:del w:id="205" w:author="Carter, Laura" w:date="2022-06-06T13:39:00Z">
        <w:r w:rsidR="002B70B9" w:rsidRPr="000D6F96" w:rsidDel="00BC7679">
          <w:delText>,</w:delText>
        </w:r>
      </w:del>
      <w:r w:rsidR="002B70B9" w:rsidRPr="000D6F96">
        <w:t xml:space="preserve"> but for </w:t>
      </w:r>
      <w:r w:rsidR="002B70B9">
        <w:t>wind</w:t>
      </w:r>
      <w:ins w:id="206" w:author="Carter, Laura" w:date="2022-06-06T13:39:00Z">
        <w:r w:rsidR="00BC7679">
          <w:t xml:space="preserve"> </w:t>
        </w:r>
      </w:ins>
      <w:del w:id="207" w:author="Carter, Laura" w:date="2022-06-06T13:39:00Z">
        <w:r w:rsidR="002B70B9" w:rsidDel="00BC7679">
          <w:delText>-</w:delText>
        </w:r>
      </w:del>
      <w:r w:rsidR="002B70B9">
        <w:t xml:space="preserve">farm </w:t>
      </w:r>
      <w:r w:rsidR="002B70B9" w:rsidRPr="000D6F96">
        <w:t>power data at Baltic-2 at 78.25 m above sea level.</w:t>
      </w:r>
      <w:r w:rsidR="002B70B9">
        <w:t xml:space="preserve"> Across the panels, the shading around the ensemble means of p4 and p5 represents the standard deviation of the ensemble members around the mean. The ensemble means of p2 and p3 are plotted as single lines and no shading is incorporated because the differences between the two ensemble members are mostly trivial.</w:t>
      </w:r>
    </w:p>
    <w:p w14:paraId="754D39A8" w14:textId="513E6352" w:rsidR="00BA6F06" w:rsidRDefault="00BA6F06" w:rsidP="00BA6F06">
      <w:r>
        <w:t>Often, an e</w:t>
      </w:r>
      <w:r w:rsidRPr="006966F3">
        <w:t>nsemble mean yield</w:t>
      </w:r>
      <w:r>
        <w:t>s</w:t>
      </w:r>
      <w:r w:rsidRPr="006966F3">
        <w:t xml:space="preserve"> a below</w:t>
      </w:r>
      <w:r>
        <w:t>-</w:t>
      </w:r>
      <w:r w:rsidRPr="006966F3">
        <w:t xml:space="preserve">average </w:t>
      </w:r>
      <w:r>
        <w:t>forecast error</w:t>
      </w:r>
      <w:r w:rsidRPr="006966F3">
        <w:t xml:space="preserve"> </w:t>
      </w:r>
      <w:r>
        <w:t xml:space="preserve">compared to those of </w:t>
      </w:r>
      <w:r w:rsidRPr="006966F3">
        <w:t>its members</w:t>
      </w:r>
      <w:r>
        <w:t xml:space="preserve"> (</w:t>
      </w:r>
      <w:r w:rsidR="003A1E5E">
        <w:fldChar w:fldCharType="begin"/>
      </w:r>
      <w:r w:rsidR="003A1E5E">
        <w:instrText xml:space="preserve"> REF _Ref96437849 \h </w:instrText>
      </w:r>
      <w:r w:rsidR="003A1E5E">
        <w:fldChar w:fldCharType="separate"/>
      </w:r>
      <w:r w:rsidR="003A1E5E" w:rsidRPr="008A29DE">
        <w:t>Fig</w:t>
      </w:r>
      <w:ins w:id="208" w:author="Carter, Laura" w:date="2022-06-06T13:40:00Z">
        <w:r w:rsidR="00BC7679">
          <w:t>.</w:t>
        </w:r>
      </w:ins>
      <w:del w:id="209" w:author="Carter, Laura" w:date="2022-06-06T13:40:00Z">
        <w:r w:rsidR="003A1E5E" w:rsidRPr="008A29DE" w:rsidDel="00BC7679">
          <w:delText>ure</w:delText>
        </w:r>
      </w:del>
      <w:r w:rsidR="003A1E5E" w:rsidRPr="008A29DE">
        <w:t xml:space="preserve"> </w:t>
      </w:r>
      <w:r w:rsidR="003A1E5E" w:rsidRPr="008A29DE">
        <w:rPr>
          <w:noProof/>
        </w:rPr>
        <w:t>4</w:t>
      </w:r>
      <w:r w:rsidR="003A1E5E">
        <w:fldChar w:fldCharType="end"/>
      </w:r>
      <w:r>
        <w:t xml:space="preserve">). As expected, the </w:t>
      </w:r>
      <w:r w:rsidR="00BA48CE">
        <w:t>six</w:t>
      </w:r>
      <w:r>
        <w:t>-organization ensemble mean has weaker temporal fluctuations than the intra-organization ensemble means (</w:t>
      </w:r>
      <w:r w:rsidR="003A1E5E">
        <w:fldChar w:fldCharType="begin"/>
      </w:r>
      <w:r w:rsidR="003A1E5E">
        <w:instrText xml:space="preserve"> REF _Ref96437819 \h </w:instrText>
      </w:r>
      <w:r w:rsidR="003A1E5E">
        <w:fldChar w:fldCharType="separate"/>
      </w:r>
      <w:r w:rsidR="003A1E5E" w:rsidRPr="002B70B9">
        <w:t>Fig</w:t>
      </w:r>
      <w:ins w:id="210" w:author="Carter, Laura" w:date="2022-06-06T13:40:00Z">
        <w:r w:rsidR="00BC7679">
          <w:t>.</w:t>
        </w:r>
      </w:ins>
      <w:del w:id="211" w:author="Carter, Laura" w:date="2022-06-06T13:40:00Z">
        <w:r w:rsidR="003A1E5E" w:rsidRPr="002B70B9" w:rsidDel="00BC7679">
          <w:delText>ure</w:delText>
        </w:r>
      </w:del>
      <w:r w:rsidR="003A1E5E" w:rsidRPr="002B70B9">
        <w:t xml:space="preserve"> </w:t>
      </w:r>
      <w:r w:rsidR="003A1E5E" w:rsidRPr="002B70B9">
        <w:rPr>
          <w:noProof/>
        </w:rPr>
        <w:t>3</w:t>
      </w:r>
      <w:r w:rsidR="003A1E5E">
        <w:fldChar w:fldCharType="end"/>
      </w:r>
      <w:r>
        <w:t>), which may have boosted its forecast performance.</w:t>
      </w:r>
      <w:r w:rsidRPr="006966F3">
        <w:t xml:space="preserve"> </w:t>
      </w:r>
      <w:r>
        <w:t xml:space="preserve">Across the two case studies, the </w:t>
      </w:r>
      <w:r w:rsidR="00BA48CE">
        <w:t>six</w:t>
      </w:r>
      <w:r>
        <w:t>-organization ensemble mean performs better than most, and sometimes all, of the other submitted forecasts, both in terms of the RMSE and the median absolute error over the whole forecast period (</w:t>
      </w:r>
      <w:r w:rsidR="003A1E5E">
        <w:fldChar w:fldCharType="begin"/>
      </w:r>
      <w:r w:rsidR="003A1E5E">
        <w:instrText xml:space="preserve"> REF _Ref96437849 \h </w:instrText>
      </w:r>
      <w:r w:rsidR="003A1E5E">
        <w:fldChar w:fldCharType="separate"/>
      </w:r>
      <w:r w:rsidR="003A1E5E" w:rsidRPr="008A29DE">
        <w:t>Fig</w:t>
      </w:r>
      <w:ins w:id="212" w:author="Carter, Laura" w:date="2022-06-06T13:42:00Z">
        <w:r w:rsidR="00BC7679">
          <w:t>.</w:t>
        </w:r>
      </w:ins>
      <w:del w:id="213" w:author="Carter, Laura" w:date="2022-06-06T13:42:00Z">
        <w:r w:rsidR="003A1E5E" w:rsidRPr="008A29DE" w:rsidDel="00BC7679">
          <w:delText>ure</w:delText>
        </w:r>
      </w:del>
      <w:r w:rsidR="003A1E5E" w:rsidRPr="008A29DE">
        <w:t xml:space="preserve"> </w:t>
      </w:r>
      <w:r w:rsidR="003A1E5E" w:rsidRPr="008A29DE">
        <w:rPr>
          <w:noProof/>
        </w:rPr>
        <w:t>4</w:t>
      </w:r>
      <w:r w:rsidR="003A1E5E">
        <w:fldChar w:fldCharType="end"/>
      </w:r>
      <w:r>
        <w:t>)</w:t>
      </w:r>
      <w:r w:rsidRPr="006966F3">
        <w:t>.</w:t>
      </w:r>
      <w:r>
        <w:t xml:space="preserve"> The superiority of the ensemble means in single-value summary metrics is even more apparent in wind power time series forecasts. T</w:t>
      </w:r>
      <w:r w:rsidRPr="006966F3">
        <w:t xml:space="preserve">he nonlinear power curve conversion results in </w:t>
      </w:r>
      <w:r>
        <w:t>satisfactory</w:t>
      </w:r>
      <w:r w:rsidRPr="006966F3">
        <w:t xml:space="preserve"> </w:t>
      </w:r>
      <w:r>
        <w:t xml:space="preserve">power forecast </w:t>
      </w:r>
      <w:r w:rsidRPr="006966F3">
        <w:t>performance of the ensemble means compared to their</w:t>
      </w:r>
      <w:r>
        <w:t xml:space="preserve"> individual</w:t>
      </w:r>
      <w:r w:rsidRPr="006966F3">
        <w:t xml:space="preserve"> members</w:t>
      </w:r>
      <w:r>
        <w:t xml:space="preserve"> (</w:t>
      </w:r>
      <w:r w:rsidR="003A1E5E">
        <w:fldChar w:fldCharType="begin"/>
      </w:r>
      <w:r w:rsidR="003A1E5E">
        <w:instrText xml:space="preserve"> REF _Ref96437849 \h </w:instrText>
      </w:r>
      <w:r w:rsidR="003A1E5E">
        <w:fldChar w:fldCharType="separate"/>
      </w:r>
      <w:r w:rsidR="003A1E5E" w:rsidRPr="008A29DE">
        <w:t>Fig</w:t>
      </w:r>
      <w:ins w:id="214" w:author="Carter, Laura" w:date="2022-06-06T13:42:00Z">
        <w:r w:rsidR="00B4280C">
          <w:t>.</w:t>
        </w:r>
      </w:ins>
      <w:del w:id="215" w:author="Carter, Laura" w:date="2022-06-06T13:42:00Z">
        <w:r w:rsidR="003A1E5E" w:rsidRPr="008A29DE" w:rsidDel="00B4280C">
          <w:delText>ure</w:delText>
        </w:r>
      </w:del>
      <w:r w:rsidR="003A1E5E" w:rsidRPr="008A29DE">
        <w:t xml:space="preserve"> </w:t>
      </w:r>
      <w:r w:rsidR="003A1E5E" w:rsidRPr="008A29DE">
        <w:rPr>
          <w:noProof/>
        </w:rPr>
        <w:t>4</w:t>
      </w:r>
      <w:r w:rsidR="003A1E5E">
        <w:fldChar w:fldCharType="end"/>
      </w:r>
      <w:r>
        <w:t>)</w:t>
      </w:r>
      <w:r w:rsidRPr="006966F3">
        <w:t>.</w:t>
      </w:r>
      <w:r>
        <w:t xml:space="preserve"> </w:t>
      </w:r>
    </w:p>
    <w:p w14:paraId="174EE806" w14:textId="0FBFFE79" w:rsidR="00991EAC" w:rsidRDefault="00BA6F06" w:rsidP="00991EAC">
      <w:r>
        <w:t>The choice of the evaluation metrics affects the relative skills between forecasts. Compared to their ensemble members, ensemble means sometimes yield larger relative errors using median absolute error compared to using RMSE, and this pattern is particularly apparent in the FINO2 case (</w:t>
      </w:r>
      <w:r w:rsidR="003A1E5E">
        <w:fldChar w:fldCharType="begin"/>
      </w:r>
      <w:r w:rsidR="003A1E5E">
        <w:instrText xml:space="preserve"> REF _Ref96437849 \h </w:instrText>
      </w:r>
      <w:r w:rsidR="003A1E5E">
        <w:fldChar w:fldCharType="separate"/>
      </w:r>
      <w:r w:rsidR="003A1E5E" w:rsidRPr="008A29DE">
        <w:t>Fig</w:t>
      </w:r>
      <w:ins w:id="216" w:author="Carter, Laura" w:date="2022-06-06T13:42:00Z">
        <w:r w:rsidR="00B4280C">
          <w:t>.</w:t>
        </w:r>
      </w:ins>
      <w:del w:id="217" w:author="Carter, Laura" w:date="2022-06-06T13:42:00Z">
        <w:r w:rsidR="003A1E5E" w:rsidRPr="008A29DE" w:rsidDel="00B4280C">
          <w:delText>ure</w:delText>
        </w:r>
      </w:del>
      <w:r w:rsidR="003A1E5E" w:rsidRPr="008A29DE">
        <w:t xml:space="preserve"> </w:t>
      </w:r>
      <w:r w:rsidR="003A1E5E" w:rsidRPr="008A29DE">
        <w:rPr>
          <w:noProof/>
        </w:rPr>
        <w:t>4</w:t>
      </w:r>
      <w:r w:rsidR="003A1E5E">
        <w:fldChar w:fldCharType="end"/>
      </w:r>
      <w:r w:rsidR="000E2CD3">
        <w:t xml:space="preserve">c and </w:t>
      </w:r>
      <w:ins w:id="218" w:author="Carter, Laura" w:date="2022-06-06T13:42:00Z">
        <w:r w:rsidR="00B4280C">
          <w:t>4</w:t>
        </w:r>
      </w:ins>
      <w:r w:rsidR="000E2CD3">
        <w:t>d</w:t>
      </w:r>
      <w:r>
        <w:t xml:space="preserve">). The disparity of relative errors </w:t>
      </w:r>
      <w:r>
        <w:lastRenderedPageBreak/>
        <w:t xml:space="preserve">between the two metrics emerges from the large magnitude of errors of outliers. For RMSE, squaring the error at each time step magnifies the impacts of those outliers and creates a long tail in the squared-error distribution, because of the lack of statistical robustness and resistance of RMSE. </w:t>
      </w:r>
      <w:r w:rsidR="00DA6848">
        <w:t xml:space="preserve">In our case studies, given </w:t>
      </w:r>
      <w:r w:rsidR="004A3275">
        <w:t xml:space="preserve">some members in an ensemble </w:t>
      </w:r>
      <w:r w:rsidR="001E429C">
        <w:t>yield substantially larger errors than others</w:t>
      </w:r>
      <w:r>
        <w:t xml:space="preserve">, </w:t>
      </w:r>
      <w:r w:rsidR="004F5F24">
        <w:t>the associated</w:t>
      </w:r>
      <w:r>
        <w:t xml:space="preserve"> ensemble mean </w:t>
      </w:r>
      <w:r w:rsidR="00CE327B">
        <w:t xml:space="preserve">could </w:t>
      </w:r>
      <w:r>
        <w:t xml:space="preserve">yield a lower relative RMSE than </w:t>
      </w:r>
      <w:r w:rsidR="00EC71C6">
        <w:t xml:space="preserve">many of </w:t>
      </w:r>
      <w:r>
        <w:t xml:space="preserve">its members, whereas the same ensemble mean derives a relatively modest median absolute error. </w:t>
      </w:r>
    </w:p>
    <w:p w14:paraId="2E593267" w14:textId="215D4AC0" w:rsidR="008D681A" w:rsidRDefault="00964327" w:rsidP="00964327">
      <w:pPr>
        <w:spacing w:after="0" w:line="240" w:lineRule="auto"/>
        <w:jc w:val="center"/>
        <w:rPr>
          <w:sz w:val="24"/>
          <w:szCs w:val="24"/>
          <w:lang w:eastAsia="zh-CN"/>
        </w:rPr>
      </w:pPr>
      <w:r w:rsidRPr="00964327">
        <w:rPr>
          <w:noProof/>
          <w:sz w:val="24"/>
          <w:szCs w:val="24"/>
          <w:lang w:eastAsia="zh-CN"/>
        </w:rPr>
        <w:drawing>
          <wp:inline distT="0" distB="0" distL="0" distR="0" wp14:anchorId="4C8D010D" wp14:editId="754F8662">
            <wp:extent cx="4114800" cy="1754945"/>
            <wp:effectExtent l="0" t="0" r="0" b="0"/>
            <wp:docPr id="27" name="Picture 27" descr="Two data plots showing three columns of dots, each with a big x. The columns align with three tic-marks on the x-axis, which is labeled org, p4, p5, and all. The y-axis on the left graph is labeled &quot;root mean square error [m s-1]&quot; from 1 to 3 and &quot;median absolute error [m s-1] from 1 to 3 for the righ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wo data plots showing three columns of dots, each with a big x. The columns align with three tic-marks on the x-axis, which is labeled org, p4, p5, and all. The y-axis on the left graph is labeled &quot;root mean square error [m s-1]&quot; from 1 to 3 and &quot;median absolute error [m s-1] from 1 to 3 for the right grap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14800" cy="1754945"/>
                    </a:xfrm>
                    <a:prstGeom prst="rect">
                      <a:avLst/>
                    </a:prstGeom>
                    <a:noFill/>
                    <a:ln>
                      <a:noFill/>
                    </a:ln>
                  </pic:spPr>
                </pic:pic>
              </a:graphicData>
            </a:graphic>
          </wp:inline>
        </w:drawing>
      </w:r>
    </w:p>
    <w:p w14:paraId="2DD6A1D8" w14:textId="59BC67C8" w:rsidR="00A768CC" w:rsidRPr="00A768CC" w:rsidRDefault="00964327" w:rsidP="00964327">
      <w:pPr>
        <w:spacing w:after="0" w:line="240" w:lineRule="auto"/>
        <w:jc w:val="center"/>
        <w:rPr>
          <w:sz w:val="24"/>
          <w:szCs w:val="24"/>
          <w:lang w:eastAsia="zh-CN"/>
        </w:rPr>
      </w:pPr>
      <w:r w:rsidRPr="00964327">
        <w:rPr>
          <w:noProof/>
          <w:sz w:val="24"/>
          <w:szCs w:val="24"/>
          <w:lang w:eastAsia="zh-CN"/>
        </w:rPr>
        <w:drawing>
          <wp:inline distT="0" distB="0" distL="0" distR="0" wp14:anchorId="0D15DC18" wp14:editId="72A2319E">
            <wp:extent cx="4114800" cy="1754945"/>
            <wp:effectExtent l="0" t="0" r="0" b="0"/>
            <wp:docPr id="29" name="Picture 29" descr="Two data plots showing three columns of dots, each with a big x. The columns align with three tic-marks on the x-axis, which is labeled org, p4, p5, and all. The y-axis on the left graph is labeled &quot;root mean square error [m s-1]&quot; from 2 to 5.5 and &quot;median absolute error [m s-1] from 2 to 5.5 for the righ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wo data plots showing three columns of dots, each with a big x. The columns align with three tic-marks on the x-axis, which is labeled org, p4, p5, and all. The y-axis on the left graph is labeled &quot;root mean square error [m s-1]&quot; from 2 to 5.5 and &quot;median absolute error [m s-1] from 2 to 5.5 for the right grap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1754945"/>
                    </a:xfrm>
                    <a:prstGeom prst="rect">
                      <a:avLst/>
                    </a:prstGeom>
                    <a:noFill/>
                    <a:ln>
                      <a:noFill/>
                    </a:ln>
                  </pic:spPr>
                </pic:pic>
              </a:graphicData>
            </a:graphic>
          </wp:inline>
        </w:drawing>
      </w:r>
    </w:p>
    <w:p w14:paraId="2808D12B" w14:textId="51C62E90" w:rsidR="00BA6F06" w:rsidRPr="00166333" w:rsidRDefault="008977C3" w:rsidP="00964327">
      <w:pPr>
        <w:spacing w:after="0" w:line="240" w:lineRule="auto"/>
        <w:jc w:val="center"/>
        <w:rPr>
          <w:sz w:val="24"/>
          <w:szCs w:val="24"/>
          <w:lang w:eastAsia="zh-CN"/>
        </w:rPr>
      </w:pPr>
      <w:r w:rsidRPr="008977C3">
        <w:rPr>
          <w:noProof/>
          <w:sz w:val="24"/>
          <w:szCs w:val="24"/>
          <w:lang w:eastAsia="zh-CN"/>
        </w:rPr>
        <w:drawing>
          <wp:inline distT="0" distB="0" distL="0" distR="0" wp14:anchorId="18FE39A1" wp14:editId="659462D5">
            <wp:extent cx="4114800" cy="1762858"/>
            <wp:effectExtent l="0" t="0" r="0" b="0"/>
            <wp:docPr id="26" name="Picture 26" descr="Two data plots showing three columns of dots, each with a big x. The columns align with three tic-marks on the x-axis, which is labeled org, p4, p5, and all. The y-axis on the left graph is labeled &quot;root mean square error [MW]&quot; from 40 to 120 and &quot;median absolute error [MW] from 40 to 120 for the right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wo data plots showing three columns of dots, each with a big x. The columns align with three tic-marks on the x-axis, which is labeled org, p4, p5, and all. The y-axis on the left graph is labeled &quot;root mean square error [MW]&quot; from 40 to 120 and &quot;median absolute error [MW] from 40 to 120 for the right grap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14800" cy="1762858"/>
                    </a:xfrm>
                    <a:prstGeom prst="rect">
                      <a:avLst/>
                    </a:prstGeom>
                    <a:noFill/>
                    <a:ln>
                      <a:noFill/>
                    </a:ln>
                  </pic:spPr>
                </pic:pic>
              </a:graphicData>
            </a:graphic>
          </wp:inline>
        </w:drawing>
      </w:r>
    </w:p>
    <w:p w14:paraId="7C4FA6FA" w14:textId="0FD6C0F2" w:rsidR="00D54DC0" w:rsidRDefault="00D54DC0" w:rsidP="00D54DC0">
      <w:pPr>
        <w:pStyle w:val="CaptionFigureandTable"/>
      </w:pPr>
      <w:bookmarkStart w:id="219" w:name="_Ref96437849"/>
      <w:r w:rsidRPr="008A29DE">
        <w:t>Fig</w:t>
      </w:r>
      <w:ins w:id="220" w:author="Carter, Laura" w:date="2022-06-06T13:43:00Z">
        <w:r w:rsidR="00B4280C">
          <w:t>.</w:t>
        </w:r>
      </w:ins>
      <w:del w:id="221" w:author="Carter, Laura" w:date="2022-06-06T13:43:00Z">
        <w:r w:rsidRPr="008A29DE" w:rsidDel="00B4280C">
          <w:delText>ure</w:delText>
        </w:r>
      </w:del>
      <w:r w:rsidRPr="008A29DE">
        <w:t xml:space="preserve"> </w:t>
      </w:r>
      <w:r>
        <w:fldChar w:fldCharType="begin"/>
      </w:r>
      <w:r w:rsidRPr="008A29DE">
        <w:instrText xml:space="preserve"> SEQ Figure \* ARABIC </w:instrText>
      </w:r>
      <w:r>
        <w:fldChar w:fldCharType="separate"/>
      </w:r>
      <w:r w:rsidRPr="008A29DE">
        <w:rPr>
          <w:noProof/>
        </w:rPr>
        <w:t>4</w:t>
      </w:r>
      <w:r>
        <w:fldChar w:fldCharType="end"/>
      </w:r>
      <w:bookmarkEnd w:id="219"/>
      <w:r w:rsidR="00321ACD" w:rsidRPr="008A29DE">
        <w:t xml:space="preserve">. </w:t>
      </w:r>
      <w:r w:rsidR="00091CE4">
        <w:t>Swarm plots of root-mean-square error (left</w:t>
      </w:r>
      <w:r w:rsidR="00281F97">
        <w:t xml:space="preserve"> column</w:t>
      </w:r>
      <w:ins w:id="222" w:author="Carter, Laura" w:date="2022-06-06T13:43:00Z">
        <w:r w:rsidR="00B220BC">
          <w:t>:</w:t>
        </w:r>
      </w:ins>
      <w:del w:id="223" w:author="Carter, Laura" w:date="2022-06-06T13:43:00Z">
        <w:r w:rsidR="008A29DE" w:rsidDel="00B220BC">
          <w:delText>,</w:delText>
        </w:r>
      </w:del>
      <w:r w:rsidR="008A29DE">
        <w:t xml:space="preserve"> a, c, and e</w:t>
      </w:r>
      <w:r w:rsidR="00091CE4">
        <w:t>) and median absolute error (right</w:t>
      </w:r>
      <w:r w:rsidR="00281F97">
        <w:t xml:space="preserve"> column</w:t>
      </w:r>
      <w:del w:id="224" w:author="Carter, Laura" w:date="2022-06-06T13:43:00Z">
        <w:r w:rsidR="008A29DE" w:rsidDel="00B220BC">
          <w:delText>,</w:delText>
        </w:r>
      </w:del>
      <w:ins w:id="225" w:author="Carter, Laura" w:date="2022-06-06T13:43:00Z">
        <w:r w:rsidR="00B220BC">
          <w:t>:</w:t>
        </w:r>
      </w:ins>
      <w:r w:rsidR="008A29DE">
        <w:t xml:space="preserve"> b, d, f</w:t>
      </w:r>
      <w:r w:rsidR="00091CE4">
        <w:t>) of the p4 ensemble (blue), the p5 ensemble (</w:t>
      </w:r>
      <w:r w:rsidR="00A06419">
        <w:t>light blue</w:t>
      </w:r>
      <w:r w:rsidR="00091CE4">
        <w:t xml:space="preserve">), and the </w:t>
      </w:r>
      <w:r w:rsidR="009A402E">
        <w:t>six</w:t>
      </w:r>
      <w:r w:rsidR="00091CE4">
        <w:t>-organization ensemble (gray) on the forecasts of WFIP2 wind speeds at 80 m above ground level (</w:t>
      </w:r>
      <w:r w:rsidR="008A29DE">
        <w:t>a and b</w:t>
      </w:r>
      <w:r w:rsidR="00091CE4">
        <w:t>), FINO2 wind speeds at 82 m above sea level (</w:t>
      </w:r>
      <w:r w:rsidR="008A29DE">
        <w:t>c and d</w:t>
      </w:r>
      <w:r w:rsidR="00091CE4">
        <w:t>), and Baltic-2 hub height power (</w:t>
      </w:r>
      <w:r w:rsidR="008A29DE">
        <w:t>e and f</w:t>
      </w:r>
      <w:r w:rsidR="00091CE4">
        <w:t>). In each data column, each dot represents an ensemble member, and the cross indicates the respective ensemble average.</w:t>
      </w:r>
    </w:p>
    <w:p w14:paraId="2FE337BB" w14:textId="6825F557" w:rsidR="00516E8B" w:rsidRPr="005A774F" w:rsidRDefault="00991EAC" w:rsidP="00054829">
      <w:r w:rsidRPr="00C06521">
        <w:lastRenderedPageBreak/>
        <w:t>During</w:t>
      </w:r>
      <w:r w:rsidRPr="005A774F">
        <w:t xml:space="preserve"> the 7-day period</w:t>
      </w:r>
      <w:r>
        <w:t xml:space="preserve"> at the Baltic-2 wind farm</w:t>
      </w:r>
      <w:r w:rsidRPr="005A774F">
        <w:t xml:space="preserve">, </w:t>
      </w:r>
      <w:r>
        <w:t xml:space="preserve">the </w:t>
      </w:r>
      <w:r w:rsidR="009A402E">
        <w:t>six</w:t>
      </w:r>
      <w:r>
        <w:t xml:space="preserve">-organization </w:t>
      </w:r>
      <w:r w:rsidRPr="005A774F">
        <w:t xml:space="preserve">ensemble mean </w:t>
      </w:r>
      <w:r>
        <w:t xml:space="preserve">is </w:t>
      </w:r>
      <w:r w:rsidRPr="005A774F">
        <w:t xml:space="preserve">never the worst </w:t>
      </w:r>
      <w:r>
        <w:t xml:space="preserve">wind power </w:t>
      </w:r>
      <w:r w:rsidRPr="005A774F">
        <w:t>forecast among the members</w:t>
      </w:r>
      <w:r>
        <w:t xml:space="preserve"> at any given hour</w:t>
      </w:r>
      <w:r w:rsidRPr="005A774F">
        <w:t xml:space="preserve">, </w:t>
      </w:r>
      <w:r>
        <w:t>and</w:t>
      </w:r>
      <w:r w:rsidRPr="005A774F">
        <w:t xml:space="preserve"> occasionally</w:t>
      </w:r>
      <w:ins w:id="226" w:author="Carter, Laura" w:date="2022-06-06T13:44:00Z">
        <w:r w:rsidR="00B220BC">
          <w:t>,</w:t>
        </w:r>
      </w:ins>
      <w:r w:rsidRPr="005A774F">
        <w:t xml:space="preserve"> it is the best</w:t>
      </w:r>
      <w:r>
        <w:t xml:space="preserve"> of all (</w:t>
      </w:r>
      <w:r w:rsidR="003A1E5E">
        <w:fldChar w:fldCharType="begin"/>
      </w:r>
      <w:r w:rsidR="003A1E5E">
        <w:instrText xml:space="preserve"> REF _Ref96437899 \h </w:instrText>
      </w:r>
      <w:r w:rsidR="003A1E5E">
        <w:fldChar w:fldCharType="separate"/>
      </w:r>
      <w:r w:rsidR="003A1E5E" w:rsidRPr="00B808FD">
        <w:t>Fig</w:t>
      </w:r>
      <w:ins w:id="227" w:author="Carter, Laura" w:date="2022-06-06T13:44:00Z">
        <w:r w:rsidR="00B220BC">
          <w:t>.</w:t>
        </w:r>
      </w:ins>
      <w:del w:id="228" w:author="Carter, Laura" w:date="2022-06-06T13:44:00Z">
        <w:r w:rsidR="003A1E5E" w:rsidRPr="00B808FD" w:rsidDel="00B220BC">
          <w:delText>ure</w:delText>
        </w:r>
      </w:del>
      <w:r w:rsidR="003A1E5E" w:rsidRPr="00B808FD">
        <w:t xml:space="preserve"> </w:t>
      </w:r>
      <w:r w:rsidR="003A1E5E" w:rsidRPr="00B808FD">
        <w:rPr>
          <w:noProof/>
        </w:rPr>
        <w:t>5</w:t>
      </w:r>
      <w:r w:rsidR="003A1E5E">
        <w:fldChar w:fldCharType="end"/>
      </w:r>
      <w:r>
        <w:t xml:space="preserve">). </w:t>
      </w:r>
      <w:r w:rsidRPr="005A774F">
        <w:t xml:space="preserve">More than </w:t>
      </w:r>
      <w:r w:rsidR="009428C1">
        <w:t>three</w:t>
      </w:r>
      <w:ins w:id="229" w:author="Carter, Laura" w:date="2022-06-06T13:53:00Z">
        <w:r w:rsidR="00054216">
          <w:t>-</w:t>
        </w:r>
      </w:ins>
      <w:del w:id="230" w:author="Carter, Laura" w:date="2022-06-06T13:53:00Z">
        <w:r w:rsidR="009428C1" w:rsidDel="00054216">
          <w:delText xml:space="preserve"> </w:delText>
        </w:r>
      </w:del>
      <w:r w:rsidR="009428C1">
        <w:t>quarters</w:t>
      </w:r>
      <w:r w:rsidR="009428C1" w:rsidRPr="005A774F">
        <w:t xml:space="preserve"> </w:t>
      </w:r>
      <w:r w:rsidRPr="005A774F">
        <w:t xml:space="preserve">of the time, the </w:t>
      </w:r>
      <w:r>
        <w:t xml:space="preserve">skill of the </w:t>
      </w:r>
      <w:r w:rsidRPr="005A774F">
        <w:t>ensemble mean</w:t>
      </w:r>
      <w:r>
        <w:t xml:space="preserve"> is</w:t>
      </w:r>
      <w:r w:rsidR="009428C1">
        <w:t xml:space="preserve"> at least</w:t>
      </w:r>
      <w:r>
        <w:t xml:space="preserve"> average, </w:t>
      </w:r>
      <w:r w:rsidRPr="005A774F">
        <w:t>ranked 4</w:t>
      </w:r>
      <w:r w:rsidR="009428C1">
        <w:t xml:space="preserve"> or lower</w:t>
      </w:r>
      <w:r w:rsidRPr="005A774F">
        <w:t xml:space="preserve">, </w:t>
      </w:r>
      <w:r>
        <w:t xml:space="preserve">which </w:t>
      </w:r>
      <w:r w:rsidRPr="005A774F">
        <w:t>fits our expectation</w:t>
      </w:r>
      <w:r w:rsidR="00467C7B">
        <w:t xml:space="preserve"> (</w:t>
      </w:r>
      <w:r w:rsidR="00467C7B">
        <w:fldChar w:fldCharType="begin"/>
      </w:r>
      <w:r w:rsidR="00467C7B">
        <w:instrText xml:space="preserve"> REF _Ref96437899 \h </w:instrText>
      </w:r>
      <w:r w:rsidR="00467C7B">
        <w:fldChar w:fldCharType="separate"/>
      </w:r>
      <w:r w:rsidR="00467C7B" w:rsidRPr="00B808FD">
        <w:t>Fig</w:t>
      </w:r>
      <w:ins w:id="231" w:author="Carter, Laura" w:date="2022-06-06T13:53:00Z">
        <w:r w:rsidR="00054216">
          <w:t>.</w:t>
        </w:r>
      </w:ins>
      <w:del w:id="232" w:author="Carter, Laura" w:date="2022-06-06T13:53:00Z">
        <w:r w:rsidR="00467C7B" w:rsidRPr="00B808FD" w:rsidDel="00054216">
          <w:delText>ure</w:delText>
        </w:r>
      </w:del>
      <w:r w:rsidR="00467C7B" w:rsidRPr="00B808FD">
        <w:t xml:space="preserve"> </w:t>
      </w:r>
      <w:r w:rsidR="00467C7B" w:rsidRPr="00B808FD">
        <w:rPr>
          <w:noProof/>
        </w:rPr>
        <w:t>5</w:t>
      </w:r>
      <w:r w:rsidR="00467C7B">
        <w:fldChar w:fldCharType="end"/>
      </w:r>
      <w:r w:rsidR="00467C7B">
        <w:t>g)</w:t>
      </w:r>
      <w:r w:rsidRPr="005A774F">
        <w:t>.</w:t>
      </w:r>
      <w:r>
        <w:t xml:space="preserve"> Along the same line, the performance of the ensemble mean is above average for </w:t>
      </w:r>
      <w:r w:rsidR="00222004">
        <w:t>about</w:t>
      </w:r>
      <w:r>
        <w:t xml:space="preserve"> half the time.</w:t>
      </w:r>
      <w:r w:rsidRPr="005A774F">
        <w:t xml:space="preserve"> </w:t>
      </w:r>
      <w:r>
        <w:t xml:space="preserve">Meanwhile, the individual forecasts of all </w:t>
      </w:r>
      <w:r w:rsidR="009A402E">
        <w:t>six</w:t>
      </w:r>
      <w:r>
        <w:t xml:space="preserve"> organizations have been the worst for some periods</w:t>
      </w:r>
      <w:r w:rsidR="000C5179">
        <w:t xml:space="preserve">. </w:t>
      </w:r>
      <w:r w:rsidR="002B2DB6">
        <w:t>Individual forecasts are often skillful as well, for instance,</w:t>
      </w:r>
      <w:r>
        <w:t xml:space="preserve"> p</w:t>
      </w:r>
      <w:r w:rsidR="00A062B5">
        <w:t>6</w:t>
      </w:r>
      <w:r>
        <w:t xml:space="preserve"> is ranked first for </w:t>
      </w:r>
      <w:r w:rsidR="00853097">
        <w:t>about</w:t>
      </w:r>
      <w:r>
        <w:t xml:space="preserve"> a quarter of the time</w:t>
      </w:r>
      <w:r w:rsidR="0097132E">
        <w:t xml:space="preserve"> (</w:t>
      </w:r>
      <w:r w:rsidR="0097132E">
        <w:fldChar w:fldCharType="begin"/>
      </w:r>
      <w:r w:rsidR="0097132E">
        <w:instrText xml:space="preserve"> REF _Ref96437899 \h </w:instrText>
      </w:r>
      <w:r w:rsidR="0097132E">
        <w:fldChar w:fldCharType="separate"/>
      </w:r>
      <w:r w:rsidR="0097132E" w:rsidRPr="00B808FD">
        <w:t>Fig</w:t>
      </w:r>
      <w:ins w:id="233" w:author="Carter, Laura" w:date="2022-06-06T13:53:00Z">
        <w:r w:rsidR="00054216">
          <w:t>.</w:t>
        </w:r>
      </w:ins>
      <w:del w:id="234" w:author="Carter, Laura" w:date="2022-06-06T13:53:00Z">
        <w:r w:rsidR="0097132E" w:rsidRPr="00B808FD" w:rsidDel="00054216">
          <w:delText>ure</w:delText>
        </w:r>
      </w:del>
      <w:r w:rsidR="0097132E" w:rsidRPr="00B808FD">
        <w:t xml:space="preserve"> </w:t>
      </w:r>
      <w:r w:rsidR="0097132E" w:rsidRPr="00B808FD">
        <w:rPr>
          <w:noProof/>
        </w:rPr>
        <w:t>5</w:t>
      </w:r>
      <w:r w:rsidR="0097132E">
        <w:fldChar w:fldCharType="end"/>
      </w:r>
      <w:r w:rsidR="0097132E">
        <w:t>f)</w:t>
      </w:r>
      <w:r>
        <w:t xml:space="preserve">. </w:t>
      </w:r>
      <w:r w:rsidR="00DC3C94">
        <w:t xml:space="preserve">Overall, </w:t>
      </w:r>
      <w:r w:rsidR="0050793A">
        <w:t>the multiorganization ensemble mean is rated above average</w:t>
      </w:r>
      <w:r w:rsidR="005C3CE8">
        <w:t xml:space="preserve"> for over 75% of the time stamps</w:t>
      </w:r>
      <w:r w:rsidR="000F04F4">
        <w:t xml:space="preserve">, signifying </w:t>
      </w:r>
      <w:r w:rsidR="00DC3C94">
        <w:t>the wisdom of the crowd</w:t>
      </w:r>
      <w:r w:rsidR="005C3CE8">
        <w:t xml:space="preserve"> in time series forecasting</w:t>
      </w:r>
      <w:r w:rsidR="00DC3C94">
        <w:t xml:space="preserve">. </w:t>
      </w:r>
    </w:p>
    <w:p w14:paraId="38A45505" w14:textId="5471C6D1" w:rsidR="00991EAC" w:rsidRPr="00221506" w:rsidRDefault="00282CFA" w:rsidP="006E7D93">
      <w:pPr>
        <w:spacing w:after="0" w:line="240" w:lineRule="auto"/>
        <w:jc w:val="center"/>
        <w:rPr>
          <w:sz w:val="24"/>
          <w:szCs w:val="24"/>
          <w:lang w:eastAsia="zh-CN"/>
        </w:rPr>
      </w:pPr>
      <w:r w:rsidRPr="00282CFA">
        <w:rPr>
          <w:noProof/>
          <w:sz w:val="24"/>
          <w:szCs w:val="24"/>
          <w:lang w:eastAsia="zh-CN"/>
        </w:rPr>
        <w:drawing>
          <wp:inline distT="0" distB="0" distL="0" distR="0" wp14:anchorId="563D7371" wp14:editId="1B05BE4F">
            <wp:extent cx="4114800" cy="2913331"/>
            <wp:effectExtent l="0" t="0" r="0" b="0"/>
            <wp:docPr id="51" name="Picture 51" descr="Seven pie charts labeled (a) p1, (b) p2, (c) p3, (d) p4, (e) p5, (f) p6, (g) 6-org mean. Each pie chart has some combination of slices colored by rank, labeled 1 throug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even pie charts labeled (a) p1, (b) p2, (c) p3, (d) p4, (e) p5, (f) p6, (g) 6-org mean. Each pie chart has some combination of slices colored by rank, labeled 1 through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14800" cy="2913331"/>
                    </a:xfrm>
                    <a:prstGeom prst="rect">
                      <a:avLst/>
                    </a:prstGeom>
                    <a:noFill/>
                    <a:ln>
                      <a:noFill/>
                    </a:ln>
                  </pic:spPr>
                </pic:pic>
              </a:graphicData>
            </a:graphic>
          </wp:inline>
        </w:drawing>
      </w:r>
    </w:p>
    <w:p w14:paraId="16C5B30B" w14:textId="17CF67FD" w:rsidR="00D54DC0" w:rsidRPr="00B808FD" w:rsidRDefault="00D54DC0" w:rsidP="00D54DC0">
      <w:pPr>
        <w:pStyle w:val="CaptionFigureandTable"/>
      </w:pPr>
      <w:bookmarkStart w:id="235" w:name="_Ref96437899"/>
      <w:r w:rsidRPr="00B808FD">
        <w:t>Fig</w:t>
      </w:r>
      <w:ins w:id="236" w:author="Carter, Laura" w:date="2022-06-06T13:56:00Z">
        <w:r w:rsidR="00054216">
          <w:t>.</w:t>
        </w:r>
      </w:ins>
      <w:del w:id="237" w:author="Carter, Laura" w:date="2022-06-06T13:56:00Z">
        <w:r w:rsidRPr="00B808FD" w:rsidDel="00054216">
          <w:delText>ure</w:delText>
        </w:r>
      </w:del>
      <w:r w:rsidRPr="00B808FD">
        <w:t xml:space="preserve"> </w:t>
      </w:r>
      <w:r>
        <w:fldChar w:fldCharType="begin"/>
      </w:r>
      <w:r w:rsidRPr="00B808FD">
        <w:instrText xml:space="preserve"> SEQ Figure \* ARABIC </w:instrText>
      </w:r>
      <w:r>
        <w:fldChar w:fldCharType="separate"/>
      </w:r>
      <w:r w:rsidRPr="00B808FD">
        <w:rPr>
          <w:noProof/>
        </w:rPr>
        <w:t>5</w:t>
      </w:r>
      <w:r>
        <w:fldChar w:fldCharType="end"/>
      </w:r>
      <w:bookmarkEnd w:id="235"/>
      <w:r w:rsidR="00321ACD" w:rsidRPr="00B808FD">
        <w:t xml:space="preserve">. </w:t>
      </w:r>
      <w:r w:rsidR="00B808FD" w:rsidRPr="00CF2849">
        <w:t xml:space="preserve">The rank of </w:t>
      </w:r>
      <w:r w:rsidR="00B808FD">
        <w:t xml:space="preserve">the </w:t>
      </w:r>
      <w:r w:rsidR="00B808FD" w:rsidRPr="00CF2849">
        <w:t>absolute error of hourly power forecast among</w:t>
      </w:r>
      <w:r w:rsidR="00B808FD">
        <w:t xml:space="preserve"> </w:t>
      </w:r>
      <w:r w:rsidR="000661C2">
        <w:t>seven</w:t>
      </w:r>
      <w:r w:rsidR="00B808FD">
        <w:t xml:space="preserve"> time series:</w:t>
      </w:r>
      <w:r w:rsidR="00B808FD" w:rsidRPr="00CF2849">
        <w:t xml:space="preserve"> </w:t>
      </w:r>
      <w:r w:rsidR="00941697">
        <w:t>(</w:t>
      </w:r>
      <w:r w:rsidR="000661C2">
        <w:t>a</w:t>
      </w:r>
      <w:r w:rsidR="00941697">
        <w:t>)</w:t>
      </w:r>
      <w:r w:rsidR="00941697" w:rsidRPr="00CF2849">
        <w:t xml:space="preserve"> </w:t>
      </w:r>
      <w:r w:rsidR="00B808FD">
        <w:t>p1</w:t>
      </w:r>
      <w:r w:rsidR="00A5444B">
        <w:t>;</w:t>
      </w:r>
      <w:r w:rsidR="00B808FD">
        <w:t xml:space="preserve"> </w:t>
      </w:r>
      <w:r w:rsidR="00137B2B">
        <w:t>(</w:t>
      </w:r>
      <w:r w:rsidR="000661C2">
        <w:t>b</w:t>
      </w:r>
      <w:r w:rsidR="00137B2B">
        <w:t>) p2</w:t>
      </w:r>
      <w:r w:rsidR="00FF3BCD">
        <w:t xml:space="preserve"> mean</w:t>
      </w:r>
      <w:del w:id="238" w:author="Carter, Laura" w:date="2022-06-06T13:56:00Z">
        <w:r w:rsidR="00137B2B" w:rsidDel="00054216">
          <w:delText>,</w:delText>
        </w:r>
      </w:del>
      <w:ins w:id="239" w:author="Carter, Laura" w:date="2022-06-06T13:56:00Z">
        <w:r w:rsidR="00054216">
          <w:t>;</w:t>
        </w:r>
      </w:ins>
      <w:r w:rsidR="00137B2B">
        <w:t xml:space="preserve"> (</w:t>
      </w:r>
      <w:r w:rsidR="000661C2">
        <w:t>c</w:t>
      </w:r>
      <w:r w:rsidR="00137B2B">
        <w:t>) p3</w:t>
      </w:r>
      <w:r w:rsidR="00FF3BCD">
        <w:t xml:space="preserve"> mean</w:t>
      </w:r>
      <w:ins w:id="240" w:author="Carter, Laura" w:date="2022-06-06T13:56:00Z">
        <w:r w:rsidR="00054216">
          <w:t>;</w:t>
        </w:r>
      </w:ins>
      <w:del w:id="241" w:author="Carter, Laura" w:date="2022-06-06T13:56:00Z">
        <w:r w:rsidR="00137B2B" w:rsidDel="00054216">
          <w:delText>,</w:delText>
        </w:r>
      </w:del>
      <w:r w:rsidR="00137B2B">
        <w:t xml:space="preserve"> (</w:t>
      </w:r>
      <w:r w:rsidR="000661C2">
        <w:t>d</w:t>
      </w:r>
      <w:r w:rsidR="00137B2B">
        <w:t>) p4</w:t>
      </w:r>
      <w:r w:rsidR="00FF3BCD">
        <w:t xml:space="preserve"> mean</w:t>
      </w:r>
      <w:ins w:id="242" w:author="Carter, Laura" w:date="2022-06-06T13:56:00Z">
        <w:r w:rsidR="00054216">
          <w:t>;</w:t>
        </w:r>
      </w:ins>
      <w:del w:id="243" w:author="Carter, Laura" w:date="2022-06-06T13:56:00Z">
        <w:r w:rsidR="00137B2B" w:rsidDel="00054216">
          <w:delText>,</w:delText>
        </w:r>
      </w:del>
      <w:r w:rsidR="00137B2B">
        <w:t xml:space="preserve"> </w:t>
      </w:r>
      <w:del w:id="244" w:author="Carter, Laura" w:date="2022-06-06T13:56:00Z">
        <w:r w:rsidR="00137B2B" w:rsidDel="00054216">
          <w:delText xml:space="preserve">and </w:delText>
        </w:r>
      </w:del>
      <w:r w:rsidR="00137B2B">
        <w:t>(</w:t>
      </w:r>
      <w:r w:rsidR="000661C2">
        <w:t>e</w:t>
      </w:r>
      <w:r w:rsidR="00A5444B">
        <w:t>) p5</w:t>
      </w:r>
      <w:r w:rsidR="00FF3BCD">
        <w:t xml:space="preserve"> mean</w:t>
      </w:r>
      <w:r w:rsidR="000661C2">
        <w:t>; (f)</w:t>
      </w:r>
      <w:del w:id="245" w:author="Carter, Laura" w:date="2022-06-06T13:56:00Z">
        <w:r w:rsidR="000661C2" w:rsidDel="00054216">
          <w:delText>:</w:delText>
        </w:r>
      </w:del>
      <w:r w:rsidR="000661C2">
        <w:t xml:space="preserve"> p6; </w:t>
      </w:r>
      <w:ins w:id="246" w:author="Carter, Laura" w:date="2022-06-06T13:57:00Z">
        <w:r w:rsidR="00054216">
          <w:t xml:space="preserve">and </w:t>
        </w:r>
      </w:ins>
      <w:r w:rsidR="000661C2">
        <w:t>(g) the six-organization ensemble</w:t>
      </w:r>
      <w:r w:rsidR="000661C2" w:rsidRPr="00CF2849">
        <w:t xml:space="preserve"> mean</w:t>
      </w:r>
      <w:r w:rsidR="00B808FD" w:rsidRPr="00CF2849">
        <w:t xml:space="preserve"> at the Baltic-2 wind farm. A </w:t>
      </w:r>
      <w:r w:rsidR="00CC6A32">
        <w:t>forecast</w:t>
      </w:r>
      <w:r w:rsidR="00CC6A32" w:rsidRPr="00CF2849">
        <w:t xml:space="preserve"> </w:t>
      </w:r>
      <w:r w:rsidR="00B808FD" w:rsidRPr="00CF2849">
        <w:t xml:space="preserve">is ranked 1 for an hour when its power forecast error is the lowest among all </w:t>
      </w:r>
      <w:r w:rsidR="00CC6A32">
        <w:t>seven forecasts</w:t>
      </w:r>
      <w:r w:rsidR="00B808FD" w:rsidRPr="00CF2849">
        <w:t xml:space="preserve"> at that hour. Each pie chart illustrates the portion of the ranks over the 7-day period</w:t>
      </w:r>
      <w:r w:rsidR="00B808FD">
        <w:t xml:space="preserve"> that</w:t>
      </w:r>
      <w:r w:rsidR="00B808FD" w:rsidRPr="00CF2849">
        <w:t xml:space="preserve"> each </w:t>
      </w:r>
      <w:r w:rsidR="00CC6A32">
        <w:t>forecast</w:t>
      </w:r>
      <w:r w:rsidR="00CC6A32" w:rsidRPr="00CF2849">
        <w:t xml:space="preserve"> </w:t>
      </w:r>
      <w:r w:rsidR="00B808FD" w:rsidRPr="00CF2849">
        <w:t>holds.</w:t>
      </w:r>
    </w:p>
    <w:p w14:paraId="6900CFF1" w14:textId="2651B1BB" w:rsidR="00410C31" w:rsidRDefault="00E14BF5" w:rsidP="00410C31">
      <w:r>
        <w:t xml:space="preserve">Even though its overall performance is above average, the error distribution of the </w:t>
      </w:r>
      <w:r w:rsidR="009A402E">
        <w:t>six</w:t>
      </w:r>
      <w:r>
        <w:t xml:space="preserve">-organization ensemble mean does not wildly differ from those of its members. </w:t>
      </w:r>
      <w:r w:rsidRPr="005A774F">
        <w:t xml:space="preserve">The underlying absolute error distributions of </w:t>
      </w:r>
      <w:r>
        <w:t xml:space="preserve">wind </w:t>
      </w:r>
      <w:r w:rsidRPr="005A774F">
        <w:t xml:space="preserve">power forecasts are analogous to the probability density function of an exponential distribution, where the magnitude of most errors is small and </w:t>
      </w:r>
      <w:r w:rsidR="006D6417">
        <w:t>skewed towards</w:t>
      </w:r>
      <w:r w:rsidRPr="005A774F">
        <w:t xml:space="preserve"> </w:t>
      </w:r>
      <w:del w:id="247" w:author="Carter, Laura" w:date="2022-06-06T13:57:00Z">
        <w:r w:rsidRPr="005A774F" w:rsidDel="00054216">
          <w:delText>0</w:delText>
        </w:r>
      </w:del>
      <w:ins w:id="248" w:author="Carter, Laura" w:date="2022-06-06T13:57:00Z">
        <w:r w:rsidR="00054216">
          <w:t>zero</w:t>
        </w:r>
      </w:ins>
      <w:r>
        <w:t xml:space="preserve"> (</w:t>
      </w:r>
      <w:r w:rsidR="003A1E5E">
        <w:fldChar w:fldCharType="begin"/>
      </w:r>
      <w:r w:rsidR="003A1E5E">
        <w:instrText xml:space="preserve"> REF _Ref96437926 \h </w:instrText>
      </w:r>
      <w:r w:rsidR="003A1E5E">
        <w:fldChar w:fldCharType="separate"/>
      </w:r>
      <w:r w:rsidR="003A1E5E" w:rsidRPr="009B07F1">
        <w:t xml:space="preserve">Figure </w:t>
      </w:r>
      <w:r w:rsidR="003A1E5E" w:rsidRPr="009B07F1">
        <w:rPr>
          <w:noProof/>
        </w:rPr>
        <w:t>6</w:t>
      </w:r>
      <w:r w:rsidR="003A1E5E">
        <w:fldChar w:fldCharType="end"/>
      </w:r>
      <w:r>
        <w:t>)</w:t>
      </w:r>
      <w:r w:rsidRPr="005A774F">
        <w:t xml:space="preserve">. </w:t>
      </w:r>
      <w:r>
        <w:t xml:space="preserve">To examine whether the absolute error distributions statistically differ from each other, we use the </w:t>
      </w:r>
      <w:r w:rsidRPr="005A774F">
        <w:t>two-sample Kolmogorov-Smirnov test</w:t>
      </w:r>
      <w:r>
        <w:t xml:space="preserve"> for each pair of the distributions. </w:t>
      </w:r>
      <w:r w:rsidRPr="005A774F">
        <w:t>Based on the</w:t>
      </w:r>
      <w:r>
        <w:t xml:space="preserve"> </w:t>
      </w:r>
      <w:r w:rsidRPr="005A774F">
        <w:lastRenderedPageBreak/>
        <w:t xml:space="preserve">Kolmogorov-Smirnov test with an alpha of 0.05, </w:t>
      </w:r>
      <w:r>
        <w:t>p4’s</w:t>
      </w:r>
      <w:r w:rsidRPr="005A774F">
        <w:t xml:space="preserve"> absolute error distribution</w:t>
      </w:r>
      <w:r>
        <w:t xml:space="preserve"> is significantly different from the other distributions except for p3’s. T</w:t>
      </w:r>
      <w:r w:rsidRPr="005A774F">
        <w:t xml:space="preserve">he absolute error distribution of the </w:t>
      </w:r>
      <w:r w:rsidR="009A402E">
        <w:t>six</w:t>
      </w:r>
      <w:r>
        <w:t xml:space="preserve">-organization </w:t>
      </w:r>
      <w:r w:rsidRPr="005A774F">
        <w:t xml:space="preserve">ensemble mean is </w:t>
      </w:r>
      <w:r>
        <w:t xml:space="preserve">also </w:t>
      </w:r>
      <w:r w:rsidRPr="005A774F">
        <w:t xml:space="preserve">statistically different from </w:t>
      </w:r>
      <w:r>
        <w:t xml:space="preserve">p4’s. </w:t>
      </w:r>
      <w:r w:rsidRPr="005A774F">
        <w:t xml:space="preserve">Therefore, </w:t>
      </w:r>
      <w:r>
        <w:t xml:space="preserve">even though the </w:t>
      </w:r>
      <w:r w:rsidR="009A402E">
        <w:t>six</w:t>
      </w:r>
      <w:r>
        <w:t xml:space="preserve">-organization ensemble mean often yields above-average </w:t>
      </w:r>
      <w:r w:rsidR="00AA7F91">
        <w:t xml:space="preserve">forecasts </w:t>
      </w:r>
      <w:r>
        <w:t>(</w:t>
      </w:r>
      <w:r w:rsidR="003A1E5E">
        <w:fldChar w:fldCharType="begin"/>
      </w:r>
      <w:r w:rsidR="003A1E5E">
        <w:instrText xml:space="preserve"> REF _Ref96437899 \h </w:instrText>
      </w:r>
      <w:r w:rsidR="003A1E5E">
        <w:fldChar w:fldCharType="separate"/>
      </w:r>
      <w:r w:rsidR="003A1E5E" w:rsidRPr="00B808FD">
        <w:t>Fig</w:t>
      </w:r>
      <w:ins w:id="249" w:author="Carter, Laura" w:date="2022-06-06T13:58:00Z">
        <w:r w:rsidR="00054216">
          <w:t>.</w:t>
        </w:r>
      </w:ins>
      <w:del w:id="250" w:author="Carter, Laura" w:date="2022-06-06T13:58:00Z">
        <w:r w:rsidR="003A1E5E" w:rsidRPr="00B808FD" w:rsidDel="00054216">
          <w:delText>ure</w:delText>
        </w:r>
      </w:del>
      <w:r w:rsidR="003A1E5E" w:rsidRPr="00B808FD">
        <w:t xml:space="preserve"> </w:t>
      </w:r>
      <w:r w:rsidR="003A1E5E" w:rsidRPr="00B808FD">
        <w:rPr>
          <w:noProof/>
        </w:rPr>
        <w:t>5</w:t>
      </w:r>
      <w:r w:rsidR="003A1E5E">
        <w:fldChar w:fldCharType="end"/>
      </w:r>
      <w:r w:rsidR="008E29C7">
        <w:t>g</w:t>
      </w:r>
      <w:r>
        <w:t xml:space="preserve">), </w:t>
      </w:r>
      <w:r w:rsidRPr="005A774F">
        <w:t xml:space="preserve">we cannot conclude that </w:t>
      </w:r>
      <w:r>
        <w:t>its</w:t>
      </w:r>
      <w:r w:rsidRPr="005A774F">
        <w:t xml:space="preserve"> error distribution differs from those of all the members. </w:t>
      </w:r>
    </w:p>
    <w:p w14:paraId="61AC58C5" w14:textId="75E7185E" w:rsidR="009B07F1" w:rsidRPr="003A6D8D" w:rsidRDefault="00954D00" w:rsidP="00954D00">
      <w:pPr>
        <w:spacing w:after="0" w:line="240" w:lineRule="auto"/>
        <w:jc w:val="center"/>
        <w:rPr>
          <w:sz w:val="24"/>
          <w:szCs w:val="24"/>
          <w:lang w:eastAsia="zh-CN"/>
        </w:rPr>
      </w:pPr>
      <w:r w:rsidRPr="00954D00">
        <w:rPr>
          <w:noProof/>
          <w:sz w:val="24"/>
          <w:szCs w:val="24"/>
          <w:lang w:eastAsia="zh-CN"/>
        </w:rPr>
        <w:drawing>
          <wp:inline distT="0" distB="0" distL="0" distR="0" wp14:anchorId="326BDC1C" wp14:editId="62C80B01">
            <wp:extent cx="4861711" cy="2901444"/>
            <wp:effectExtent l="0" t="0" r="2540" b="0"/>
            <wp:docPr id="31" name="Picture 31" descr="Seven histograms show the count from 0 to 50 on the y-axis versus the absolute forecast error (MW) on the x-axis from 0 to 300. The graphs are labeled (a) through (g) and show a general decrease in count for all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ven histograms show the count from 0 to 50 on the y-axis versus the absolute forecast error (MW) on the x-axis from 0 to 300. The graphs are labeled (a) through (g) and show a general decrease in count for all from left to righ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69267" cy="2905953"/>
                    </a:xfrm>
                    <a:prstGeom prst="rect">
                      <a:avLst/>
                    </a:prstGeom>
                    <a:noFill/>
                    <a:ln>
                      <a:noFill/>
                    </a:ln>
                  </pic:spPr>
                </pic:pic>
              </a:graphicData>
            </a:graphic>
          </wp:inline>
        </w:drawing>
      </w:r>
    </w:p>
    <w:p w14:paraId="5187C01A" w14:textId="2A611DE2" w:rsidR="00D10926" w:rsidRPr="001A678A" w:rsidRDefault="009B07F1" w:rsidP="004E5997">
      <w:pPr>
        <w:pStyle w:val="CaptionFigureandTable"/>
      </w:pPr>
      <w:bookmarkStart w:id="251" w:name="_Ref96437926"/>
      <w:r w:rsidRPr="009B07F1">
        <w:t>Fig</w:t>
      </w:r>
      <w:ins w:id="252" w:author="Carter, Laura" w:date="2022-06-06T13:58:00Z">
        <w:r w:rsidR="00054216">
          <w:t>.</w:t>
        </w:r>
      </w:ins>
      <w:del w:id="253" w:author="Carter, Laura" w:date="2022-06-06T13:58:00Z">
        <w:r w:rsidRPr="009B07F1" w:rsidDel="00054216">
          <w:delText>ure</w:delText>
        </w:r>
      </w:del>
      <w:r w:rsidRPr="009B07F1">
        <w:t xml:space="preserve"> </w:t>
      </w:r>
      <w:r>
        <w:fldChar w:fldCharType="begin"/>
      </w:r>
      <w:r w:rsidRPr="009B07F1">
        <w:instrText xml:space="preserve"> SEQ Figure \* ARABIC </w:instrText>
      </w:r>
      <w:r>
        <w:fldChar w:fldCharType="separate"/>
      </w:r>
      <w:r w:rsidRPr="009B07F1">
        <w:rPr>
          <w:noProof/>
        </w:rPr>
        <w:t>6</w:t>
      </w:r>
      <w:r>
        <w:fldChar w:fldCharType="end"/>
      </w:r>
      <w:bookmarkEnd w:id="251"/>
      <w:r w:rsidRPr="009B07F1">
        <w:t xml:space="preserve">. </w:t>
      </w:r>
      <w:r>
        <w:t>Histograms of</w:t>
      </w:r>
      <w:r w:rsidRPr="00CF2849">
        <w:t xml:space="preserve"> absolute error</w:t>
      </w:r>
      <w:r>
        <w:t>s</w:t>
      </w:r>
      <w:r w:rsidRPr="00CF2849">
        <w:t xml:space="preserve"> of </w:t>
      </w:r>
      <w:r>
        <w:t xml:space="preserve">the </w:t>
      </w:r>
      <w:r w:rsidRPr="00CF2849">
        <w:t xml:space="preserve">hourly power forecast </w:t>
      </w:r>
      <w:r>
        <w:t xml:space="preserve">over the 7-day period </w:t>
      </w:r>
      <w:r w:rsidRPr="00CF2849">
        <w:t>at the Baltic-2 wind farm</w:t>
      </w:r>
      <w:r w:rsidR="001A678A">
        <w:t>: (a) p1; (</w:t>
      </w:r>
      <w:r w:rsidR="003F2AE2">
        <w:t>b</w:t>
      </w:r>
      <w:r w:rsidR="001A678A">
        <w:t>) p2</w:t>
      </w:r>
      <w:r w:rsidR="00281E74">
        <w:t xml:space="preserve"> mean</w:t>
      </w:r>
      <w:r w:rsidR="001A678A">
        <w:t>; (</w:t>
      </w:r>
      <w:r w:rsidR="003F2AE2">
        <w:t>c</w:t>
      </w:r>
      <w:r w:rsidR="001A678A">
        <w:t>) p3</w:t>
      </w:r>
      <w:r w:rsidR="00281E74">
        <w:t xml:space="preserve"> mean</w:t>
      </w:r>
      <w:r w:rsidR="001A678A">
        <w:t>; (</w:t>
      </w:r>
      <w:r w:rsidR="003F2AE2">
        <w:t>d</w:t>
      </w:r>
      <w:r w:rsidR="001A678A">
        <w:t>) p4</w:t>
      </w:r>
      <w:r w:rsidR="00281E74">
        <w:t xml:space="preserve"> mean</w:t>
      </w:r>
      <w:r w:rsidR="00C938CA">
        <w:t>;</w:t>
      </w:r>
      <w:r w:rsidR="001A678A">
        <w:t xml:space="preserve"> (</w:t>
      </w:r>
      <w:r w:rsidR="003F2AE2">
        <w:t>e</w:t>
      </w:r>
      <w:r w:rsidR="001A678A">
        <w:t>) p5</w:t>
      </w:r>
      <w:r w:rsidR="00281E74">
        <w:t xml:space="preserve"> mean</w:t>
      </w:r>
      <w:r w:rsidR="003F2AE2">
        <w:t>; (f) p6; and (g) the six-organization mean</w:t>
      </w:r>
      <w:r w:rsidR="001A678A">
        <w:t>.</w:t>
      </w:r>
    </w:p>
    <w:p w14:paraId="170C05A8" w14:textId="77777777" w:rsidR="00410C31" w:rsidRDefault="00410C31" w:rsidP="00410C31">
      <w:r w:rsidRPr="00CF2849">
        <w:t xml:space="preserve">To </w:t>
      </w:r>
      <w:r>
        <w:t>investigate</w:t>
      </w:r>
      <w:r w:rsidRPr="00CF2849">
        <w:t xml:space="preserve"> why the ensemble </w:t>
      </w:r>
      <w:r>
        <w:t>means</w:t>
      </w:r>
      <w:r w:rsidRPr="00CF2849">
        <w:t xml:space="preserve"> yield lower </w:t>
      </w:r>
      <w:r>
        <w:t>errors</w:t>
      </w:r>
      <w:r w:rsidRPr="00CF2849">
        <w:t xml:space="preserve"> than their members, we transform</w:t>
      </w:r>
      <w:r>
        <w:t>ed</w:t>
      </w:r>
      <w:r w:rsidRPr="00CF2849">
        <w:t xml:space="preserve"> the </w:t>
      </w:r>
      <w:r>
        <w:t xml:space="preserve">time series of hourly </w:t>
      </w:r>
      <w:r w:rsidRPr="00CF2849">
        <w:t xml:space="preserve">power forecast errors into power spectra. Using a power spectrum, we can understand how </w:t>
      </w:r>
      <w:r>
        <w:t>each forecast</w:t>
      </w:r>
      <w:r w:rsidRPr="00CF2849">
        <w:t xml:space="preserve"> perform</w:t>
      </w:r>
      <w:r>
        <w:t>s</w:t>
      </w:r>
      <w:r w:rsidRPr="00CF2849">
        <w:t xml:space="preserve"> during </w:t>
      </w:r>
      <w:r>
        <w:t xml:space="preserve">wind </w:t>
      </w:r>
      <w:r w:rsidRPr="00CF2849">
        <w:t xml:space="preserve">power fluctuations of various frequencies. The integral of the spectral components </w:t>
      </w:r>
      <w:r>
        <w:t>across</w:t>
      </w:r>
      <w:r w:rsidRPr="00CF2849">
        <w:t xml:space="preserve"> all the frequencies corresponds to the</w:t>
      </w:r>
      <w:r>
        <w:t xml:space="preserve"> error variance</w:t>
      </w:r>
      <w:r w:rsidRPr="00CF2849">
        <w:t xml:space="preserve"> </w:t>
      </w:r>
      <w:r>
        <w:t>of the time series</w:t>
      </w:r>
      <w:r w:rsidRPr="00CF2849">
        <w:t xml:space="preserve">. Therefore, when the </w:t>
      </w:r>
      <w:r>
        <w:t>integrated</w:t>
      </w:r>
      <w:r w:rsidRPr="00CF2849">
        <w:t xml:space="preserve"> power spectral density is lower than the others, the associated RMSE is also lower than the others.</w:t>
      </w:r>
      <w:r>
        <w:t xml:space="preserve"> </w:t>
      </w:r>
    </w:p>
    <w:p w14:paraId="2D7097B8" w14:textId="164105DF" w:rsidR="00D10926" w:rsidRDefault="00410C31" w:rsidP="00D10926">
      <w:r w:rsidRPr="00CF2849">
        <w:t>The</w:t>
      </w:r>
      <w:r>
        <w:t xml:space="preserve"> </w:t>
      </w:r>
      <w:r w:rsidR="009A402E">
        <w:t>six</w:t>
      </w:r>
      <w:r>
        <w:t>-organization</w:t>
      </w:r>
      <w:r w:rsidRPr="00CF2849">
        <w:t xml:space="preserve"> ensemble mean smooths out the extremes of </w:t>
      </w:r>
      <w:r>
        <w:t>its members</w:t>
      </w:r>
      <w:r w:rsidRPr="00CF2849">
        <w:t>, lead</w:t>
      </w:r>
      <w:r>
        <w:t>ing</w:t>
      </w:r>
      <w:r w:rsidRPr="00CF2849">
        <w:t xml:space="preserve"> to lower power forecast errors, and a spectrum of lower</w:t>
      </w:r>
      <w:r>
        <w:t xml:space="preserve"> integrated</w:t>
      </w:r>
      <w:r w:rsidRPr="00CF2849">
        <w:t xml:space="preserve"> magnitude</w:t>
      </w:r>
      <w:r>
        <w:t xml:space="preserve"> (</w:t>
      </w:r>
      <w:r w:rsidR="00F45931">
        <w:fldChar w:fldCharType="begin"/>
      </w:r>
      <w:r w:rsidR="00F45931">
        <w:instrText xml:space="preserve"> REF _Ref96437937 \h </w:instrText>
      </w:r>
      <w:r w:rsidR="00F45931">
        <w:fldChar w:fldCharType="separate"/>
      </w:r>
      <w:r w:rsidR="00F45931" w:rsidRPr="00CE2D5F">
        <w:t>Fig</w:t>
      </w:r>
      <w:ins w:id="254" w:author="Carter, Laura" w:date="2022-06-06T13:59:00Z">
        <w:r w:rsidR="00B36C47">
          <w:t>.</w:t>
        </w:r>
      </w:ins>
      <w:del w:id="255" w:author="Carter, Laura" w:date="2022-06-06T13:59:00Z">
        <w:r w:rsidR="00F45931" w:rsidRPr="00CE2D5F" w:rsidDel="00B36C47">
          <w:delText>ure</w:delText>
        </w:r>
      </w:del>
      <w:r w:rsidR="00F45931" w:rsidRPr="00CE2D5F">
        <w:t xml:space="preserve"> </w:t>
      </w:r>
      <w:r w:rsidR="00F45931" w:rsidRPr="00CE2D5F">
        <w:rPr>
          <w:noProof/>
        </w:rPr>
        <w:t>7</w:t>
      </w:r>
      <w:r w:rsidR="00F45931">
        <w:fldChar w:fldCharType="end"/>
      </w:r>
      <w:r>
        <w:t>)</w:t>
      </w:r>
      <w:r w:rsidRPr="00CF2849">
        <w:t xml:space="preserve">. For example, the </w:t>
      </w:r>
      <w:r>
        <w:t xml:space="preserve">wind </w:t>
      </w:r>
      <w:r w:rsidRPr="00CF2849">
        <w:t>power patterns fluctuating at about 2.</w:t>
      </w:r>
      <w:r w:rsidR="00BC45CB">
        <w:t>5</w:t>
      </w:r>
      <w:r w:rsidRPr="00CF2849">
        <w:t xml:space="preserve"> hours are better captured by the </w:t>
      </w:r>
      <w:r w:rsidR="009A402E">
        <w:t>six</w:t>
      </w:r>
      <w:r>
        <w:t xml:space="preserve">-organization </w:t>
      </w:r>
      <w:r w:rsidRPr="00CF2849">
        <w:t>ensemble mean</w:t>
      </w:r>
      <w:r>
        <w:t>,</w:t>
      </w:r>
      <w:r w:rsidRPr="00CF2849">
        <w:t xml:space="preserve"> and hence</w:t>
      </w:r>
      <w:ins w:id="256" w:author="Carter, Laura" w:date="2022-06-06T13:59:00Z">
        <w:r w:rsidR="00B36C47">
          <w:t>,</w:t>
        </w:r>
      </w:ins>
      <w:r w:rsidRPr="00CF2849">
        <w:t xml:space="preserve"> its power error</w:t>
      </w:r>
      <w:r>
        <w:t>s</w:t>
      </w:r>
      <w:r w:rsidRPr="00CF2849">
        <w:t xml:space="preserve"> at </w:t>
      </w:r>
      <w:r>
        <w:t>that</w:t>
      </w:r>
      <w:r w:rsidRPr="00CF2849">
        <w:t xml:space="preserve"> frequency </w:t>
      </w:r>
      <w:r>
        <w:t>are</w:t>
      </w:r>
      <w:r w:rsidRPr="00CF2849">
        <w:t xml:space="preserve"> lower than</w:t>
      </w:r>
      <w:r>
        <w:t xml:space="preserve"> those of</w:t>
      </w:r>
      <w:r w:rsidRPr="00CF2849">
        <w:t xml:space="preserve"> </w:t>
      </w:r>
      <w:r>
        <w:t>its</w:t>
      </w:r>
      <w:r w:rsidRPr="00CF2849">
        <w:t xml:space="preserve"> members</w:t>
      </w:r>
      <w:r w:rsidR="007A7109">
        <w:t xml:space="preserve"> (</w:t>
      </w:r>
      <w:r w:rsidR="007A7109">
        <w:fldChar w:fldCharType="begin"/>
      </w:r>
      <w:r w:rsidR="007A7109">
        <w:instrText xml:space="preserve"> REF _Ref96437937 \h </w:instrText>
      </w:r>
      <w:r w:rsidR="007A7109">
        <w:fldChar w:fldCharType="separate"/>
      </w:r>
      <w:r w:rsidR="007A7109" w:rsidRPr="00CE2D5F">
        <w:t>Fig</w:t>
      </w:r>
      <w:ins w:id="257" w:author="Carter, Laura" w:date="2022-06-06T13:59:00Z">
        <w:r w:rsidR="00B36C47">
          <w:t>.</w:t>
        </w:r>
      </w:ins>
      <w:del w:id="258" w:author="Carter, Laura" w:date="2022-06-06T13:59:00Z">
        <w:r w:rsidR="007A7109" w:rsidRPr="00CE2D5F" w:rsidDel="00B36C47">
          <w:delText>ure</w:delText>
        </w:r>
      </w:del>
      <w:r w:rsidR="007A7109" w:rsidRPr="00CE2D5F">
        <w:t xml:space="preserve"> </w:t>
      </w:r>
      <w:r w:rsidR="007A7109" w:rsidRPr="00CE2D5F">
        <w:rPr>
          <w:noProof/>
        </w:rPr>
        <w:t>7</w:t>
      </w:r>
      <w:r w:rsidR="007A7109">
        <w:fldChar w:fldCharType="end"/>
      </w:r>
      <w:r w:rsidR="007A7109">
        <w:t>c)</w:t>
      </w:r>
      <w:r w:rsidRPr="00CF2849">
        <w:t xml:space="preserve">. Similar features also emerge </w:t>
      </w:r>
      <w:r>
        <w:t>at</w:t>
      </w:r>
      <w:r w:rsidRPr="00CF2849">
        <w:t xml:space="preserve"> fluctuations </w:t>
      </w:r>
      <w:r>
        <w:t>of</w:t>
      </w:r>
      <w:r w:rsidRPr="00CF2849">
        <w:t xml:space="preserve"> about 3.</w:t>
      </w:r>
      <w:r>
        <w:t>7</w:t>
      </w:r>
      <w:r w:rsidR="000558AA">
        <w:t xml:space="preserve"> and 6.7</w:t>
      </w:r>
      <w:r w:rsidRPr="00CF2849">
        <w:t xml:space="preserve"> hours. The spectra of the p4 and p5 ensembles also </w:t>
      </w:r>
      <w:r>
        <w:t>display</w:t>
      </w:r>
      <w:r w:rsidRPr="00CF2849">
        <w:t xml:space="preserve"> that the</w:t>
      </w:r>
      <w:r>
        <w:t xml:space="preserve"> single-organization</w:t>
      </w:r>
      <w:r w:rsidRPr="00CF2849">
        <w:t xml:space="preserve"> ensemble means have below-average </w:t>
      </w:r>
      <w:r>
        <w:lastRenderedPageBreak/>
        <w:t xml:space="preserve">integrated </w:t>
      </w:r>
      <w:r w:rsidRPr="00CF2849">
        <w:t>magnitude</w:t>
      </w:r>
      <w:r>
        <w:t xml:space="preserve">. The p4 ensemble mean has a smaller </w:t>
      </w:r>
      <w:r w:rsidRPr="00CF2849">
        <w:t xml:space="preserve">spectral component integral </w:t>
      </w:r>
      <w:r>
        <w:t>than all its individual members</w:t>
      </w:r>
      <w:r w:rsidR="00BF1E0B">
        <w:t xml:space="preserve"> (</w:t>
      </w:r>
      <w:r w:rsidR="00BF1E0B">
        <w:fldChar w:fldCharType="begin"/>
      </w:r>
      <w:r w:rsidR="00BF1E0B">
        <w:instrText xml:space="preserve"> REF _Ref96437937 \h </w:instrText>
      </w:r>
      <w:r w:rsidR="00BF1E0B">
        <w:fldChar w:fldCharType="separate"/>
      </w:r>
      <w:r w:rsidR="00BF1E0B" w:rsidRPr="00CE2D5F">
        <w:t>Fig</w:t>
      </w:r>
      <w:ins w:id="259" w:author="Carter, Laura" w:date="2022-06-06T14:00:00Z">
        <w:r w:rsidR="00B36C47">
          <w:t>.</w:t>
        </w:r>
      </w:ins>
      <w:del w:id="260" w:author="Carter, Laura" w:date="2022-06-06T14:00:00Z">
        <w:r w:rsidR="00BF1E0B" w:rsidRPr="00CE2D5F" w:rsidDel="00B36C47">
          <w:delText>ure</w:delText>
        </w:r>
      </w:del>
      <w:r w:rsidR="00BF1E0B" w:rsidRPr="00CE2D5F">
        <w:t xml:space="preserve"> </w:t>
      </w:r>
      <w:r w:rsidR="00BF1E0B" w:rsidRPr="00CE2D5F">
        <w:rPr>
          <w:noProof/>
        </w:rPr>
        <w:t>7</w:t>
      </w:r>
      <w:r w:rsidR="00BF1E0B">
        <w:fldChar w:fldCharType="end"/>
      </w:r>
      <w:r w:rsidR="00BF1E0B">
        <w:t>a)</w:t>
      </w:r>
      <w:r>
        <w:t xml:space="preserve">, </w:t>
      </w:r>
      <w:r w:rsidRPr="00CF2849">
        <w:t xml:space="preserve">and only </w:t>
      </w:r>
      <w:r>
        <w:t>five</w:t>
      </w:r>
      <w:r w:rsidRPr="00CF2849">
        <w:t xml:space="preserve"> p5 ensemble member</w:t>
      </w:r>
      <w:r>
        <w:t>s</w:t>
      </w:r>
      <w:r w:rsidRPr="00CF2849">
        <w:t xml:space="preserve"> yield</w:t>
      </w:r>
      <w:r>
        <w:t xml:space="preserve"> slightly</w:t>
      </w:r>
      <w:r w:rsidRPr="00CF2849">
        <w:t xml:space="preserve"> </w:t>
      </w:r>
      <w:r>
        <w:t>smaller</w:t>
      </w:r>
      <w:r w:rsidRPr="00CF2849">
        <w:t xml:space="preserve"> spectral component integral</w:t>
      </w:r>
      <w:r>
        <w:t>s of the same order of magnitude</w:t>
      </w:r>
      <w:r w:rsidRPr="00CF2849">
        <w:t xml:space="preserve"> </w:t>
      </w:r>
      <w:del w:id="261" w:author="Carter, Laura" w:date="2022-06-06T14:00:00Z">
        <w:r w:rsidRPr="00CF2849" w:rsidDel="00B36C47">
          <w:delText xml:space="preserve">than </w:delText>
        </w:r>
      </w:del>
      <w:ins w:id="262" w:author="Carter, Laura" w:date="2022-06-06T14:00:00Z">
        <w:r w:rsidR="00B36C47">
          <w:t>as</w:t>
        </w:r>
        <w:r w:rsidR="00B36C47" w:rsidRPr="00CF2849">
          <w:t xml:space="preserve"> </w:t>
        </w:r>
      </w:ins>
      <w:r>
        <w:t>the p5</w:t>
      </w:r>
      <w:r w:rsidRPr="00CF2849">
        <w:t xml:space="preserve"> ensemble mean</w:t>
      </w:r>
      <w:r w:rsidR="00BF1E0B">
        <w:t xml:space="preserve"> (</w:t>
      </w:r>
      <w:r w:rsidR="00BF1E0B">
        <w:fldChar w:fldCharType="begin"/>
      </w:r>
      <w:r w:rsidR="00BF1E0B">
        <w:instrText xml:space="preserve"> REF _Ref96437937 \h </w:instrText>
      </w:r>
      <w:r w:rsidR="00BF1E0B">
        <w:fldChar w:fldCharType="separate"/>
      </w:r>
      <w:r w:rsidR="00BF1E0B" w:rsidRPr="00CE2D5F">
        <w:t xml:space="preserve">Figure </w:t>
      </w:r>
      <w:r w:rsidR="00BF1E0B" w:rsidRPr="00CE2D5F">
        <w:rPr>
          <w:noProof/>
        </w:rPr>
        <w:t>7</w:t>
      </w:r>
      <w:r w:rsidR="00BF1E0B">
        <w:fldChar w:fldCharType="end"/>
      </w:r>
      <w:r w:rsidR="00BF1E0B">
        <w:t>b)</w:t>
      </w:r>
      <w:r w:rsidRPr="00CF2849">
        <w:t>.</w:t>
      </w:r>
      <w:r>
        <w:t xml:space="preserve"> To summarize, an ensemble mean only needs to perform better than most </w:t>
      </w:r>
      <w:ins w:id="263" w:author="Carter, Laura" w:date="2022-06-06T14:00:00Z">
        <w:r w:rsidR="00B36C47">
          <w:t xml:space="preserve">of </w:t>
        </w:r>
      </w:ins>
      <w:r>
        <w:t xml:space="preserve">its members at several frequencies to generate low forecast errors. </w:t>
      </w:r>
    </w:p>
    <w:p w14:paraId="3EBF4EF9" w14:textId="0E9E2428" w:rsidR="00767309" w:rsidRPr="00767309" w:rsidRDefault="00167687" w:rsidP="000C7869">
      <w:pPr>
        <w:spacing w:after="0" w:line="240" w:lineRule="auto"/>
        <w:jc w:val="center"/>
        <w:rPr>
          <w:sz w:val="24"/>
          <w:szCs w:val="24"/>
          <w:lang w:eastAsia="zh-CN"/>
        </w:rPr>
      </w:pPr>
      <w:r w:rsidRPr="00167687">
        <w:rPr>
          <w:noProof/>
          <w:sz w:val="24"/>
          <w:szCs w:val="24"/>
          <w:lang w:eastAsia="zh-CN"/>
        </w:rPr>
        <w:drawing>
          <wp:inline distT="0" distB="0" distL="0" distR="0" wp14:anchorId="1A61561D" wp14:editId="6D3E92FB">
            <wp:extent cx="2743200" cy="1868524"/>
            <wp:effectExtent l="0" t="0" r="0" b="0"/>
            <wp:docPr id="36" name="Picture 36" descr="A line graph showing, on the y-axis, power spectral density of power error [MW2s] from 10^2 to 10^9 versus the period [hr] on the x-axis from above 13.9 down to 2.0. On the top of the graph, the x-axis is labeled frequency [Hz] from 0.00000 to 0.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line graph showing, on the y-axis, power spectral density of power error [MW2s] from 10^2 to 10^9 versus the period [hr] on the x-axis from above 13.9 down to 2.0. On the top of the graph, the x-axis is labeled frequency [Hz] from 0.00000 to 0.000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1868524"/>
                    </a:xfrm>
                    <a:prstGeom prst="rect">
                      <a:avLst/>
                    </a:prstGeom>
                    <a:noFill/>
                    <a:ln>
                      <a:noFill/>
                    </a:ln>
                  </pic:spPr>
                </pic:pic>
              </a:graphicData>
            </a:graphic>
          </wp:inline>
        </w:drawing>
      </w:r>
    </w:p>
    <w:p w14:paraId="20769418" w14:textId="13EF3786" w:rsidR="00767309" w:rsidRDefault="000C7869" w:rsidP="000C7869">
      <w:pPr>
        <w:spacing w:after="0" w:line="240" w:lineRule="auto"/>
        <w:jc w:val="center"/>
        <w:rPr>
          <w:sz w:val="24"/>
          <w:szCs w:val="24"/>
          <w:lang w:eastAsia="zh-CN"/>
        </w:rPr>
      </w:pPr>
      <w:r w:rsidRPr="000C7869">
        <w:rPr>
          <w:noProof/>
          <w:sz w:val="24"/>
          <w:szCs w:val="24"/>
          <w:lang w:eastAsia="zh-CN"/>
        </w:rPr>
        <w:drawing>
          <wp:inline distT="0" distB="0" distL="0" distR="0" wp14:anchorId="0FEF7931" wp14:editId="31A8EEE2">
            <wp:extent cx="2743200" cy="1868524"/>
            <wp:effectExtent l="0" t="0" r="0" b="0"/>
            <wp:docPr id="37" name="Picture 37" descr="A line graph showing, on the y-axis, power spectral density of power error [MW2s] from 10^2 to 10^8 versus the period [hr] on the x-axis from above 13.9 down to 2.0. On the top of the graph, the x-axis is labeled frequency [Hz] from 0.00000 to 0.00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line graph showing, on the y-axis, power spectral density of power error [MW2s] from 10^2 to 10^8 versus the period [hr] on the x-axis from above 13.9 down to 2.0. On the top of the graph, the x-axis is labeled frequency [Hz] from 0.00000 to 0.000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1868524"/>
                    </a:xfrm>
                    <a:prstGeom prst="rect">
                      <a:avLst/>
                    </a:prstGeom>
                    <a:noFill/>
                    <a:ln>
                      <a:noFill/>
                    </a:ln>
                  </pic:spPr>
                </pic:pic>
              </a:graphicData>
            </a:graphic>
          </wp:inline>
        </w:drawing>
      </w:r>
    </w:p>
    <w:p w14:paraId="66A73DB5" w14:textId="2C3E87B0" w:rsidR="006C7EF7" w:rsidRPr="003C529A" w:rsidRDefault="005D43AD" w:rsidP="000104EA">
      <w:pPr>
        <w:spacing w:after="0" w:line="240" w:lineRule="auto"/>
        <w:jc w:val="center"/>
        <w:rPr>
          <w:sz w:val="24"/>
          <w:szCs w:val="24"/>
          <w:lang w:eastAsia="zh-CN"/>
        </w:rPr>
      </w:pPr>
      <w:r w:rsidRPr="005D43AD">
        <w:rPr>
          <w:noProof/>
          <w:sz w:val="24"/>
          <w:szCs w:val="24"/>
          <w:lang w:eastAsia="zh-CN"/>
        </w:rPr>
        <w:drawing>
          <wp:inline distT="0" distB="0" distL="0" distR="0" wp14:anchorId="3841A0C0" wp14:editId="21B44242">
            <wp:extent cx="2743200" cy="2166293"/>
            <wp:effectExtent l="0" t="0" r="0" b="0"/>
            <wp:docPr id="32" name="Picture 32" descr="A line graph showing, on the y-axis, power spectral density of power error [MW2s] from 10^5 to 10^9 versus the period [hr] on the x-axis from above 13.9 down to 2.0. On the top of the graph, the x-axis is labeled frequency [Hz] from 0.00000 to 0.00014.&#10;A legend indicates the color of the lines represent p1, p2 mean, p3 mean, p4 mean, p5 mean, p6, and 6-org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line graph showing, on the y-axis, power spectral density of power error [MW2s] from 10^5 to 10^9 versus the period [hr] on the x-axis from above 13.9 down to 2.0. On the top of the graph, the x-axis is labeled frequency [Hz] from 0.00000 to 0.00014.&#10;A legend indicates the color of the lines represent p1, p2 mean, p3 mean, p4 mean, p5 mean, p6, and 6-org mea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2166293"/>
                    </a:xfrm>
                    <a:prstGeom prst="rect">
                      <a:avLst/>
                    </a:prstGeom>
                    <a:noFill/>
                    <a:ln>
                      <a:noFill/>
                    </a:ln>
                  </pic:spPr>
                </pic:pic>
              </a:graphicData>
            </a:graphic>
          </wp:inline>
        </w:drawing>
      </w:r>
    </w:p>
    <w:p w14:paraId="6B89BB3B" w14:textId="057ACF65" w:rsidR="00D10926" w:rsidRPr="00CE2D5F" w:rsidRDefault="006C7EF7" w:rsidP="006C7EF7">
      <w:pPr>
        <w:pStyle w:val="CaptionFigureandTable"/>
      </w:pPr>
      <w:bookmarkStart w:id="264" w:name="_Ref96437937"/>
      <w:r w:rsidRPr="00CE2D5F">
        <w:t>Fig</w:t>
      </w:r>
      <w:ins w:id="265" w:author="Carter, Laura" w:date="2022-06-06T14:00:00Z">
        <w:r w:rsidR="00B36C47">
          <w:t>.</w:t>
        </w:r>
      </w:ins>
      <w:del w:id="266" w:author="Carter, Laura" w:date="2022-06-06T14:00:00Z">
        <w:r w:rsidRPr="00CE2D5F" w:rsidDel="00B36C47">
          <w:delText>ure</w:delText>
        </w:r>
      </w:del>
      <w:r w:rsidRPr="00CE2D5F">
        <w:t xml:space="preserve"> </w:t>
      </w:r>
      <w:r>
        <w:fldChar w:fldCharType="begin"/>
      </w:r>
      <w:r w:rsidRPr="00CE2D5F">
        <w:instrText xml:space="preserve"> SEQ Figure \* ARABIC </w:instrText>
      </w:r>
      <w:r>
        <w:fldChar w:fldCharType="separate"/>
      </w:r>
      <w:r w:rsidRPr="00CE2D5F">
        <w:rPr>
          <w:noProof/>
        </w:rPr>
        <w:t>7</w:t>
      </w:r>
      <w:r>
        <w:fldChar w:fldCharType="end"/>
      </w:r>
      <w:bookmarkEnd w:id="264"/>
      <w:r w:rsidRPr="00CE2D5F">
        <w:t xml:space="preserve">. </w:t>
      </w:r>
      <w:r w:rsidR="00CE2D5F" w:rsidRPr="000207DB">
        <w:t>Power spectra of the hourly power</w:t>
      </w:r>
      <w:r w:rsidR="00CE2D5F">
        <w:t xml:space="preserve"> </w:t>
      </w:r>
      <w:r w:rsidR="00CE2D5F" w:rsidRPr="000207DB">
        <w:t>forecast error of the Baltic-2 case over the 7-day period</w:t>
      </w:r>
      <w:r w:rsidR="00CE2D5F">
        <w:t xml:space="preserve"> for</w:t>
      </w:r>
      <w:r w:rsidR="00FC17C6">
        <w:t xml:space="preserve"> (a)</w:t>
      </w:r>
      <w:r w:rsidR="00CE2D5F">
        <w:t xml:space="preserve"> the p4 ensemble</w:t>
      </w:r>
      <w:r w:rsidR="00FC17C6">
        <w:t xml:space="preserve">, </w:t>
      </w:r>
      <w:r w:rsidR="00CE2D5F">
        <w:t>(</w:t>
      </w:r>
      <w:r w:rsidR="00FC17C6">
        <w:t>b</w:t>
      </w:r>
      <w:r w:rsidR="00CE2D5F">
        <w:t>)</w:t>
      </w:r>
      <w:r w:rsidR="00FC17C6">
        <w:t xml:space="preserve"> </w:t>
      </w:r>
      <w:r w:rsidR="00CE2D5F">
        <w:t>the p5 ensemble, and</w:t>
      </w:r>
      <w:r w:rsidR="008B51E3">
        <w:t xml:space="preserve"> (c)</w:t>
      </w:r>
      <w:r w:rsidR="00CE2D5F">
        <w:t xml:space="preserve"> the </w:t>
      </w:r>
      <w:r w:rsidR="009A402E">
        <w:t>six</w:t>
      </w:r>
      <w:r w:rsidR="00CE2D5F">
        <w:t>-organization ensemble</w:t>
      </w:r>
      <w:r w:rsidR="00CE2D5F" w:rsidRPr="000207DB">
        <w:t xml:space="preserve">. </w:t>
      </w:r>
      <w:r w:rsidR="00CE2D5F">
        <w:t>In each spectrum, t</w:t>
      </w:r>
      <w:r w:rsidR="00CE2D5F" w:rsidRPr="000207DB">
        <w:t>he black line indicates the ensemble mean</w:t>
      </w:r>
      <w:ins w:id="267" w:author="Carter, Laura" w:date="2022-06-06T14:00:00Z">
        <w:r w:rsidR="00B36C47">
          <w:t>,</w:t>
        </w:r>
      </w:ins>
      <w:r w:rsidR="00CE2D5F">
        <w:t xml:space="preserve"> and the other colored lines represent the ensemble members</w:t>
      </w:r>
      <w:r w:rsidR="00CE2D5F" w:rsidRPr="000207DB">
        <w:t>.</w:t>
      </w:r>
    </w:p>
    <w:p w14:paraId="53DE212F" w14:textId="1FE1054F" w:rsidR="00316BA7" w:rsidRDefault="00D10926" w:rsidP="00316BA7">
      <w:r>
        <w:lastRenderedPageBreak/>
        <w:t xml:space="preserve">We also investigated whether different averaging time frames of a time series would lead to different error distributions. For instance, using the same FINO2 82-m wind speed forecasts (e.g., p5 ensemble members), we performed the two-sample </w:t>
      </w:r>
      <w:r w:rsidR="004B440B">
        <w:t>t</w:t>
      </w:r>
      <w:r>
        <w:t xml:space="preserve">-test on a pair of RMSE distributions at 60-minute and 120-minute frequencies. We found that the resultant p-value does not exceed any meaningful alpha threshold (not shown). Therefore, we could not reject the null hypothesis that the two RMSE distributions have identical averages. We performed the two-sample </w:t>
      </w:r>
      <w:r w:rsidR="004B440B">
        <w:t>t</w:t>
      </w:r>
      <w:r>
        <w:t>-tests on other error metrics presented in this manuscript, such as the median absolute error, at different heights</w:t>
      </w:r>
      <w:ins w:id="268" w:author="Carter, Laura" w:date="2022-06-06T14:03:00Z">
        <w:r w:rsidR="006A36F2">
          <w:t>,</w:t>
        </w:r>
      </w:ins>
      <w:r>
        <w:t xml:space="preserve"> and we drew the same conclusions. Thus, in this work, the error distributions are independent of different averaging time scales. </w:t>
      </w:r>
    </w:p>
    <w:p w14:paraId="2C853191" w14:textId="2FF58902" w:rsidR="00316BA7" w:rsidRDefault="006C7EF7" w:rsidP="00AA156C">
      <w:pPr>
        <w:pStyle w:val="Sub-sectionHeader"/>
        <w:numPr>
          <w:ilvl w:val="1"/>
          <w:numId w:val="12"/>
        </w:numPr>
      </w:pPr>
      <w:r>
        <w:t>Ramp forecasts</w:t>
      </w:r>
    </w:p>
    <w:p w14:paraId="6B3BB5BC" w14:textId="7720FD24" w:rsidR="00316BA7" w:rsidRDefault="00316BA7" w:rsidP="00316BA7">
      <w:r>
        <w:t>In this section, we classify ramp events on different forecast datasets using the same set of ramp definitions through WE-Validate, and hence</w:t>
      </w:r>
      <w:ins w:id="269" w:author="Carter, Laura" w:date="2022-06-06T14:03:00Z">
        <w:r w:rsidR="006A36F2">
          <w:t>,</w:t>
        </w:r>
      </w:ins>
      <w:r>
        <w:t xml:space="preserve"> we analyze the ramp forecasts in a consistent fashion. We define a wind ramp event when the absolute change in power in a given period exceeds a threshold. For instance, the ramp definition of |50 MW| within 6 hours means that a change</w:t>
      </w:r>
      <w:ins w:id="270" w:author="Carter, Laura" w:date="2022-06-06T14:03:00Z">
        <w:r w:rsidR="00C21803">
          <w:t>—either a positive or negative change—</w:t>
        </w:r>
      </w:ins>
      <w:del w:id="271" w:author="Carter, Laura" w:date="2022-06-06T14:03:00Z">
        <w:r w:rsidDel="00C21803">
          <w:delText xml:space="preserve"> </w:delText>
        </w:r>
      </w:del>
      <w:r>
        <w:t>in power above 50 MW</w:t>
      </w:r>
      <w:del w:id="272" w:author="Carter, Laura" w:date="2022-06-06T14:03:00Z">
        <w:r w:rsidDel="00C21803">
          <w:delText>—either a positive or negative change—</w:delText>
        </w:r>
      </w:del>
      <w:ins w:id="273" w:author="Carter, Laura" w:date="2022-06-06T14:04:00Z">
        <w:r w:rsidR="00C21803">
          <w:t xml:space="preserve"> </w:t>
        </w:r>
      </w:ins>
      <w:r>
        <w:t>in any 6-hour interval is labeled as a ramp event, and such a definition applies to forecast and observed power time series. We implemented this simple ramp definition in WE-Validate to display the capability of the code base, and users are welcome to add their own ramp definitions. We summarize the occurrences of observed wind power ramps and no-ramps of the Baltic-2 case using 60-minute data in</w:t>
      </w:r>
      <w:r w:rsidR="00660B68">
        <w:t xml:space="preserve"> </w:t>
      </w:r>
      <w:r w:rsidR="00660B68">
        <w:fldChar w:fldCharType="begin"/>
      </w:r>
      <w:r w:rsidR="00660B68">
        <w:instrText xml:space="preserve"> REF _Ref96437588 \h </w:instrText>
      </w:r>
      <w:r w:rsidR="00660B68">
        <w:fldChar w:fldCharType="separate"/>
      </w:r>
      <w:r w:rsidR="00660B68" w:rsidRPr="003C45A0">
        <w:t>Table 3</w:t>
      </w:r>
      <w:r w:rsidR="00660B68">
        <w:fldChar w:fldCharType="end"/>
      </w:r>
      <w:r>
        <w:t xml:space="preserve">. When we increase the temporal resolution to 15 and 30 minutes and count the ramp occurrences, the resulting observed ramps and no-ramps increase, yet the ratios between them remain similar to those of the 60-minute data (not shown). </w:t>
      </w:r>
    </w:p>
    <w:tbl>
      <w:tblPr>
        <w:tblStyle w:val="TableGridLight"/>
        <w:tblW w:w="0" w:type="auto"/>
        <w:jc w:val="center"/>
        <w:tblLook w:val="04A0" w:firstRow="1" w:lastRow="0" w:firstColumn="1" w:lastColumn="0" w:noHBand="0" w:noVBand="1"/>
      </w:tblPr>
      <w:tblGrid>
        <w:gridCol w:w="2880"/>
        <w:gridCol w:w="2880"/>
        <w:gridCol w:w="2880"/>
      </w:tblGrid>
      <w:tr w:rsidR="003C45A0" w:rsidRPr="003C45A0" w14:paraId="429242A5" w14:textId="77777777" w:rsidTr="00BA7371">
        <w:trPr>
          <w:trHeight w:val="20"/>
          <w:jc w:val="center"/>
        </w:trPr>
        <w:tc>
          <w:tcPr>
            <w:tcW w:w="2880" w:type="dxa"/>
          </w:tcPr>
          <w:p w14:paraId="621DD8C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Ramp definition</w:t>
            </w:r>
          </w:p>
        </w:tc>
        <w:tc>
          <w:tcPr>
            <w:tcW w:w="2880" w:type="dxa"/>
          </w:tcPr>
          <w:p w14:paraId="2E12D9AF"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Observed ramp count</w:t>
            </w:r>
          </w:p>
        </w:tc>
        <w:tc>
          <w:tcPr>
            <w:tcW w:w="2880" w:type="dxa"/>
          </w:tcPr>
          <w:p w14:paraId="2435E4A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Observed no-ramp count</w:t>
            </w:r>
          </w:p>
        </w:tc>
      </w:tr>
      <w:tr w:rsidR="003C45A0" w:rsidRPr="003C45A0" w14:paraId="3804F379" w14:textId="77777777" w:rsidTr="00BA7371">
        <w:trPr>
          <w:trHeight w:val="20"/>
          <w:jc w:val="center"/>
        </w:trPr>
        <w:tc>
          <w:tcPr>
            <w:tcW w:w="2880" w:type="dxa"/>
          </w:tcPr>
          <w:p w14:paraId="00139B92"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|50 MW| in 2 hours</w:t>
            </w:r>
          </w:p>
        </w:tc>
        <w:tc>
          <w:tcPr>
            <w:tcW w:w="2880" w:type="dxa"/>
          </w:tcPr>
          <w:p w14:paraId="0B43EB89"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57</w:t>
            </w:r>
          </w:p>
        </w:tc>
        <w:tc>
          <w:tcPr>
            <w:tcW w:w="2880" w:type="dxa"/>
          </w:tcPr>
          <w:p w14:paraId="47AFA2CA"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109</w:t>
            </w:r>
          </w:p>
        </w:tc>
      </w:tr>
      <w:tr w:rsidR="003C45A0" w:rsidRPr="003C45A0" w14:paraId="1ABE0FC4" w14:textId="77777777" w:rsidTr="00BA7371">
        <w:trPr>
          <w:trHeight w:val="20"/>
          <w:jc w:val="center"/>
        </w:trPr>
        <w:tc>
          <w:tcPr>
            <w:tcW w:w="2880" w:type="dxa"/>
          </w:tcPr>
          <w:p w14:paraId="30FD334A"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|50 MW| in 4 hours</w:t>
            </w:r>
          </w:p>
        </w:tc>
        <w:tc>
          <w:tcPr>
            <w:tcW w:w="2880" w:type="dxa"/>
          </w:tcPr>
          <w:p w14:paraId="7CA5588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80</w:t>
            </w:r>
          </w:p>
        </w:tc>
        <w:tc>
          <w:tcPr>
            <w:tcW w:w="2880" w:type="dxa"/>
          </w:tcPr>
          <w:p w14:paraId="6E42FBAD"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84</w:t>
            </w:r>
          </w:p>
        </w:tc>
      </w:tr>
      <w:tr w:rsidR="003C45A0" w:rsidRPr="003C45A0" w14:paraId="7734C7FF" w14:textId="77777777" w:rsidTr="00BA7371">
        <w:trPr>
          <w:trHeight w:val="20"/>
          <w:jc w:val="center"/>
        </w:trPr>
        <w:tc>
          <w:tcPr>
            <w:tcW w:w="2880" w:type="dxa"/>
          </w:tcPr>
          <w:p w14:paraId="086F85AF"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|50 MW| in 6 hours</w:t>
            </w:r>
          </w:p>
        </w:tc>
        <w:tc>
          <w:tcPr>
            <w:tcW w:w="2880" w:type="dxa"/>
          </w:tcPr>
          <w:p w14:paraId="396835E2"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82</w:t>
            </w:r>
          </w:p>
        </w:tc>
        <w:tc>
          <w:tcPr>
            <w:tcW w:w="2880" w:type="dxa"/>
          </w:tcPr>
          <w:p w14:paraId="6DE7F87D"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80</w:t>
            </w:r>
          </w:p>
        </w:tc>
      </w:tr>
      <w:tr w:rsidR="003C45A0" w:rsidRPr="003C45A0" w14:paraId="189D4093" w14:textId="77777777" w:rsidTr="00BA7371">
        <w:trPr>
          <w:trHeight w:val="20"/>
          <w:jc w:val="center"/>
        </w:trPr>
        <w:tc>
          <w:tcPr>
            <w:tcW w:w="2880" w:type="dxa"/>
          </w:tcPr>
          <w:p w14:paraId="3EE973C1"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|50 MW| in 8 hours</w:t>
            </w:r>
          </w:p>
        </w:tc>
        <w:tc>
          <w:tcPr>
            <w:tcW w:w="2880" w:type="dxa"/>
          </w:tcPr>
          <w:p w14:paraId="1D0A7F2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89</w:t>
            </w:r>
          </w:p>
        </w:tc>
        <w:tc>
          <w:tcPr>
            <w:tcW w:w="2880" w:type="dxa"/>
          </w:tcPr>
          <w:p w14:paraId="36BD561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71</w:t>
            </w:r>
          </w:p>
        </w:tc>
      </w:tr>
      <w:tr w:rsidR="003C45A0" w:rsidRPr="003C45A0" w14:paraId="483AEFA7" w14:textId="77777777" w:rsidTr="00BA7371">
        <w:trPr>
          <w:trHeight w:val="20"/>
          <w:jc w:val="center"/>
        </w:trPr>
        <w:tc>
          <w:tcPr>
            <w:tcW w:w="2880" w:type="dxa"/>
          </w:tcPr>
          <w:p w14:paraId="63C2F70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|100 MW| in 2 hours</w:t>
            </w:r>
          </w:p>
        </w:tc>
        <w:tc>
          <w:tcPr>
            <w:tcW w:w="2880" w:type="dxa"/>
          </w:tcPr>
          <w:p w14:paraId="498CC201"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17</w:t>
            </w:r>
          </w:p>
        </w:tc>
        <w:tc>
          <w:tcPr>
            <w:tcW w:w="2880" w:type="dxa"/>
          </w:tcPr>
          <w:p w14:paraId="37FB8C1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149</w:t>
            </w:r>
          </w:p>
        </w:tc>
      </w:tr>
      <w:tr w:rsidR="003C45A0" w:rsidRPr="003C45A0" w14:paraId="39BABDC9" w14:textId="77777777" w:rsidTr="00BA7371">
        <w:trPr>
          <w:trHeight w:val="20"/>
          <w:jc w:val="center"/>
        </w:trPr>
        <w:tc>
          <w:tcPr>
            <w:tcW w:w="2880" w:type="dxa"/>
          </w:tcPr>
          <w:p w14:paraId="1808BF9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|100 MW| in 4 hours</w:t>
            </w:r>
          </w:p>
        </w:tc>
        <w:tc>
          <w:tcPr>
            <w:tcW w:w="2880" w:type="dxa"/>
          </w:tcPr>
          <w:p w14:paraId="22AA1F14"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31</w:t>
            </w:r>
          </w:p>
        </w:tc>
        <w:tc>
          <w:tcPr>
            <w:tcW w:w="2880" w:type="dxa"/>
          </w:tcPr>
          <w:p w14:paraId="73771057"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133</w:t>
            </w:r>
          </w:p>
        </w:tc>
      </w:tr>
      <w:tr w:rsidR="003C45A0" w:rsidRPr="003C45A0" w14:paraId="4D3415E4" w14:textId="77777777" w:rsidTr="00BA7371">
        <w:trPr>
          <w:trHeight w:val="20"/>
          <w:jc w:val="center"/>
        </w:trPr>
        <w:tc>
          <w:tcPr>
            <w:tcW w:w="2880" w:type="dxa"/>
          </w:tcPr>
          <w:p w14:paraId="4C0F9C50"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|100 MW| in 6 hours</w:t>
            </w:r>
          </w:p>
        </w:tc>
        <w:tc>
          <w:tcPr>
            <w:tcW w:w="2880" w:type="dxa"/>
          </w:tcPr>
          <w:p w14:paraId="0DEC902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38</w:t>
            </w:r>
          </w:p>
        </w:tc>
        <w:tc>
          <w:tcPr>
            <w:tcW w:w="2880" w:type="dxa"/>
          </w:tcPr>
          <w:p w14:paraId="476372B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124</w:t>
            </w:r>
          </w:p>
        </w:tc>
      </w:tr>
      <w:tr w:rsidR="003C45A0" w:rsidRPr="003C45A0" w14:paraId="61A35C24" w14:textId="77777777" w:rsidTr="00BA7371">
        <w:trPr>
          <w:trHeight w:val="20"/>
          <w:jc w:val="center"/>
        </w:trPr>
        <w:tc>
          <w:tcPr>
            <w:tcW w:w="2880" w:type="dxa"/>
          </w:tcPr>
          <w:p w14:paraId="6238B600"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|100 MW| in 8 hours</w:t>
            </w:r>
          </w:p>
        </w:tc>
        <w:tc>
          <w:tcPr>
            <w:tcW w:w="2880" w:type="dxa"/>
          </w:tcPr>
          <w:p w14:paraId="34AB069A"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45</w:t>
            </w:r>
          </w:p>
        </w:tc>
        <w:tc>
          <w:tcPr>
            <w:tcW w:w="2880" w:type="dxa"/>
          </w:tcPr>
          <w:p w14:paraId="20290B4D"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115</w:t>
            </w:r>
          </w:p>
        </w:tc>
      </w:tr>
      <w:tr w:rsidR="003C45A0" w:rsidRPr="003C45A0" w14:paraId="078ECAAC" w14:textId="77777777" w:rsidTr="00BA7371">
        <w:trPr>
          <w:trHeight w:val="20"/>
          <w:jc w:val="center"/>
        </w:trPr>
        <w:tc>
          <w:tcPr>
            <w:tcW w:w="2880" w:type="dxa"/>
          </w:tcPr>
          <w:p w14:paraId="5312C2B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|100 MW| in 10 hours</w:t>
            </w:r>
          </w:p>
        </w:tc>
        <w:tc>
          <w:tcPr>
            <w:tcW w:w="2880" w:type="dxa"/>
          </w:tcPr>
          <w:p w14:paraId="11C5E1E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35</w:t>
            </w:r>
          </w:p>
        </w:tc>
        <w:tc>
          <w:tcPr>
            <w:tcW w:w="2880" w:type="dxa"/>
          </w:tcPr>
          <w:p w14:paraId="6F78C79D"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123</w:t>
            </w:r>
          </w:p>
        </w:tc>
      </w:tr>
      <w:tr w:rsidR="003C45A0" w:rsidRPr="003C45A0" w14:paraId="49C825A3" w14:textId="77777777" w:rsidTr="00BA7371">
        <w:trPr>
          <w:trHeight w:val="20"/>
          <w:jc w:val="center"/>
        </w:trPr>
        <w:tc>
          <w:tcPr>
            <w:tcW w:w="2880" w:type="dxa"/>
          </w:tcPr>
          <w:p w14:paraId="0C01ED0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|150 MW| in 4 hours</w:t>
            </w:r>
          </w:p>
        </w:tc>
        <w:tc>
          <w:tcPr>
            <w:tcW w:w="2880" w:type="dxa"/>
          </w:tcPr>
          <w:p w14:paraId="40EFA08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9</w:t>
            </w:r>
          </w:p>
        </w:tc>
        <w:tc>
          <w:tcPr>
            <w:tcW w:w="2880" w:type="dxa"/>
          </w:tcPr>
          <w:p w14:paraId="43EF2E18"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155</w:t>
            </w:r>
          </w:p>
        </w:tc>
      </w:tr>
      <w:tr w:rsidR="003C45A0" w:rsidRPr="003C45A0" w14:paraId="23EE250E" w14:textId="77777777" w:rsidTr="00BA7371">
        <w:trPr>
          <w:trHeight w:val="20"/>
          <w:jc w:val="center"/>
        </w:trPr>
        <w:tc>
          <w:tcPr>
            <w:tcW w:w="2880" w:type="dxa"/>
          </w:tcPr>
          <w:p w14:paraId="1E58ACA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|150 MW| in 6 hours</w:t>
            </w:r>
          </w:p>
        </w:tc>
        <w:tc>
          <w:tcPr>
            <w:tcW w:w="2880" w:type="dxa"/>
          </w:tcPr>
          <w:p w14:paraId="4AE4D66A"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w:t>
            </w:r>
          </w:p>
        </w:tc>
        <w:tc>
          <w:tcPr>
            <w:tcW w:w="2880" w:type="dxa"/>
          </w:tcPr>
          <w:p w14:paraId="4802867C"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148</w:t>
            </w:r>
          </w:p>
        </w:tc>
      </w:tr>
      <w:tr w:rsidR="003C45A0" w:rsidRPr="003C45A0" w14:paraId="6BB5033E" w14:textId="77777777" w:rsidTr="00BA7371">
        <w:trPr>
          <w:trHeight w:val="20"/>
          <w:jc w:val="center"/>
        </w:trPr>
        <w:tc>
          <w:tcPr>
            <w:tcW w:w="2880" w:type="dxa"/>
          </w:tcPr>
          <w:p w14:paraId="0210540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|150 MW| in 8 hours</w:t>
            </w:r>
          </w:p>
        </w:tc>
        <w:tc>
          <w:tcPr>
            <w:tcW w:w="2880" w:type="dxa"/>
          </w:tcPr>
          <w:p w14:paraId="4774E830"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17</w:t>
            </w:r>
          </w:p>
        </w:tc>
        <w:tc>
          <w:tcPr>
            <w:tcW w:w="2880" w:type="dxa"/>
          </w:tcPr>
          <w:p w14:paraId="6AFC4A2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143</w:t>
            </w:r>
          </w:p>
        </w:tc>
      </w:tr>
      <w:tr w:rsidR="003C45A0" w:rsidRPr="003C45A0" w14:paraId="3B184F86" w14:textId="77777777" w:rsidTr="00BA7371">
        <w:trPr>
          <w:trHeight w:val="20"/>
          <w:jc w:val="center"/>
        </w:trPr>
        <w:tc>
          <w:tcPr>
            <w:tcW w:w="2880" w:type="dxa"/>
          </w:tcPr>
          <w:p w14:paraId="1A4A5C55"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|150 MW| in 10 hours</w:t>
            </w:r>
          </w:p>
        </w:tc>
        <w:tc>
          <w:tcPr>
            <w:tcW w:w="2880" w:type="dxa"/>
          </w:tcPr>
          <w:p w14:paraId="31C4F7A1"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18</w:t>
            </w:r>
          </w:p>
        </w:tc>
        <w:tc>
          <w:tcPr>
            <w:tcW w:w="2880" w:type="dxa"/>
          </w:tcPr>
          <w:p w14:paraId="6C5CB1A7"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140</w:t>
            </w:r>
          </w:p>
        </w:tc>
      </w:tr>
      <w:tr w:rsidR="003C45A0" w:rsidRPr="003C45A0" w14:paraId="7F2B058E" w14:textId="77777777" w:rsidTr="00BA7371">
        <w:trPr>
          <w:trHeight w:val="20"/>
          <w:jc w:val="center"/>
        </w:trPr>
        <w:tc>
          <w:tcPr>
            <w:tcW w:w="2880" w:type="dxa"/>
          </w:tcPr>
          <w:p w14:paraId="2EAFAB4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|150 MW| in 12 hours</w:t>
            </w:r>
          </w:p>
        </w:tc>
        <w:tc>
          <w:tcPr>
            <w:tcW w:w="2880" w:type="dxa"/>
          </w:tcPr>
          <w:p w14:paraId="2449EC2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21</w:t>
            </w:r>
          </w:p>
        </w:tc>
        <w:tc>
          <w:tcPr>
            <w:tcW w:w="2880" w:type="dxa"/>
          </w:tcPr>
          <w:p w14:paraId="42F65516"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135</w:t>
            </w:r>
          </w:p>
        </w:tc>
      </w:tr>
      <w:tr w:rsidR="003C45A0" w:rsidRPr="003C45A0" w14:paraId="7CECB235" w14:textId="77777777" w:rsidTr="00BA7371">
        <w:trPr>
          <w:trHeight w:val="20"/>
          <w:jc w:val="center"/>
        </w:trPr>
        <w:tc>
          <w:tcPr>
            <w:tcW w:w="2880" w:type="dxa"/>
          </w:tcPr>
          <w:p w14:paraId="30810D40"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|200 MW| in 4 hours</w:t>
            </w:r>
          </w:p>
        </w:tc>
        <w:tc>
          <w:tcPr>
            <w:tcW w:w="2880" w:type="dxa"/>
          </w:tcPr>
          <w:p w14:paraId="61E6230B"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3</w:t>
            </w:r>
          </w:p>
        </w:tc>
        <w:tc>
          <w:tcPr>
            <w:tcW w:w="2880" w:type="dxa"/>
          </w:tcPr>
          <w:p w14:paraId="54DB522F"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161</w:t>
            </w:r>
          </w:p>
        </w:tc>
      </w:tr>
      <w:tr w:rsidR="003C45A0" w:rsidRPr="003C45A0" w14:paraId="1A6119C2" w14:textId="77777777" w:rsidTr="00BA7371">
        <w:trPr>
          <w:trHeight w:val="20"/>
          <w:jc w:val="center"/>
        </w:trPr>
        <w:tc>
          <w:tcPr>
            <w:tcW w:w="2880" w:type="dxa"/>
          </w:tcPr>
          <w:p w14:paraId="1F7D92F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|200 MW| in 6 hours</w:t>
            </w:r>
          </w:p>
        </w:tc>
        <w:tc>
          <w:tcPr>
            <w:tcW w:w="2880" w:type="dxa"/>
          </w:tcPr>
          <w:p w14:paraId="2F7CD7F1"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3</w:t>
            </w:r>
          </w:p>
        </w:tc>
        <w:tc>
          <w:tcPr>
            <w:tcW w:w="2880" w:type="dxa"/>
          </w:tcPr>
          <w:p w14:paraId="6374FED5"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159</w:t>
            </w:r>
          </w:p>
        </w:tc>
      </w:tr>
      <w:tr w:rsidR="003C45A0" w:rsidRPr="003C45A0" w14:paraId="7DF53500" w14:textId="77777777" w:rsidTr="00BA7371">
        <w:trPr>
          <w:trHeight w:val="20"/>
          <w:jc w:val="center"/>
        </w:trPr>
        <w:tc>
          <w:tcPr>
            <w:tcW w:w="2880" w:type="dxa"/>
          </w:tcPr>
          <w:p w14:paraId="1A25DBE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lastRenderedPageBreak/>
              <w:t>|200 MW| in 8 hours</w:t>
            </w:r>
          </w:p>
        </w:tc>
        <w:tc>
          <w:tcPr>
            <w:tcW w:w="2880" w:type="dxa"/>
          </w:tcPr>
          <w:p w14:paraId="3972F2A2"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7</w:t>
            </w:r>
          </w:p>
        </w:tc>
        <w:tc>
          <w:tcPr>
            <w:tcW w:w="2880" w:type="dxa"/>
          </w:tcPr>
          <w:p w14:paraId="09D2FB09"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153</w:t>
            </w:r>
          </w:p>
        </w:tc>
      </w:tr>
      <w:tr w:rsidR="003C45A0" w:rsidRPr="003C45A0" w14:paraId="0B68376D" w14:textId="77777777" w:rsidTr="00BA7371">
        <w:trPr>
          <w:trHeight w:val="20"/>
          <w:jc w:val="center"/>
        </w:trPr>
        <w:tc>
          <w:tcPr>
            <w:tcW w:w="2880" w:type="dxa"/>
          </w:tcPr>
          <w:p w14:paraId="42FF2BB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|200 MW| in 10 hours</w:t>
            </w:r>
          </w:p>
        </w:tc>
        <w:tc>
          <w:tcPr>
            <w:tcW w:w="2880" w:type="dxa"/>
          </w:tcPr>
          <w:p w14:paraId="523C3EA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9</w:t>
            </w:r>
          </w:p>
        </w:tc>
        <w:tc>
          <w:tcPr>
            <w:tcW w:w="2880" w:type="dxa"/>
          </w:tcPr>
          <w:p w14:paraId="6C3D6C14"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149</w:t>
            </w:r>
          </w:p>
        </w:tc>
      </w:tr>
      <w:tr w:rsidR="003C45A0" w:rsidRPr="003C45A0" w14:paraId="68B905F1" w14:textId="77777777" w:rsidTr="00BA7371">
        <w:trPr>
          <w:trHeight w:val="20"/>
          <w:jc w:val="center"/>
        </w:trPr>
        <w:tc>
          <w:tcPr>
            <w:tcW w:w="2880" w:type="dxa"/>
          </w:tcPr>
          <w:p w14:paraId="38230353"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|200 MW| in 12 hours</w:t>
            </w:r>
          </w:p>
        </w:tc>
        <w:tc>
          <w:tcPr>
            <w:tcW w:w="2880" w:type="dxa"/>
          </w:tcPr>
          <w:p w14:paraId="32435FDE"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10</w:t>
            </w:r>
          </w:p>
        </w:tc>
        <w:tc>
          <w:tcPr>
            <w:tcW w:w="2880" w:type="dxa"/>
          </w:tcPr>
          <w:p w14:paraId="5DC1A3E2" w14:textId="77777777" w:rsidR="003C45A0" w:rsidRPr="003C45A0" w:rsidRDefault="003C45A0" w:rsidP="00BA7371">
            <w:pPr>
              <w:pStyle w:val="TableText1"/>
              <w:jc w:val="center"/>
              <w:rPr>
                <w:rFonts w:asciiTheme="majorBidi" w:hAnsiTheme="majorBidi" w:cstheme="majorBidi"/>
              </w:rPr>
            </w:pPr>
            <w:r w:rsidRPr="003C45A0">
              <w:rPr>
                <w:rFonts w:asciiTheme="majorBidi" w:hAnsiTheme="majorBidi" w:cstheme="majorBidi"/>
              </w:rPr>
              <w:t>146</w:t>
            </w:r>
          </w:p>
        </w:tc>
      </w:tr>
    </w:tbl>
    <w:p w14:paraId="43213003" w14:textId="3C65B969" w:rsidR="00316BA7" w:rsidRDefault="003321FC" w:rsidP="003C45A0">
      <w:pPr>
        <w:pStyle w:val="CaptionFigureandTable"/>
      </w:pPr>
      <w:bookmarkStart w:id="274" w:name="_Ref96437588"/>
      <w:r w:rsidRPr="003C45A0">
        <w:t xml:space="preserve">Table </w:t>
      </w:r>
      <w:fldSimple w:instr=" SEQ Table \* ARABIC ">
        <w:r w:rsidRPr="003C45A0">
          <w:t>3</w:t>
        </w:r>
      </w:fldSimple>
      <w:bookmarkEnd w:id="274"/>
      <w:r w:rsidRPr="003C45A0">
        <w:t>.</w:t>
      </w:r>
      <w:r w:rsidR="00B30270" w:rsidRPr="003C45A0">
        <w:t xml:space="preserve"> Observed ramp counts with different ramp definitions at the Baltic-2 wind farm during the 7-day period using 60-minute data</w:t>
      </w:r>
      <w:r w:rsidR="0033415A" w:rsidRPr="003C45A0">
        <w:t>.</w:t>
      </w:r>
    </w:p>
    <w:p w14:paraId="2586D314" w14:textId="7A4A559C" w:rsidR="00A51489" w:rsidRDefault="00A51489" w:rsidP="00AA156C">
      <w:pPr>
        <w:pStyle w:val="Sub-sub-sectionheader"/>
        <w:numPr>
          <w:ilvl w:val="2"/>
          <w:numId w:val="12"/>
        </w:numPr>
      </w:pPr>
      <w:del w:id="275" w:author="Carter, Laura" w:date="2022-06-06T14:05:00Z">
        <w:r w:rsidDel="00C21803">
          <w:delText xml:space="preserve">2x2 </w:delText>
        </w:r>
      </w:del>
      <w:ins w:id="276" w:author="Carter, Laura" w:date="2022-06-06T14:05:00Z">
        <w:r w:rsidR="00C21803">
          <w:t>Two-by-two</w:t>
        </w:r>
        <w:r w:rsidR="00C21803">
          <w:t xml:space="preserve"> </w:t>
        </w:r>
      </w:ins>
      <w:r>
        <w:t>contingency table</w:t>
      </w:r>
    </w:p>
    <w:p w14:paraId="6115C9B4" w14:textId="29D532C7" w:rsidR="00476F22" w:rsidRDefault="00476F22" w:rsidP="00476F22">
      <w:r>
        <w:t xml:space="preserve">Given a ramp definition, a comparison of deterministic ramps between a pair of forecast and observed power time series yields a </w:t>
      </w:r>
      <w:del w:id="277" w:author="Carter, Laura" w:date="2022-06-06T14:05:00Z">
        <w:r w:rsidDel="00C21803">
          <w:delText>2x2</w:delText>
        </w:r>
      </w:del>
      <w:ins w:id="278" w:author="Carter, Laura" w:date="2022-06-06T14:05:00Z">
        <w:r w:rsidR="00C21803">
          <w:t>two-by-two</w:t>
        </w:r>
      </w:ins>
      <w:r>
        <w:t xml:space="preserve"> contingency table. Each square in </w:t>
      </w:r>
      <w:r w:rsidR="00F45931">
        <w:fldChar w:fldCharType="begin"/>
      </w:r>
      <w:r w:rsidR="00F45931">
        <w:instrText xml:space="preserve"> REF _Ref96437952 \h </w:instrText>
      </w:r>
      <w:r w:rsidR="00F45931">
        <w:fldChar w:fldCharType="separate"/>
      </w:r>
      <w:r w:rsidR="00F45931" w:rsidRPr="00B30270">
        <w:t>Fig</w:t>
      </w:r>
      <w:ins w:id="279" w:author="Carter, Laura" w:date="2022-06-06T14:05:00Z">
        <w:r w:rsidR="00C21803">
          <w:t>.</w:t>
        </w:r>
      </w:ins>
      <w:del w:id="280" w:author="Carter, Laura" w:date="2022-06-06T14:05:00Z">
        <w:r w:rsidR="00F45931" w:rsidRPr="00B30270" w:rsidDel="00C21803">
          <w:delText>ure</w:delText>
        </w:r>
      </w:del>
      <w:r w:rsidR="00F45931" w:rsidRPr="00B30270">
        <w:t xml:space="preserve"> </w:t>
      </w:r>
      <w:r w:rsidR="00F45931" w:rsidRPr="00B30270">
        <w:rPr>
          <w:noProof/>
        </w:rPr>
        <w:t>8</w:t>
      </w:r>
      <w:r w:rsidR="00F45931">
        <w:fldChar w:fldCharType="end"/>
      </w:r>
      <w:r w:rsidR="00F45931">
        <w:t xml:space="preserve"> </w:t>
      </w:r>
      <w:r>
        <w:t>projects a contingency table of a ramp definition and a forecast-observation pair, where the two upper</w:t>
      </w:r>
      <w:ins w:id="281" w:author="Carter, Laura" w:date="2022-06-06T14:05:00Z">
        <w:r w:rsidR="00C21803">
          <w:t>-</w:t>
        </w:r>
      </w:ins>
      <w:del w:id="282" w:author="Carter, Laura" w:date="2022-06-06T14:05:00Z">
        <w:r w:rsidDel="00C21803">
          <w:delText xml:space="preserve"> </w:delText>
        </w:r>
      </w:del>
      <w:r>
        <w:t>left triangles are correct forecasts (TP and TN), and the two lower</w:t>
      </w:r>
      <w:ins w:id="283" w:author="Carter, Laura" w:date="2022-06-06T14:05:00Z">
        <w:r w:rsidR="00C21803">
          <w:t>-</w:t>
        </w:r>
      </w:ins>
      <w:del w:id="284" w:author="Carter, Laura" w:date="2022-06-06T14:05:00Z">
        <w:r w:rsidDel="00C21803">
          <w:delText xml:space="preserve"> </w:delText>
        </w:r>
      </w:del>
      <w:r>
        <w:t xml:space="preserve">right triangles denote incorrect forecasts (FP and FN). The numbers and the colors display the counts of the four categories in the contingency table. A skillful forecast would yield higher counts in the upper-left triangles than the lower-right triangles. Combining multiple contingency tables at once in </w:t>
      </w:r>
      <w:r w:rsidR="00F45931">
        <w:fldChar w:fldCharType="begin"/>
      </w:r>
      <w:r w:rsidR="00F45931">
        <w:instrText xml:space="preserve"> REF _Ref96437952 \h </w:instrText>
      </w:r>
      <w:r w:rsidR="00F45931">
        <w:fldChar w:fldCharType="separate"/>
      </w:r>
      <w:r w:rsidR="00F45931" w:rsidRPr="00B30270">
        <w:t>Fig</w:t>
      </w:r>
      <w:ins w:id="285" w:author="Carter, Laura" w:date="2022-06-06T14:05:00Z">
        <w:r w:rsidR="00C21803">
          <w:t>.</w:t>
        </w:r>
      </w:ins>
      <w:del w:id="286" w:author="Carter, Laura" w:date="2022-06-06T14:05:00Z">
        <w:r w:rsidR="00F45931" w:rsidRPr="00B30270" w:rsidDel="00C21803">
          <w:delText>ure</w:delText>
        </w:r>
      </w:del>
      <w:r w:rsidR="00F45931" w:rsidRPr="00B30270">
        <w:t xml:space="preserve"> </w:t>
      </w:r>
      <w:r w:rsidR="00F45931" w:rsidRPr="00B30270">
        <w:rPr>
          <w:noProof/>
        </w:rPr>
        <w:t>8</w:t>
      </w:r>
      <w:r w:rsidR="00F45931">
        <w:fldChar w:fldCharType="end"/>
      </w:r>
      <w:r>
        <w:t xml:space="preserve"> enables us to contrast the skills of various forecasts under different ramp definitions. </w:t>
      </w:r>
    </w:p>
    <w:p w14:paraId="0F570D4F" w14:textId="20D35BD2" w:rsidR="004D206C" w:rsidRDefault="00476F22" w:rsidP="004D206C">
      <w:r w:rsidRPr="00FF7A57">
        <w:t xml:space="preserve">In our Baltic-2 case study, the multiorganization ensemble mean </w:t>
      </w:r>
      <w:r>
        <w:t>records</w:t>
      </w:r>
      <w:r w:rsidRPr="00FF7A57">
        <w:t xml:space="preserve"> fewer correct </w:t>
      </w:r>
      <w:r>
        <w:t>power-</w:t>
      </w:r>
      <w:r w:rsidRPr="00FF7A57">
        <w:t xml:space="preserve">ramp forecasts than its members. </w:t>
      </w:r>
      <w:r>
        <w:t xml:space="preserve">The </w:t>
      </w:r>
      <w:r w:rsidR="009A402E">
        <w:t>six</w:t>
      </w:r>
      <w:r w:rsidRPr="00FF7A57">
        <w:t xml:space="preserve">-organization </w:t>
      </w:r>
      <w:r>
        <w:t>ensemble mean tends to identify ramp events less frequently than the individual members</w:t>
      </w:r>
      <w:del w:id="287" w:author="Carter, Laura" w:date="2022-06-06T14:05:00Z">
        <w:r w:rsidDel="00C21803">
          <w:delText>,</w:delText>
        </w:r>
      </w:del>
      <w:r>
        <w:t xml:space="preserve"> and thus yields below-average TPs and FPs </w:t>
      </w:r>
      <w:r w:rsidRPr="00FF7A57">
        <w:t>(</w:t>
      </w:r>
      <w:r w:rsidR="00F45931">
        <w:fldChar w:fldCharType="begin"/>
      </w:r>
      <w:r w:rsidR="00F45931">
        <w:instrText xml:space="preserve"> REF _Ref96437952 \h </w:instrText>
      </w:r>
      <w:r w:rsidR="00F45931">
        <w:fldChar w:fldCharType="separate"/>
      </w:r>
      <w:r w:rsidR="00F45931" w:rsidRPr="00B30270">
        <w:t>Fig</w:t>
      </w:r>
      <w:ins w:id="288" w:author="Carter, Laura" w:date="2022-06-06T14:06:00Z">
        <w:r w:rsidR="00C21803">
          <w:t>.</w:t>
        </w:r>
      </w:ins>
      <w:del w:id="289" w:author="Carter, Laura" w:date="2022-06-06T14:06:00Z">
        <w:r w:rsidR="00F45931" w:rsidRPr="00B30270" w:rsidDel="00C21803">
          <w:delText>ure</w:delText>
        </w:r>
      </w:del>
      <w:r w:rsidR="00F45931" w:rsidRPr="00B30270">
        <w:t xml:space="preserve"> </w:t>
      </w:r>
      <w:r w:rsidR="00F45931" w:rsidRPr="00B30270">
        <w:rPr>
          <w:noProof/>
        </w:rPr>
        <w:t>8</w:t>
      </w:r>
      <w:r w:rsidR="00F45931">
        <w:fldChar w:fldCharType="end"/>
      </w:r>
      <w:r w:rsidRPr="00FF7A57">
        <w:t>)</w:t>
      </w:r>
      <w:r>
        <w:t xml:space="preserve">. Accordingly, the ensemble generates above-average TNs and FNs. The relative magnitude among the four categories in the contingency table has implications in calculating ramp forecasting skill scores, and they are discussed later in this section. </w:t>
      </w:r>
    </w:p>
    <w:p w14:paraId="72A209B4" w14:textId="23408828" w:rsidR="00EE0621" w:rsidRDefault="00EE0621" w:rsidP="00EE0621">
      <w:pPr>
        <w:spacing w:after="0" w:line="240" w:lineRule="auto"/>
        <w:jc w:val="center"/>
        <w:rPr>
          <w:sz w:val="24"/>
          <w:szCs w:val="24"/>
          <w:lang w:eastAsia="zh-CN"/>
        </w:rPr>
      </w:pPr>
      <w:r w:rsidRPr="00EE0621">
        <w:rPr>
          <w:noProof/>
          <w:sz w:val="24"/>
          <w:szCs w:val="24"/>
          <w:lang w:eastAsia="zh-CN"/>
        </w:rPr>
        <w:drawing>
          <wp:inline distT="0" distB="0" distL="0" distR="0" wp14:anchorId="1728AD4E" wp14:editId="3A150192">
            <wp:extent cx="5247946" cy="779436"/>
            <wp:effectExtent l="0" t="0" r="0" b="0"/>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8162" cy="797291"/>
                    </a:xfrm>
                    <a:prstGeom prst="rect">
                      <a:avLst/>
                    </a:prstGeom>
                    <a:noFill/>
                    <a:ln>
                      <a:noFill/>
                    </a:ln>
                  </pic:spPr>
                </pic:pic>
              </a:graphicData>
            </a:graphic>
          </wp:inline>
        </w:drawing>
      </w:r>
    </w:p>
    <w:p w14:paraId="51AD5622" w14:textId="14AC0920" w:rsidR="00EE0621" w:rsidRPr="00EE0621" w:rsidRDefault="00974407" w:rsidP="006255FE">
      <w:pPr>
        <w:spacing w:after="0" w:line="240" w:lineRule="auto"/>
        <w:jc w:val="center"/>
        <w:rPr>
          <w:sz w:val="24"/>
          <w:szCs w:val="24"/>
          <w:lang w:eastAsia="zh-CN"/>
        </w:rPr>
      </w:pPr>
      <w:r w:rsidRPr="00974407">
        <w:rPr>
          <w:noProof/>
          <w:sz w:val="24"/>
          <w:szCs w:val="24"/>
          <w:lang w:eastAsia="zh-CN"/>
        </w:rPr>
        <w:lastRenderedPageBreak/>
        <w:drawing>
          <wp:inline distT="0" distB="0" distL="0" distR="0" wp14:anchorId="1D985FC5" wp14:editId="7B74B4B6">
            <wp:extent cx="5029200" cy="3226533"/>
            <wp:effectExtent l="0" t="0" r="0" b="0"/>
            <wp:docPr id="39" name="Picture 39" descr="A matrix of squares broken up into four triangles. The rows are labeled |100MW| 2h through 10 hr (with each row being a 2 hr change). The columns are labeled 6-org mean, p1, p2 mean, p3 mean, p4 mean, p5 mean, p6. The triangles are labeled with a value and also colored based on that value from a scale labeled [%] from 0 to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matrix of squares broken up into four triangles. The rows are labeled |100MW| 2h through 10 hr (with each row being a 2 hr change). The columns are labeled 6-org mean, p1, p2 mean, p3 mean, p4 mean, p5 mean, p6. The triangles are labeled with a value and also colored based on that value from a scale labeled [%] from 0 to 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3226533"/>
                    </a:xfrm>
                    <a:prstGeom prst="rect">
                      <a:avLst/>
                    </a:prstGeom>
                    <a:noFill/>
                    <a:ln>
                      <a:noFill/>
                    </a:ln>
                  </pic:spPr>
                </pic:pic>
              </a:graphicData>
            </a:graphic>
          </wp:inline>
        </w:drawing>
      </w:r>
    </w:p>
    <w:p w14:paraId="4A9D31E1" w14:textId="11BBC75C" w:rsidR="005E3A95" w:rsidRDefault="005E3A95" w:rsidP="005E3A95">
      <w:pPr>
        <w:pStyle w:val="CaptionFigureandTable"/>
      </w:pPr>
      <w:bookmarkStart w:id="290" w:name="_Ref96437952"/>
      <w:r w:rsidRPr="00B30270">
        <w:t xml:space="preserve">Figure </w:t>
      </w:r>
      <w:r>
        <w:fldChar w:fldCharType="begin"/>
      </w:r>
      <w:r w:rsidRPr="00B30270">
        <w:instrText xml:space="preserve"> SEQ Figure \* ARABIC </w:instrText>
      </w:r>
      <w:r>
        <w:fldChar w:fldCharType="separate"/>
      </w:r>
      <w:r w:rsidRPr="00B30270">
        <w:rPr>
          <w:noProof/>
        </w:rPr>
        <w:t>8</w:t>
      </w:r>
      <w:r>
        <w:fldChar w:fldCharType="end"/>
      </w:r>
      <w:bookmarkEnd w:id="290"/>
      <w:r>
        <w:t xml:space="preserve">. </w:t>
      </w:r>
      <w:r w:rsidRPr="000715B0">
        <w:t xml:space="preserve">Illustration of the </w:t>
      </w:r>
      <w:del w:id="291" w:author="Carter, Laura" w:date="2022-06-06T14:06:00Z">
        <w:r w:rsidRPr="000715B0" w:rsidDel="00C21803">
          <w:delText xml:space="preserve">2x2 </w:delText>
        </w:r>
      </w:del>
      <w:ins w:id="292" w:author="Carter, Laura" w:date="2022-06-06T14:06:00Z">
        <w:r w:rsidR="00C21803">
          <w:t>two-by-two</w:t>
        </w:r>
        <w:r w:rsidR="00C21803" w:rsidRPr="000715B0">
          <w:t xml:space="preserve"> </w:t>
        </w:r>
      </w:ins>
      <w:r w:rsidRPr="000715B0">
        <w:t>contingency table on the power ramp forecast at the Baltic-2 wind farm</w:t>
      </w:r>
      <w:r>
        <w:t xml:space="preserve"> over the 7-day period</w:t>
      </w:r>
      <w:r w:rsidRPr="000715B0">
        <w:t>. Each row represents a ramp event definition, from changing</w:t>
      </w:r>
      <w:r>
        <w:t xml:space="preserve"> over</w:t>
      </w:r>
      <w:r w:rsidRPr="000715B0">
        <w:t xml:space="preserve"> |</w:t>
      </w:r>
      <w:r>
        <w:t>10</w:t>
      </w:r>
      <w:r w:rsidRPr="000715B0">
        <w:t>0 MW| within 2 hours to changing</w:t>
      </w:r>
      <w:r>
        <w:t xml:space="preserve"> over</w:t>
      </w:r>
      <w:r w:rsidRPr="000715B0">
        <w:t xml:space="preserve"> |</w:t>
      </w:r>
      <w:r>
        <w:t>10</w:t>
      </w:r>
      <w:r w:rsidRPr="000715B0">
        <w:t xml:space="preserve">0 MW| within </w:t>
      </w:r>
      <w:r>
        <w:t>10</w:t>
      </w:r>
      <w:r w:rsidRPr="000715B0">
        <w:t xml:space="preserve"> hours, and the ramp definitions include both up ramps and down ramps. Each column is an ensemble mean</w:t>
      </w:r>
      <w:r>
        <w:t>, except for p1</w:t>
      </w:r>
      <w:r w:rsidR="00E9672C">
        <w:t xml:space="preserve"> and p6</w:t>
      </w:r>
      <w:r>
        <w:t>, which submitted single-member forecasts</w:t>
      </w:r>
      <w:r w:rsidRPr="000715B0">
        <w:t xml:space="preserve">. The four triangles in each square characterize the </w:t>
      </w:r>
      <w:del w:id="293" w:author="Carter, Laura" w:date="2022-06-06T14:08:00Z">
        <w:r w:rsidRPr="000715B0" w:rsidDel="00841780">
          <w:delText xml:space="preserve">2x2 </w:delText>
        </w:r>
      </w:del>
      <w:ins w:id="294" w:author="Carter, Laura" w:date="2022-06-06T14:08:00Z">
        <w:r w:rsidR="00841780">
          <w:t>two-by-two</w:t>
        </w:r>
        <w:r w:rsidR="00841780" w:rsidRPr="000715B0">
          <w:t xml:space="preserve"> </w:t>
        </w:r>
      </w:ins>
      <w:r w:rsidRPr="000715B0">
        <w:t>contingency table</w:t>
      </w:r>
      <w:del w:id="295" w:author="Carter, Laura" w:date="2022-06-06T14:08:00Z">
        <w:r w:rsidRPr="000715B0" w:rsidDel="00777815">
          <w:delText>,</w:delText>
        </w:r>
      </w:del>
      <w:r w:rsidRPr="000715B0">
        <w:t xml:space="preserve"> as percentages of instances among the four parameters. </w:t>
      </w:r>
      <w:r>
        <w:t xml:space="preserve">The percentages are annotated in the triangles. </w:t>
      </w:r>
      <w:r w:rsidRPr="000715B0">
        <w:t>The sum of the four triangles in each square is 100%.</w:t>
      </w:r>
    </w:p>
    <w:p w14:paraId="02F78579" w14:textId="564E5100" w:rsidR="004D206C" w:rsidRDefault="004D206C" w:rsidP="00750CBD">
      <w:r>
        <w:t xml:space="preserve">Combining the ramp detection of individual forecasts often leads to better ramp forecasts than detecting ramps with the ensemble mean forecast time series. The ensemble mean forecast smooths out temporal fluctuations, and such removal of peaks and troughs cripples the ensemble mean in adequately predicting ramp events. To further examine this attribute, we implement a voting scheme between ensemble members to detect ramps. </w:t>
      </w:r>
    </w:p>
    <w:p w14:paraId="6F8A2B3C" w14:textId="67A2DBDC" w:rsidR="00A51489" w:rsidRDefault="00A51489" w:rsidP="00AA156C">
      <w:pPr>
        <w:pStyle w:val="Sub-sub-sectionheader"/>
        <w:numPr>
          <w:ilvl w:val="2"/>
          <w:numId w:val="12"/>
        </w:numPr>
      </w:pPr>
      <w:r>
        <w:t>Voting schemes</w:t>
      </w:r>
    </w:p>
    <w:p w14:paraId="4DB0965D" w14:textId="4DE369BE" w:rsidR="00CD14A5" w:rsidRDefault="00305747" w:rsidP="00404F5B">
      <w:pPr>
        <w:rPr>
          <w:sz w:val="24"/>
          <w:szCs w:val="24"/>
          <w:lang w:eastAsia="zh-CN"/>
        </w:rPr>
      </w:pPr>
      <w:r>
        <w:t xml:space="preserve">In the following paragraphs and figures in this section, for a </w:t>
      </w:r>
      <w:r w:rsidR="009A402E">
        <w:t>six</w:t>
      </w:r>
      <w:r>
        <w:t>-member ensemble, the</w:t>
      </w:r>
      <w:r w:rsidRPr="00B064DE">
        <w:t xml:space="preserve"> “</w:t>
      </w:r>
      <w:r w:rsidR="00A84677">
        <w:t>50</w:t>
      </w:r>
      <w:r w:rsidRPr="00B064DE">
        <w:t xml:space="preserve">% vote” scheme tags a period as a ramp forecast when </w:t>
      </w:r>
      <w:r w:rsidR="00A84677">
        <w:t>three</w:t>
      </w:r>
      <w:r w:rsidR="00A84677" w:rsidRPr="00B064DE">
        <w:t xml:space="preserve"> </w:t>
      </w:r>
      <w:r w:rsidRPr="00B064DE">
        <w:t xml:space="preserve">of the </w:t>
      </w:r>
      <w:r w:rsidR="009A402E">
        <w:t>six</w:t>
      </w:r>
      <w:r w:rsidR="009A402E" w:rsidRPr="00B064DE">
        <w:t xml:space="preserve"> </w:t>
      </w:r>
      <w:r w:rsidRPr="00B064DE">
        <w:t>ensemble members forecast a ramp under a ramp definition</w:t>
      </w:r>
      <w:r>
        <w:t xml:space="preserve">. For instance, </w:t>
      </w:r>
      <w:r w:rsidR="00A84677">
        <w:t xml:space="preserve">p2, </w:t>
      </w:r>
      <w:r>
        <w:t>p3</w:t>
      </w:r>
      <w:r w:rsidR="00A84677">
        <w:t>,</w:t>
      </w:r>
      <w:r>
        <w:t xml:space="preserve"> and p5 forecast ramp from </w:t>
      </w:r>
      <w:commentRangeStart w:id="296"/>
      <w:r>
        <w:t>0</w:t>
      </w:r>
      <w:r w:rsidR="00A84677">
        <w:t>7</w:t>
      </w:r>
      <w:ins w:id="297" w:author="Carter, Laura" w:date="2022-06-06T14:09:00Z">
        <w:r w:rsidR="00777815">
          <w:t>:</w:t>
        </w:r>
      </w:ins>
      <w:r>
        <w:t xml:space="preserve">00 </w:t>
      </w:r>
      <w:commentRangeEnd w:id="296"/>
      <w:r w:rsidR="00777815">
        <w:rPr>
          <w:rStyle w:val="CommentReference"/>
        </w:rPr>
        <w:commentReference w:id="296"/>
      </w:r>
      <w:r>
        <w:t>UTC to 1</w:t>
      </w:r>
      <w:r w:rsidR="00A84677">
        <w:t>3</w:t>
      </w:r>
      <w:ins w:id="298" w:author="Carter, Laura" w:date="2022-06-06T14:09:00Z">
        <w:r w:rsidR="00777815">
          <w:t>:</w:t>
        </w:r>
      </w:ins>
      <w:r>
        <w:t>00 UTC on</w:t>
      </w:r>
      <w:del w:id="299" w:author="Carter, Laura" w:date="2022-06-06T14:09:00Z">
        <w:r w:rsidDel="00777815">
          <w:delText xml:space="preserve"> 5</w:delText>
        </w:r>
      </w:del>
      <w:r>
        <w:t xml:space="preserve"> October</w:t>
      </w:r>
      <w:ins w:id="300" w:author="Carter, Laura" w:date="2022-06-06T14:09:00Z">
        <w:r w:rsidR="00777815">
          <w:t xml:space="preserve"> </w:t>
        </w:r>
        <w:commentRangeStart w:id="301"/>
        <w:r w:rsidR="00777815">
          <w:t>5</w:t>
        </w:r>
      </w:ins>
      <w:commentRangeEnd w:id="301"/>
      <w:ins w:id="302" w:author="Carter, Laura" w:date="2022-06-06T14:10:00Z">
        <w:r w:rsidR="00777815">
          <w:rPr>
            <w:rStyle w:val="CommentReference"/>
          </w:rPr>
          <w:commentReference w:id="301"/>
        </w:r>
      </w:ins>
      <w:r>
        <w:t xml:space="preserve">, so the </w:t>
      </w:r>
      <w:r w:rsidR="00A84677">
        <w:t>50</w:t>
      </w:r>
      <w:r>
        <w:t>% voting scheme labels that period as a forecast ramp (the gray area in</w:t>
      </w:r>
      <w:r w:rsidR="00F45931">
        <w:t xml:space="preserve"> </w:t>
      </w:r>
      <w:r w:rsidR="00F45931">
        <w:fldChar w:fldCharType="begin"/>
      </w:r>
      <w:r w:rsidR="00F45931">
        <w:instrText xml:space="preserve"> REF _Ref96437979 \h </w:instrText>
      </w:r>
      <w:r w:rsidR="00F45931">
        <w:fldChar w:fldCharType="separate"/>
      </w:r>
      <w:r w:rsidR="00F45931" w:rsidRPr="00B30270">
        <w:t>Fig</w:t>
      </w:r>
      <w:ins w:id="303" w:author="Carter, Laura" w:date="2022-06-06T14:10:00Z">
        <w:r w:rsidR="00777815">
          <w:t>.</w:t>
        </w:r>
      </w:ins>
      <w:del w:id="304" w:author="Carter, Laura" w:date="2022-06-06T14:10:00Z">
        <w:r w:rsidR="00F45931" w:rsidRPr="00B30270" w:rsidDel="00777815">
          <w:delText>ure</w:delText>
        </w:r>
      </w:del>
      <w:r w:rsidR="00F45931" w:rsidRPr="00B30270">
        <w:t xml:space="preserve"> </w:t>
      </w:r>
      <w:r w:rsidR="00F45931" w:rsidRPr="00B30270">
        <w:rPr>
          <w:noProof/>
        </w:rPr>
        <w:t>9</w:t>
      </w:r>
      <w:r w:rsidR="00F45931">
        <w:fldChar w:fldCharType="end"/>
      </w:r>
      <w:r>
        <w:t xml:space="preserve">). In the same example, the </w:t>
      </w:r>
      <w:r w:rsidR="0086153E">
        <w:t>33</w:t>
      </w:r>
      <w:r>
        <w:t xml:space="preserve">% voting scheme also </w:t>
      </w:r>
      <w:r>
        <w:lastRenderedPageBreak/>
        <w:t xml:space="preserve">tags the period as a ramp forecast because at least </w:t>
      </w:r>
      <w:r w:rsidR="0086153E">
        <w:t xml:space="preserve">two </w:t>
      </w:r>
      <w:r>
        <w:t xml:space="preserve">of the </w:t>
      </w:r>
      <w:r w:rsidR="007547F7">
        <w:t xml:space="preserve">six </w:t>
      </w:r>
      <w:r>
        <w:t xml:space="preserve">voting members indicates ramp. For all the individual ramp forecasts as well as the various voting schemes, we use the same observed ramps to compute the </w:t>
      </w:r>
      <w:del w:id="305" w:author="Carter, Laura" w:date="2022-06-06T14:10:00Z">
        <w:r w:rsidDel="00777815">
          <w:delText xml:space="preserve">2x2 </w:delText>
        </w:r>
      </w:del>
      <w:ins w:id="306" w:author="Carter, Laura" w:date="2022-06-06T14:10:00Z">
        <w:r w:rsidR="00777815">
          <w:t>two-by-two</w:t>
        </w:r>
        <w:r w:rsidR="00777815">
          <w:t xml:space="preserve"> </w:t>
        </w:r>
      </w:ins>
      <w:r>
        <w:t xml:space="preserve">contingency table. </w:t>
      </w:r>
    </w:p>
    <w:p w14:paraId="48CC512C" w14:textId="18D42EAE" w:rsidR="00B07032" w:rsidRPr="00CD14A5" w:rsidRDefault="00B07032" w:rsidP="00B07032">
      <w:pPr>
        <w:spacing w:after="0" w:line="240" w:lineRule="auto"/>
        <w:jc w:val="center"/>
        <w:rPr>
          <w:sz w:val="24"/>
          <w:szCs w:val="24"/>
          <w:lang w:eastAsia="zh-CN"/>
        </w:rPr>
      </w:pPr>
      <w:r w:rsidRPr="00B07032">
        <w:rPr>
          <w:noProof/>
          <w:sz w:val="24"/>
          <w:szCs w:val="24"/>
          <w:lang w:eastAsia="zh-CN"/>
        </w:rPr>
        <w:drawing>
          <wp:inline distT="0" distB="0" distL="0" distR="0" wp14:anchorId="5AB451CE" wp14:editId="7FA9519F">
            <wp:extent cx="4143050" cy="2291514"/>
            <wp:effectExtent l="0" t="0" r="0" b="0"/>
            <wp:docPr id="22" name="Picture 22" descr="A line graph showing six different lines overlapping each other for p1, p2 mean, p3 mean, p4 mean, p5 mean, and p6. The y-axis is labeled &quot;Baltic-2 power forecast at 78.25 m [MW] from 0 to 300, and the x-axis is labeled with date and UTC times in day increments from 10-05 06 to 10-06 12. Three vertical rectangles underlay the lines: one at ~10-05-09, which is labeled 50% vote: p2, p3, p5; one at 10-05 21 labeled 100% vote; and one at 10-06 09 labeled 33% vote: p4, p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line graph showing six different lines overlapping each other for p1, p2 mean, p3 mean, p4 mean, p5 mean, and p6. The y-axis is labeled &quot;Baltic-2 power forecast at 78.25 m [MW] from 0 to 300, and the x-axis is labeled with date and UTC times in day increments from 10-05 06 to 10-06 12. Three vertical rectangles underlay the lines: one at ~10-05-09, which is labeled 50% vote: p2, p3, p5; one at 10-05 21 labeled 100% vote; and one at 10-06 09 labeled 33% vote: p4, p5. "/>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51106" cy="2295970"/>
                    </a:xfrm>
                    <a:prstGeom prst="rect">
                      <a:avLst/>
                    </a:prstGeom>
                    <a:noFill/>
                    <a:ln>
                      <a:noFill/>
                    </a:ln>
                  </pic:spPr>
                </pic:pic>
              </a:graphicData>
            </a:graphic>
          </wp:inline>
        </w:drawing>
      </w:r>
    </w:p>
    <w:p w14:paraId="59488203" w14:textId="19E60713" w:rsidR="00CD14A5" w:rsidRDefault="00CD14A5" w:rsidP="00CD14A5">
      <w:pPr>
        <w:pStyle w:val="CaptionFigureandTable"/>
      </w:pPr>
      <w:bookmarkStart w:id="307" w:name="_Ref96437979"/>
      <w:r w:rsidRPr="00B30270">
        <w:t>Fig</w:t>
      </w:r>
      <w:ins w:id="308" w:author="Carter, Laura" w:date="2022-06-06T14:10:00Z">
        <w:r w:rsidR="00777815">
          <w:t>.</w:t>
        </w:r>
      </w:ins>
      <w:del w:id="309" w:author="Carter, Laura" w:date="2022-06-06T14:10:00Z">
        <w:r w:rsidRPr="00B30270" w:rsidDel="00777815">
          <w:delText>ure</w:delText>
        </w:r>
      </w:del>
      <w:r w:rsidRPr="00B30270">
        <w:t xml:space="preserve"> </w:t>
      </w:r>
      <w:r>
        <w:fldChar w:fldCharType="begin"/>
      </w:r>
      <w:r w:rsidRPr="00B30270">
        <w:instrText xml:space="preserve"> SEQ Figure \* ARABIC </w:instrText>
      </w:r>
      <w:r>
        <w:fldChar w:fldCharType="separate"/>
      </w:r>
      <w:r w:rsidRPr="00B30270">
        <w:rPr>
          <w:noProof/>
        </w:rPr>
        <w:t>9</w:t>
      </w:r>
      <w:r>
        <w:fldChar w:fldCharType="end"/>
      </w:r>
      <w:bookmarkEnd w:id="307"/>
      <w:r>
        <w:t>. Illustration of determining wind power ramps with voting scheme</w:t>
      </w:r>
      <w:ins w:id="310" w:author="Carter, Laura" w:date="2022-06-06T14:10:00Z">
        <w:r w:rsidR="00777815">
          <w:t>s</w:t>
        </w:r>
      </w:ins>
      <w:r>
        <w:t xml:space="preserve"> using a ramp definition of |50 MW| within 6 hours for the Baltic-2 case. In this example, </w:t>
      </w:r>
      <w:r w:rsidR="00D4372D">
        <w:t xml:space="preserve">three </w:t>
      </w:r>
      <w:r>
        <w:t xml:space="preserve">out of </w:t>
      </w:r>
      <w:r w:rsidR="00D4372D">
        <w:t xml:space="preserve">six </w:t>
      </w:r>
      <w:r>
        <w:t>voting members indicate ramps between 0</w:t>
      </w:r>
      <w:r w:rsidR="00D4372D">
        <w:t>7</w:t>
      </w:r>
      <w:ins w:id="311" w:author="Carter, Laura" w:date="2022-06-06T14:11:00Z">
        <w:r w:rsidR="00777815">
          <w:t>:</w:t>
        </w:r>
      </w:ins>
      <w:r>
        <w:t>00 UTC and 1</w:t>
      </w:r>
      <w:r w:rsidR="00D4372D">
        <w:t>3</w:t>
      </w:r>
      <w:ins w:id="312" w:author="Carter, Laura" w:date="2022-06-06T14:11:00Z">
        <w:r w:rsidR="00777815">
          <w:t>:</w:t>
        </w:r>
      </w:ins>
      <w:r>
        <w:t xml:space="preserve">00 UTC on </w:t>
      </w:r>
      <w:del w:id="313" w:author="Carter, Laura" w:date="2022-06-06T14:11:00Z">
        <w:r w:rsidDel="00777815">
          <w:delText xml:space="preserve">5 </w:delText>
        </w:r>
      </w:del>
      <w:r>
        <w:t>October</w:t>
      </w:r>
      <w:ins w:id="314" w:author="Carter, Laura" w:date="2022-06-06T14:11:00Z">
        <w:r w:rsidR="00777815">
          <w:t xml:space="preserve"> 5</w:t>
        </w:r>
      </w:ins>
      <w:r>
        <w:t xml:space="preserve">, so the </w:t>
      </w:r>
      <w:r w:rsidR="00D4372D">
        <w:t>5</w:t>
      </w:r>
      <w:r>
        <w:t xml:space="preserve">0% voting scheme labels ramp in this period (gray). Similarly, </w:t>
      </w:r>
      <w:r w:rsidR="003E50C5">
        <w:t xml:space="preserve">six </w:t>
      </w:r>
      <w:r>
        <w:t xml:space="preserve">out of </w:t>
      </w:r>
      <w:r w:rsidR="003E50C5">
        <w:t xml:space="preserve">six </w:t>
      </w:r>
      <w:r>
        <w:t>voting members indicate ramps between 1</w:t>
      </w:r>
      <w:r w:rsidR="003E50C5">
        <w:t>8</w:t>
      </w:r>
      <w:ins w:id="315" w:author="Carter, Laura" w:date="2022-06-06T14:11:00Z">
        <w:r w:rsidR="00777815">
          <w:t>:</w:t>
        </w:r>
      </w:ins>
      <w:r>
        <w:t>00 UTC</w:t>
      </w:r>
      <w:r w:rsidR="003E50C5">
        <w:t xml:space="preserve"> </w:t>
      </w:r>
      <w:ins w:id="316" w:author="Carter, Laura" w:date="2022-06-06T14:11:00Z">
        <w:r w:rsidR="00777815">
          <w:t>on</w:t>
        </w:r>
      </w:ins>
      <w:del w:id="317" w:author="Carter, Laura" w:date="2022-06-06T14:11:00Z">
        <w:r w:rsidR="003E50C5" w:rsidDel="00777815">
          <w:delText>5</w:delText>
        </w:r>
      </w:del>
      <w:r w:rsidR="003E50C5">
        <w:t xml:space="preserve"> October</w:t>
      </w:r>
      <w:ins w:id="318" w:author="Carter, Laura" w:date="2022-06-06T14:11:00Z">
        <w:r w:rsidR="00777815">
          <w:t xml:space="preserve"> 5</w:t>
        </w:r>
      </w:ins>
      <w:r>
        <w:t xml:space="preserve"> and </w:t>
      </w:r>
      <w:r w:rsidR="003E50C5">
        <w:t>00</w:t>
      </w:r>
      <w:ins w:id="319" w:author="Carter, Laura" w:date="2022-06-06T14:11:00Z">
        <w:r w:rsidR="00777815">
          <w:t>:</w:t>
        </w:r>
      </w:ins>
      <w:r>
        <w:t xml:space="preserve">00 UTC </w:t>
      </w:r>
      <w:ins w:id="320" w:author="Carter, Laura" w:date="2022-06-06T14:11:00Z">
        <w:r w:rsidR="00777815">
          <w:t xml:space="preserve">on </w:t>
        </w:r>
      </w:ins>
      <w:del w:id="321" w:author="Carter, Laura" w:date="2022-06-06T14:11:00Z">
        <w:r w:rsidR="003E50C5" w:rsidDel="00777815">
          <w:delText>6</w:delText>
        </w:r>
        <w:r w:rsidDel="00777815">
          <w:delText xml:space="preserve"> </w:delText>
        </w:r>
      </w:del>
      <w:r>
        <w:t>October</w:t>
      </w:r>
      <w:ins w:id="322" w:author="Carter, Laura" w:date="2022-06-06T14:11:00Z">
        <w:r w:rsidR="00777815">
          <w:t xml:space="preserve"> 6</w:t>
        </w:r>
      </w:ins>
      <w:r>
        <w:t xml:space="preserve">, and </w:t>
      </w:r>
      <w:r w:rsidR="00F40339">
        <w:t xml:space="preserve">two </w:t>
      </w:r>
      <w:r>
        <w:t xml:space="preserve">out of </w:t>
      </w:r>
      <w:r w:rsidR="00F40339">
        <w:t xml:space="preserve">six </w:t>
      </w:r>
      <w:r>
        <w:t>voting members indicate ramps between 0</w:t>
      </w:r>
      <w:r w:rsidR="00726AD5">
        <w:t>5</w:t>
      </w:r>
      <w:ins w:id="323" w:author="Carter, Laura" w:date="2022-06-06T14:12:00Z">
        <w:r w:rsidR="00777815">
          <w:t>:</w:t>
        </w:r>
      </w:ins>
      <w:r>
        <w:t>00 UTC and 1</w:t>
      </w:r>
      <w:r w:rsidR="00726AD5">
        <w:t>1</w:t>
      </w:r>
      <w:ins w:id="324" w:author="Carter, Laura" w:date="2022-06-06T14:12:00Z">
        <w:r w:rsidR="00777815">
          <w:t>:</w:t>
        </w:r>
      </w:ins>
      <w:r>
        <w:t xml:space="preserve">00 UTC on </w:t>
      </w:r>
      <w:del w:id="325" w:author="Carter, Laura" w:date="2022-06-06T14:12:00Z">
        <w:r w:rsidDel="00777815">
          <w:delText xml:space="preserve">6 </w:delText>
        </w:r>
      </w:del>
      <w:r>
        <w:t>October</w:t>
      </w:r>
      <w:ins w:id="326" w:author="Carter, Laura" w:date="2022-06-06T14:12:00Z">
        <w:r w:rsidR="00777815">
          <w:t xml:space="preserve"> 6</w:t>
        </w:r>
      </w:ins>
      <w:r>
        <w:t xml:space="preserve">, so the respective 100% (yellow) and </w:t>
      </w:r>
      <w:r w:rsidR="00486BBE">
        <w:t>33</w:t>
      </w:r>
      <w:r>
        <w:t>% (green) voting schemes label ramps for the two periods.</w:t>
      </w:r>
    </w:p>
    <w:p w14:paraId="76864FA2" w14:textId="313D86DD" w:rsidR="00A73067" w:rsidRDefault="00A73067" w:rsidP="00A73067">
      <w:r>
        <w:t xml:space="preserve">The voting schemes vary in strengths and weaknesses. As expected, the </w:t>
      </w:r>
      <w:r w:rsidR="00E5311E">
        <w:t>16</w:t>
      </w:r>
      <w:r>
        <w:t>% voting scheme is the most sensitive in detecting ramps, which scores the highest in TP as well as FP ramp forecasts among all forecasts listed in Fig</w:t>
      </w:r>
      <w:ins w:id="327" w:author="Carter, Laura" w:date="2022-06-06T14:13:00Z">
        <w:r w:rsidR="00E51742">
          <w:t>.</w:t>
        </w:r>
      </w:ins>
      <w:del w:id="328" w:author="Carter, Laura" w:date="2022-06-06T14:13:00Z">
        <w:r w:rsidDel="00E51742">
          <w:delText>ures</w:delText>
        </w:r>
      </w:del>
      <w:r w:rsidR="00B93406">
        <w:t xml:space="preserve"> </w:t>
      </w:r>
      <w:r w:rsidR="00B93406">
        <w:fldChar w:fldCharType="begin"/>
      </w:r>
      <w:r w:rsidR="00B93406">
        <w:instrText xml:space="preserve"> REF _Ref96437993 \h \# "0"</w:instrText>
      </w:r>
      <w:r w:rsidR="00B93406">
        <w:fldChar w:fldCharType="separate"/>
      </w:r>
      <w:r w:rsidR="00B93406">
        <w:t>10</w:t>
      </w:r>
      <w:r w:rsidR="00B93406">
        <w:fldChar w:fldCharType="end"/>
      </w:r>
      <w:r w:rsidR="00B93406">
        <w:t xml:space="preserve"> and </w:t>
      </w:r>
      <w:r w:rsidR="00B93406">
        <w:fldChar w:fldCharType="begin"/>
      </w:r>
      <w:r w:rsidR="00B93406">
        <w:instrText xml:space="preserve"> REF _Ref96438439 \h \# "0"</w:instrText>
      </w:r>
      <w:r w:rsidR="00B93406">
        <w:fldChar w:fldCharType="separate"/>
      </w:r>
      <w:r w:rsidR="00B93406">
        <w:t>11</w:t>
      </w:r>
      <w:r w:rsidR="00B93406">
        <w:fldChar w:fldCharType="end"/>
      </w:r>
      <w:r>
        <w:t>. In contrast, the 8</w:t>
      </w:r>
      <w:r w:rsidR="003D048A">
        <w:t>3</w:t>
      </w:r>
      <w:r>
        <w:t>% voting scheme is stringent in indicating ramps, resulting in substantially higher FN and lower FP than the others (Fig</w:t>
      </w:r>
      <w:ins w:id="329" w:author="Carter, Laura" w:date="2022-06-06T14:13:00Z">
        <w:r w:rsidR="00777815">
          <w:t>.</w:t>
        </w:r>
      </w:ins>
      <w:del w:id="330" w:author="Carter, Laura" w:date="2022-06-06T14:13:00Z">
        <w:r w:rsidDel="00777815">
          <w:delText>ures</w:delText>
        </w:r>
      </w:del>
      <w:r w:rsidR="001A602C">
        <w:t xml:space="preserve"> </w:t>
      </w:r>
      <w:r w:rsidR="001A602C">
        <w:fldChar w:fldCharType="begin"/>
      </w:r>
      <w:r w:rsidR="001A602C">
        <w:instrText xml:space="preserve"> REF _Ref96438439 \h \# "0"</w:instrText>
      </w:r>
      <w:r w:rsidR="001A602C">
        <w:fldChar w:fldCharType="separate"/>
      </w:r>
      <w:r w:rsidR="001A602C">
        <w:t>11</w:t>
      </w:r>
      <w:r w:rsidR="001A602C">
        <w:fldChar w:fldCharType="end"/>
      </w:r>
      <w:r w:rsidR="001A602C">
        <w:t xml:space="preserve"> and</w:t>
      </w:r>
      <w:r w:rsidR="00B93406">
        <w:t xml:space="preserve"> </w:t>
      </w:r>
      <w:r w:rsidR="00B93406">
        <w:fldChar w:fldCharType="begin"/>
      </w:r>
      <w:r w:rsidR="00B93406">
        <w:instrText xml:space="preserve"> REF _Ref96438108 \h</w:instrText>
      </w:r>
      <w:r w:rsidR="001A602C">
        <w:instrText xml:space="preserve"> \# "0"</w:instrText>
      </w:r>
      <w:r w:rsidR="00B93406">
        <w:instrText xml:space="preserve"> </w:instrText>
      </w:r>
      <w:r w:rsidR="00B93406">
        <w:fldChar w:fldCharType="separate"/>
      </w:r>
      <w:r w:rsidR="001A602C">
        <w:t>12</w:t>
      </w:r>
      <w:r w:rsidR="00B93406">
        <w:fldChar w:fldCharType="end"/>
      </w:r>
      <w:r>
        <w:t>). The 6</w:t>
      </w:r>
      <w:r w:rsidR="00690918">
        <w:t>6</w:t>
      </w:r>
      <w:r>
        <w:t>% voting scheme has a relatively high threshold to ramp detection, and even it yields more TP and fewer FN ramp forecasts for ramps above 50 MW at 6 and 8 hours than the ensemble mean. Like the 6</w:t>
      </w:r>
      <w:r w:rsidR="009620DA">
        <w:t>6</w:t>
      </w:r>
      <w:r>
        <w:t xml:space="preserve">% voting scheme, the </w:t>
      </w:r>
      <w:r w:rsidR="00BC74E6">
        <w:t>50</w:t>
      </w:r>
      <w:r>
        <w:t xml:space="preserve">% voting scheme largely increases TP and decreases FN compared to the ensemble mean, but it also increases FP. </w:t>
      </w:r>
    </w:p>
    <w:p w14:paraId="19A9FC4E" w14:textId="74D9AF5E" w:rsidR="00A73067" w:rsidRDefault="00A73067" w:rsidP="00A73067">
      <w:r>
        <w:t>In the Baltic-2 case, m</w:t>
      </w:r>
      <w:r w:rsidRPr="00B064DE">
        <w:t xml:space="preserve">ore episodes of </w:t>
      </w:r>
      <w:r>
        <w:t xml:space="preserve">observed </w:t>
      </w:r>
      <w:r w:rsidRPr="00B064DE">
        <w:t xml:space="preserve">power fluctuations are </w:t>
      </w:r>
      <w:r>
        <w:t>labeled</w:t>
      </w:r>
      <w:r w:rsidRPr="00B064DE">
        <w:t xml:space="preserve"> as ramp events</w:t>
      </w:r>
      <w:r>
        <w:t xml:space="preserve"> (sum of TP and FN)</w:t>
      </w:r>
      <w:r w:rsidRPr="00B064DE">
        <w:t xml:space="preserve"> when the</w:t>
      </w:r>
      <w:r>
        <w:t xml:space="preserve"> length of a</w:t>
      </w:r>
      <w:r w:rsidRPr="00B064DE">
        <w:t xml:space="preserve"> </w:t>
      </w:r>
      <w:r>
        <w:t xml:space="preserve">ramp detection period increases. </w:t>
      </w:r>
      <w:r w:rsidRPr="00601588">
        <w:t>In the model forecasts, TP and FP ramp forecast</w:t>
      </w:r>
      <w:r>
        <w:t xml:space="preserve">s for ramps </w:t>
      </w:r>
      <w:r>
        <w:lastRenderedPageBreak/>
        <w:t>above 50 and 100 MW also share such a pattern, whereas TN ramp forecasts monotonically decrease with increasing ramp-detection duration for all ramp definitions (</w:t>
      </w:r>
      <w:r w:rsidR="00697AB2">
        <w:fldChar w:fldCharType="begin"/>
      </w:r>
      <w:r w:rsidR="00697AB2">
        <w:instrText xml:space="preserve"> REF _Ref96438123 \h </w:instrText>
      </w:r>
      <w:r w:rsidR="00697AB2">
        <w:fldChar w:fldCharType="separate"/>
      </w:r>
      <w:r w:rsidR="00697AB2" w:rsidRPr="00B30270">
        <w:t>Fig</w:t>
      </w:r>
      <w:ins w:id="331" w:author="Carter, Laura" w:date="2022-06-06T14:14:00Z">
        <w:r w:rsidR="00E51742">
          <w:t>.</w:t>
        </w:r>
      </w:ins>
      <w:del w:id="332" w:author="Carter, Laura" w:date="2022-06-06T14:14:00Z">
        <w:r w:rsidR="00697AB2" w:rsidRPr="00B30270" w:rsidDel="00E51742">
          <w:delText>ure</w:delText>
        </w:r>
      </w:del>
      <w:r w:rsidR="00697AB2" w:rsidRPr="00B30270">
        <w:t xml:space="preserve"> </w:t>
      </w:r>
      <w:r w:rsidR="00697AB2">
        <w:rPr>
          <w:noProof/>
        </w:rPr>
        <w:t>13</w:t>
      </w:r>
      <w:r w:rsidR="00697AB2">
        <w:fldChar w:fldCharType="end"/>
      </w:r>
      <w:r>
        <w:t xml:space="preserve">). </w:t>
      </w:r>
    </w:p>
    <w:p w14:paraId="3E32D234" w14:textId="5691C28E" w:rsidR="00F91421" w:rsidRPr="00404F5B" w:rsidRDefault="0074229F" w:rsidP="00404F5B">
      <w:pPr>
        <w:spacing w:after="0" w:line="240" w:lineRule="auto"/>
        <w:jc w:val="left"/>
        <w:rPr>
          <w:sz w:val="24"/>
          <w:szCs w:val="24"/>
          <w:lang w:eastAsia="zh-CN"/>
        </w:rPr>
      </w:pPr>
      <w:r w:rsidRPr="0074229F">
        <w:rPr>
          <w:b/>
          <w:bCs/>
          <w:szCs w:val="18"/>
        </w:rPr>
        <w:t xml:space="preserve"> </w:t>
      </w:r>
      <w:r w:rsidRPr="0074229F">
        <w:rPr>
          <w:b/>
          <w:bCs/>
          <w:noProof/>
          <w:szCs w:val="18"/>
        </w:rPr>
        <w:drawing>
          <wp:inline distT="0" distB="0" distL="0" distR="0" wp14:anchorId="59E4229E" wp14:editId="63861423">
            <wp:extent cx="5943600" cy="5073650"/>
            <wp:effectExtent l="0" t="0" r="0" b="0"/>
            <wp:docPr id="40" name="Picture 40"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57C61B4A" w14:textId="5634A11C" w:rsidR="00047058" w:rsidRDefault="00D54DC0" w:rsidP="00047058">
      <w:pPr>
        <w:pStyle w:val="CaptionFigureandTable"/>
      </w:pPr>
      <w:bookmarkStart w:id="333" w:name="_Ref96437993"/>
      <w:r w:rsidRPr="00B30270">
        <w:t>Fig</w:t>
      </w:r>
      <w:ins w:id="334" w:author="Carter, Laura" w:date="2022-06-06T14:14:00Z">
        <w:r w:rsidR="00E51742">
          <w:t>.</w:t>
        </w:r>
      </w:ins>
      <w:del w:id="335" w:author="Carter, Laura" w:date="2022-06-06T14:14:00Z">
        <w:r w:rsidRPr="00B30270" w:rsidDel="00E51742">
          <w:delText>ure</w:delText>
        </w:r>
      </w:del>
      <w:r w:rsidRPr="00B30270">
        <w:t xml:space="preserve"> </w:t>
      </w:r>
      <w:r>
        <w:fldChar w:fldCharType="begin"/>
      </w:r>
      <w:r w:rsidRPr="00B30270">
        <w:instrText xml:space="preserve"> SEQ Figure \* ARABIC </w:instrText>
      </w:r>
      <w:r>
        <w:fldChar w:fldCharType="separate"/>
      </w:r>
      <w:r w:rsidRPr="00B30270">
        <w:rPr>
          <w:noProof/>
        </w:rPr>
        <w:t>10</w:t>
      </w:r>
      <w:r>
        <w:fldChar w:fldCharType="end"/>
      </w:r>
      <w:bookmarkEnd w:id="333"/>
      <w:r w:rsidR="00321ACD">
        <w:t xml:space="preserve">. </w:t>
      </w:r>
      <w:r w:rsidR="00047058">
        <w:t xml:space="preserve">The counts of true positive wind power ramp forecasts over the 7-day period at the Baltic-2 wind farm. Each row represents </w:t>
      </w:r>
      <w:r w:rsidR="00047058" w:rsidRPr="000715B0">
        <w:t>a ramp event definition</w:t>
      </w:r>
      <w:r w:rsidR="00047058">
        <w:t>, and all ramp definitions include both up ramps and down ramps. From left to right, the columns illustrate different voting schemes (</w:t>
      </w:r>
      <w:del w:id="336" w:author="Carter, Laura" w:date="2022-06-06T14:14:00Z">
        <w:r w:rsidR="00047058" w:rsidDel="00E51742">
          <w:delText>XX</w:delText>
        </w:r>
      </w:del>
      <w:r w:rsidR="00047058">
        <w:t xml:space="preserve">% vote), the </w:t>
      </w:r>
      <w:r w:rsidR="00D01E57">
        <w:t>six</w:t>
      </w:r>
      <w:r w:rsidR="00047058">
        <w:t>-organization ensemble mean (</w:t>
      </w:r>
      <w:r w:rsidR="00B71C54">
        <w:t>6</w:t>
      </w:r>
      <w:r w:rsidR="00047058">
        <w:t>-org mean), and the forecasts from each organization (pX or pX mean</w:t>
      </w:r>
      <w:ins w:id="337" w:author="Carter, Laura" w:date="2022-06-06T14:15:00Z">
        <w:r w:rsidR="00E51742">
          <w:t>, where X is the participant number</w:t>
        </w:r>
      </w:ins>
      <w:r w:rsidR="00047058">
        <w:t xml:space="preserve">). </w:t>
      </w:r>
    </w:p>
    <w:p w14:paraId="03B87DFE" w14:textId="2191343F" w:rsidR="00047058" w:rsidRPr="00404F5B" w:rsidRDefault="004312CC" w:rsidP="00404F5B">
      <w:pPr>
        <w:spacing w:after="0" w:line="240" w:lineRule="auto"/>
        <w:jc w:val="left"/>
        <w:rPr>
          <w:sz w:val="24"/>
          <w:szCs w:val="24"/>
          <w:lang w:eastAsia="zh-CN"/>
        </w:rPr>
      </w:pPr>
      <w:r w:rsidRPr="004312CC">
        <w:rPr>
          <w:b/>
          <w:bCs/>
          <w:noProof/>
          <w:szCs w:val="18"/>
        </w:rPr>
        <w:lastRenderedPageBreak/>
        <w:drawing>
          <wp:inline distT="0" distB="0" distL="0" distR="0" wp14:anchorId="76B6EC1E" wp14:editId="3B3BAEA9">
            <wp:extent cx="5943600" cy="5073650"/>
            <wp:effectExtent l="0" t="0" r="0" b="0"/>
            <wp:docPr id="41" name="Picture 41"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31B177DD" w14:textId="1BC6003C" w:rsidR="00D54DC0" w:rsidRDefault="00D54DC0" w:rsidP="000728F4">
      <w:pPr>
        <w:pStyle w:val="CaptionFigureandTable"/>
      </w:pPr>
      <w:bookmarkStart w:id="338" w:name="_Ref96438439"/>
      <w:r w:rsidRPr="00B30270">
        <w:t>Fig</w:t>
      </w:r>
      <w:ins w:id="339" w:author="Carter, Laura" w:date="2022-06-06T14:15:00Z">
        <w:r w:rsidR="00E51742">
          <w:t>.</w:t>
        </w:r>
      </w:ins>
      <w:del w:id="340" w:author="Carter, Laura" w:date="2022-06-06T14:15:00Z">
        <w:r w:rsidRPr="00B30270" w:rsidDel="00E51742">
          <w:delText>ure</w:delText>
        </w:r>
      </w:del>
      <w:r w:rsidRPr="00B30270">
        <w:t xml:space="preserve"> </w:t>
      </w:r>
      <w:r>
        <w:fldChar w:fldCharType="begin"/>
      </w:r>
      <w:r w:rsidRPr="00B30270">
        <w:instrText xml:space="preserve"> SEQ Figure \* ARABIC </w:instrText>
      </w:r>
      <w:r>
        <w:fldChar w:fldCharType="separate"/>
      </w:r>
      <w:r w:rsidRPr="00B30270">
        <w:rPr>
          <w:noProof/>
        </w:rPr>
        <w:t>11</w:t>
      </w:r>
      <w:r>
        <w:fldChar w:fldCharType="end"/>
      </w:r>
      <w:bookmarkEnd w:id="338"/>
      <w:r w:rsidR="00321ACD">
        <w:t xml:space="preserve">. </w:t>
      </w:r>
      <w:r w:rsidR="00246BB9">
        <w:t>Similar to</w:t>
      </w:r>
      <w:r w:rsidR="00F45931">
        <w:t xml:space="preserve"> </w:t>
      </w:r>
      <w:r w:rsidR="00F45931">
        <w:fldChar w:fldCharType="begin"/>
      </w:r>
      <w:r w:rsidR="00F45931">
        <w:instrText xml:space="preserve"> REF _Ref96437993 \h </w:instrText>
      </w:r>
      <w:r w:rsidR="00F45931">
        <w:fldChar w:fldCharType="separate"/>
      </w:r>
      <w:r w:rsidR="00F45931" w:rsidRPr="00B30270">
        <w:t>Fig</w:t>
      </w:r>
      <w:ins w:id="341" w:author="Carter, Laura" w:date="2022-06-06T14:16:00Z">
        <w:r w:rsidR="00E51742">
          <w:t>.</w:t>
        </w:r>
      </w:ins>
      <w:del w:id="342" w:author="Carter, Laura" w:date="2022-06-06T14:16:00Z">
        <w:r w:rsidR="00F45931" w:rsidRPr="00B30270" w:rsidDel="00E51742">
          <w:delText>ure</w:delText>
        </w:r>
      </w:del>
      <w:r w:rsidR="00F45931" w:rsidRPr="00B30270">
        <w:t xml:space="preserve"> </w:t>
      </w:r>
      <w:r w:rsidR="00F45931" w:rsidRPr="00B30270">
        <w:rPr>
          <w:noProof/>
        </w:rPr>
        <w:t>10</w:t>
      </w:r>
      <w:r w:rsidR="00F45931">
        <w:fldChar w:fldCharType="end"/>
      </w:r>
      <w:del w:id="343" w:author="Carter, Laura" w:date="2022-06-06T14:15:00Z">
        <w:r w:rsidR="00246BB9" w:rsidDel="00E51742">
          <w:delText>,</w:delText>
        </w:r>
      </w:del>
      <w:r w:rsidR="00246BB9">
        <w:t xml:space="preserve"> but for false positive forecasts.</w:t>
      </w:r>
    </w:p>
    <w:p w14:paraId="19594277" w14:textId="20EA67C5" w:rsidR="00681C78" w:rsidRPr="00404F5B" w:rsidRDefault="00001594" w:rsidP="00404F5B">
      <w:pPr>
        <w:spacing w:after="0" w:line="240" w:lineRule="auto"/>
        <w:jc w:val="left"/>
        <w:rPr>
          <w:sz w:val="24"/>
          <w:szCs w:val="24"/>
          <w:lang w:eastAsia="zh-CN"/>
        </w:rPr>
      </w:pPr>
      <w:r w:rsidRPr="00001594">
        <w:rPr>
          <w:b/>
          <w:bCs/>
          <w:szCs w:val="18"/>
        </w:rPr>
        <w:lastRenderedPageBreak/>
        <w:t xml:space="preserve"> </w:t>
      </w:r>
      <w:r w:rsidRPr="00001594">
        <w:rPr>
          <w:b/>
          <w:bCs/>
          <w:noProof/>
          <w:szCs w:val="18"/>
        </w:rPr>
        <w:drawing>
          <wp:inline distT="0" distB="0" distL="0" distR="0" wp14:anchorId="0C78D0DB" wp14:editId="3CE022CC">
            <wp:extent cx="5943600" cy="5073650"/>
            <wp:effectExtent l="0" t="0" r="0" b="0"/>
            <wp:docPr id="43" name="Picture 43"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5073650"/>
                    </a:xfrm>
                    <a:prstGeom prst="rect">
                      <a:avLst/>
                    </a:prstGeom>
                    <a:noFill/>
                    <a:ln>
                      <a:noFill/>
                    </a:ln>
                  </pic:spPr>
                </pic:pic>
              </a:graphicData>
            </a:graphic>
          </wp:inline>
        </w:drawing>
      </w:r>
    </w:p>
    <w:p w14:paraId="35F184E0" w14:textId="5D97346F" w:rsidR="000918F8" w:rsidRDefault="000918F8" w:rsidP="000918F8">
      <w:pPr>
        <w:pStyle w:val="CaptionFigureandTable"/>
      </w:pPr>
      <w:bookmarkStart w:id="344" w:name="_Ref96438108"/>
      <w:r w:rsidRPr="00B30270">
        <w:t>Fig</w:t>
      </w:r>
      <w:ins w:id="345" w:author="Carter, Laura" w:date="2022-06-06T14:15:00Z">
        <w:r w:rsidR="00E51742">
          <w:t>.</w:t>
        </w:r>
      </w:ins>
      <w:del w:id="346" w:author="Carter, Laura" w:date="2022-06-06T14:15:00Z">
        <w:r w:rsidRPr="00B30270" w:rsidDel="00E51742">
          <w:delText>ure</w:delText>
        </w:r>
      </w:del>
      <w:r w:rsidRPr="00B30270">
        <w:t xml:space="preserve"> </w:t>
      </w:r>
      <w:r>
        <w:fldChar w:fldCharType="begin"/>
      </w:r>
      <w:r w:rsidRPr="00B30270">
        <w:instrText xml:space="preserve"> SEQ Figure \* ARABIC </w:instrText>
      </w:r>
      <w:r>
        <w:fldChar w:fldCharType="separate"/>
      </w:r>
      <w:r>
        <w:rPr>
          <w:noProof/>
        </w:rPr>
        <w:t>12</w:t>
      </w:r>
      <w:r>
        <w:fldChar w:fldCharType="end"/>
      </w:r>
      <w:bookmarkEnd w:id="344"/>
      <w:r>
        <w:t xml:space="preserve">. </w:t>
      </w:r>
      <w:r w:rsidR="00FA1CB8">
        <w:t>Similar to</w:t>
      </w:r>
      <w:r w:rsidR="00F45931">
        <w:t xml:space="preserve"> </w:t>
      </w:r>
      <w:r w:rsidR="00F45931">
        <w:fldChar w:fldCharType="begin"/>
      </w:r>
      <w:r w:rsidR="00F45931">
        <w:instrText xml:space="preserve"> REF _Ref96437993 \h </w:instrText>
      </w:r>
      <w:r w:rsidR="00F45931">
        <w:fldChar w:fldCharType="separate"/>
      </w:r>
      <w:r w:rsidR="00F45931" w:rsidRPr="00B30270">
        <w:t>Fig</w:t>
      </w:r>
      <w:ins w:id="347" w:author="Carter, Laura" w:date="2022-06-06T14:15:00Z">
        <w:r w:rsidR="00E51742">
          <w:t>.</w:t>
        </w:r>
      </w:ins>
      <w:del w:id="348" w:author="Carter, Laura" w:date="2022-06-06T14:15:00Z">
        <w:r w:rsidR="00F45931" w:rsidRPr="00B30270" w:rsidDel="00E51742">
          <w:delText>ure</w:delText>
        </w:r>
      </w:del>
      <w:r w:rsidR="00F45931" w:rsidRPr="00B30270">
        <w:t xml:space="preserve"> </w:t>
      </w:r>
      <w:r w:rsidR="00F45931" w:rsidRPr="00B30270">
        <w:rPr>
          <w:noProof/>
        </w:rPr>
        <w:t>10</w:t>
      </w:r>
      <w:r w:rsidR="00F45931">
        <w:fldChar w:fldCharType="end"/>
      </w:r>
      <w:del w:id="349" w:author="Carter, Laura" w:date="2022-06-06T14:15:00Z">
        <w:r w:rsidR="00FA1CB8" w:rsidDel="00E51742">
          <w:delText>,</w:delText>
        </w:r>
      </w:del>
      <w:r w:rsidR="00FA1CB8">
        <w:t xml:space="preserve"> but for false negative forecasts.</w:t>
      </w:r>
    </w:p>
    <w:p w14:paraId="0C0BFB47" w14:textId="799E1642" w:rsidR="00690CE4" w:rsidRPr="00404F5B" w:rsidRDefault="003B101E" w:rsidP="00404F5B">
      <w:pPr>
        <w:spacing w:after="0" w:line="240" w:lineRule="auto"/>
        <w:jc w:val="left"/>
        <w:rPr>
          <w:sz w:val="24"/>
          <w:szCs w:val="24"/>
          <w:lang w:eastAsia="zh-CN"/>
        </w:rPr>
      </w:pPr>
      <w:r w:rsidRPr="003B101E">
        <w:rPr>
          <w:b/>
          <w:bCs/>
          <w:szCs w:val="18"/>
        </w:rPr>
        <w:lastRenderedPageBreak/>
        <w:t xml:space="preserve"> </w:t>
      </w:r>
      <w:r w:rsidRPr="003B101E">
        <w:rPr>
          <w:b/>
          <w:bCs/>
          <w:noProof/>
          <w:szCs w:val="18"/>
        </w:rPr>
        <w:drawing>
          <wp:inline distT="0" distB="0" distL="0" distR="0" wp14:anchorId="2BC36AF9" wp14:editId="10C2D6B9">
            <wp:extent cx="5943600" cy="5020310"/>
            <wp:effectExtent l="0" t="0" r="0" b="0"/>
            <wp:docPr id="44" name="Picture 44"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matrix of color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colors of each square relate to a number from 0 to 90.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5020310"/>
                    </a:xfrm>
                    <a:prstGeom prst="rect">
                      <a:avLst/>
                    </a:prstGeom>
                    <a:noFill/>
                    <a:ln>
                      <a:noFill/>
                    </a:ln>
                  </pic:spPr>
                </pic:pic>
              </a:graphicData>
            </a:graphic>
          </wp:inline>
        </w:drawing>
      </w:r>
    </w:p>
    <w:p w14:paraId="24D9525D" w14:textId="79450F25" w:rsidR="00536C2C" w:rsidRDefault="000918F8" w:rsidP="00536C2C">
      <w:pPr>
        <w:pStyle w:val="CaptionFigureandTable"/>
      </w:pPr>
      <w:bookmarkStart w:id="350" w:name="_Ref96438123"/>
      <w:r w:rsidRPr="00B30270">
        <w:t>Fig</w:t>
      </w:r>
      <w:ins w:id="351" w:author="Carter, Laura" w:date="2022-06-06T14:16:00Z">
        <w:r w:rsidR="00E51742">
          <w:t>.</w:t>
        </w:r>
      </w:ins>
      <w:del w:id="352" w:author="Carter, Laura" w:date="2022-06-06T14:16:00Z">
        <w:r w:rsidRPr="00B30270" w:rsidDel="00E51742">
          <w:delText>ure</w:delText>
        </w:r>
      </w:del>
      <w:r w:rsidRPr="00B30270">
        <w:t xml:space="preserve"> </w:t>
      </w:r>
      <w:r>
        <w:fldChar w:fldCharType="begin"/>
      </w:r>
      <w:r w:rsidRPr="00B30270">
        <w:instrText xml:space="preserve"> SEQ Figure \* ARABIC </w:instrText>
      </w:r>
      <w:r>
        <w:fldChar w:fldCharType="separate"/>
      </w:r>
      <w:r>
        <w:rPr>
          <w:noProof/>
        </w:rPr>
        <w:t>13</w:t>
      </w:r>
      <w:r>
        <w:fldChar w:fldCharType="end"/>
      </w:r>
      <w:bookmarkEnd w:id="350"/>
      <w:r>
        <w:t xml:space="preserve">. </w:t>
      </w:r>
      <w:r w:rsidR="00536C2C">
        <w:t>Similar to</w:t>
      </w:r>
      <w:r w:rsidR="00F45931">
        <w:t xml:space="preserve"> </w:t>
      </w:r>
      <w:r w:rsidR="00F45931">
        <w:fldChar w:fldCharType="begin"/>
      </w:r>
      <w:r w:rsidR="00F45931">
        <w:instrText xml:space="preserve"> REF _Ref96437993 \h </w:instrText>
      </w:r>
      <w:r w:rsidR="00F45931">
        <w:fldChar w:fldCharType="separate"/>
      </w:r>
      <w:r w:rsidR="00F45931" w:rsidRPr="00B30270">
        <w:t>Fig</w:t>
      </w:r>
      <w:ins w:id="353" w:author="Carter, Laura" w:date="2022-06-06T14:16:00Z">
        <w:r w:rsidR="00E51742">
          <w:t>.</w:t>
        </w:r>
      </w:ins>
      <w:del w:id="354" w:author="Carter, Laura" w:date="2022-06-06T14:16:00Z">
        <w:r w:rsidR="00F45931" w:rsidRPr="00B30270" w:rsidDel="00E51742">
          <w:delText>ure</w:delText>
        </w:r>
      </w:del>
      <w:r w:rsidR="00F45931" w:rsidRPr="00B30270">
        <w:t xml:space="preserve"> </w:t>
      </w:r>
      <w:r w:rsidR="00F45931" w:rsidRPr="00B30270">
        <w:rPr>
          <w:noProof/>
        </w:rPr>
        <w:t>10</w:t>
      </w:r>
      <w:r w:rsidR="00F45931">
        <w:fldChar w:fldCharType="end"/>
      </w:r>
      <w:del w:id="355" w:author="Carter, Laura" w:date="2022-06-06T14:16:00Z">
        <w:r w:rsidR="00536C2C" w:rsidDel="00E51742">
          <w:delText>,</w:delText>
        </w:r>
      </w:del>
      <w:r w:rsidR="00536C2C">
        <w:t xml:space="preserve"> but for true negative forecasts.</w:t>
      </w:r>
    </w:p>
    <w:p w14:paraId="2E541F30" w14:textId="0B37235B" w:rsidR="002F3C71" w:rsidRDefault="002F3C71" w:rsidP="002F3C71">
      <w:r>
        <w:t xml:space="preserve">To summarize the outcomes of the </w:t>
      </w:r>
      <w:del w:id="356" w:author="Carter, Laura" w:date="2022-06-06T14:16:00Z">
        <w:r w:rsidDel="00E51742">
          <w:delText xml:space="preserve">2x2 </w:delText>
        </w:r>
      </w:del>
      <w:ins w:id="357" w:author="Carter, Laura" w:date="2022-06-06T14:16:00Z">
        <w:r w:rsidR="00E51742">
          <w:t>two-by-two</w:t>
        </w:r>
        <w:r w:rsidR="00E51742">
          <w:t xml:space="preserve"> </w:t>
        </w:r>
      </w:ins>
      <w:r>
        <w:t xml:space="preserve">contingency table, we employ the PSS, which is an equitable metric. The </w:t>
      </w:r>
      <w:r w:rsidR="005C1A76">
        <w:t>six</w:t>
      </w:r>
      <w:r>
        <w:t>-organization ensemble mean</w:t>
      </w:r>
      <w:r w:rsidR="004D2CB2">
        <w:t xml:space="preserve"> </w:t>
      </w:r>
      <w:r w:rsidR="0099007C">
        <w:t>generates near-zero PSS</w:t>
      </w:r>
      <w:del w:id="358" w:author="Carter, Laura" w:date="2022-06-06T14:17:00Z">
        <w:r w:rsidR="00CE33D5" w:rsidDel="00E51742">
          <w:delText>’</w:delText>
        </w:r>
      </w:del>
      <w:r w:rsidR="00CE33D5">
        <w:t>s</w:t>
      </w:r>
      <w:r w:rsidR="0099007C">
        <w:t xml:space="preserve"> in nearly all ramp </w:t>
      </w:r>
      <w:r w:rsidR="00062B94">
        <w:t>definitions</w:t>
      </w:r>
      <w:r w:rsidR="004D2CB2">
        <w:t>,</w:t>
      </w:r>
      <w:r>
        <w:t xml:space="preserve"> </w:t>
      </w:r>
      <w:r w:rsidR="00A54BB4">
        <w:t>which means</w:t>
      </w:r>
      <w:r w:rsidR="00DB7F67">
        <w:t xml:space="preserve"> it</w:t>
      </w:r>
      <w:r w:rsidR="004D2CB2">
        <w:t xml:space="preserve"> is not much more skillful than </w:t>
      </w:r>
      <w:r>
        <w:t>random forecasts</w:t>
      </w:r>
      <w:r w:rsidR="00612846">
        <w:t xml:space="preserve"> </w:t>
      </w:r>
      <w:r>
        <w:t>(</w:t>
      </w:r>
      <w:r w:rsidR="00697AB2">
        <w:fldChar w:fldCharType="begin"/>
      </w:r>
      <w:r w:rsidR="00697AB2">
        <w:instrText xml:space="preserve"> REF _Ref96438141 \h </w:instrText>
      </w:r>
      <w:r w:rsidR="00697AB2">
        <w:fldChar w:fldCharType="separate"/>
      </w:r>
      <w:r w:rsidR="00697AB2" w:rsidRPr="00B30270">
        <w:t>Fig</w:t>
      </w:r>
      <w:ins w:id="359" w:author="Carter, Laura" w:date="2022-06-06T14:17:00Z">
        <w:r w:rsidR="00E51742">
          <w:t>.</w:t>
        </w:r>
      </w:ins>
      <w:del w:id="360" w:author="Carter, Laura" w:date="2022-06-06T14:17:00Z">
        <w:r w:rsidR="00697AB2" w:rsidRPr="00B30270" w:rsidDel="00E51742">
          <w:delText>ure</w:delText>
        </w:r>
      </w:del>
      <w:r w:rsidR="00697AB2" w:rsidRPr="00B30270">
        <w:t xml:space="preserve"> </w:t>
      </w:r>
      <w:r w:rsidR="00697AB2">
        <w:rPr>
          <w:noProof/>
        </w:rPr>
        <w:t>14</w:t>
      </w:r>
      <w:r w:rsidR="00697AB2">
        <w:fldChar w:fldCharType="end"/>
      </w:r>
      <w:r>
        <w:t xml:space="preserve">). </w:t>
      </w:r>
      <w:r w:rsidR="006B3485">
        <w:t>T</w:t>
      </w:r>
      <w:r>
        <w:t xml:space="preserve">he forecasts of </w:t>
      </w:r>
      <w:r w:rsidR="00AC3365">
        <w:t>p1, p2, p3, and p4</w:t>
      </w:r>
      <w:r>
        <w:t xml:space="preserve"> yield more positive PSS</w:t>
      </w:r>
      <w:ins w:id="361" w:author="Carter, Laura" w:date="2022-06-06T14:17:00Z">
        <w:r w:rsidR="00E51742">
          <w:t>s</w:t>
        </w:r>
      </w:ins>
      <w:r>
        <w:t xml:space="preserve"> than the </w:t>
      </w:r>
      <w:r w:rsidR="00FC06E7">
        <w:t>six</w:t>
      </w:r>
      <w:r>
        <w:t xml:space="preserve">-organization ensemble mean, especially for stronger ramps above 150 and 200 MW. Mathematically, the relative magnitude of the higher POD of the </w:t>
      </w:r>
      <w:r w:rsidRPr="00AC3365">
        <w:t>four</w:t>
      </w:r>
      <w:r>
        <w:t xml:space="preserve"> forecasts exceed the influence of the higher false alarm rate, which leads to</w:t>
      </w:r>
      <w:ins w:id="362" w:author="Carter, Laura" w:date="2022-06-06T14:17:00Z">
        <w:r w:rsidR="00E51742">
          <w:t xml:space="preserve"> a</w:t>
        </w:r>
      </w:ins>
      <w:r>
        <w:t xml:space="preserve"> higher PSS than the multiorganization ensemble mean (</w:t>
      </w:r>
      <w:r w:rsidR="009E0C9A">
        <w:rPr>
          <w:color w:val="000000"/>
        </w:rPr>
        <w:fldChar w:fldCharType="begin"/>
      </w:r>
      <w:r w:rsidR="009E0C9A">
        <w:rPr>
          <w:color w:val="000000"/>
        </w:rPr>
        <w:instrText xml:space="preserve"> REF _Ref96437623 \h </w:instrText>
      </w:r>
      <w:r w:rsidR="009E0C9A">
        <w:rPr>
          <w:color w:val="000000"/>
        </w:rPr>
      </w:r>
      <w:r w:rsidR="009E0C9A">
        <w:rPr>
          <w:color w:val="000000"/>
        </w:rPr>
        <w:fldChar w:fldCharType="separate"/>
      </w:r>
      <w:r w:rsidR="009E0C9A" w:rsidRPr="00B30270">
        <w:t>Fig</w:t>
      </w:r>
      <w:ins w:id="363" w:author="Carter, Laura" w:date="2022-06-06T14:17:00Z">
        <w:r w:rsidR="00E51742">
          <w:t>.</w:t>
        </w:r>
      </w:ins>
      <w:del w:id="364" w:author="Carter, Laura" w:date="2022-06-06T14:17:00Z">
        <w:r w:rsidR="009E0C9A" w:rsidRPr="00B30270" w:rsidDel="00E51742">
          <w:delText>ure</w:delText>
        </w:r>
      </w:del>
      <w:r w:rsidR="009E0C9A" w:rsidRPr="00B30270">
        <w:t xml:space="preserve"> </w:t>
      </w:r>
      <w:r w:rsidR="009E0C9A">
        <w:rPr>
          <w:noProof/>
        </w:rPr>
        <w:t>16</w:t>
      </w:r>
      <w:r w:rsidR="009E0C9A">
        <w:rPr>
          <w:color w:val="000000"/>
        </w:rPr>
        <w:fldChar w:fldCharType="end"/>
      </w:r>
      <w:ins w:id="365" w:author="Carter, Laura" w:date="2022-06-06T14:18:00Z">
        <w:r w:rsidR="005A0E25">
          <w:rPr>
            <w:color w:val="000000"/>
          </w:rPr>
          <w:t>,</w:t>
        </w:r>
      </w:ins>
      <w:r w:rsidR="009E0C9A">
        <w:rPr>
          <w:color w:val="000000"/>
        </w:rPr>
        <w:t xml:space="preserve"> </w:t>
      </w:r>
      <w:r>
        <w:t>as an example). The p5 ensemble mean consists of</w:t>
      </w:r>
      <w:ins w:id="366" w:author="Carter, Laura" w:date="2022-06-06T14:18:00Z">
        <w:r w:rsidR="005A0E25">
          <w:t xml:space="preserve"> </w:t>
        </w:r>
      </w:ins>
      <w:r>
        <w:t>75 individual members and ravels their discrepancies, hence intrinsically indicat</w:t>
      </w:r>
      <w:ins w:id="367" w:author="Carter, Laura" w:date="2022-06-06T14:19:00Z">
        <w:r w:rsidR="003333CA">
          <w:t>ing</w:t>
        </w:r>
      </w:ins>
      <w:del w:id="368" w:author="Carter, Laura" w:date="2022-06-06T14:19:00Z">
        <w:r w:rsidDel="003333CA">
          <w:delText>es</w:delText>
        </w:r>
      </w:del>
      <w:r>
        <w:t xml:space="preserve"> few ramps. </w:t>
      </w:r>
      <w:r w:rsidR="003F386F">
        <w:t>Similarly, t</w:t>
      </w:r>
      <w:r w:rsidR="00C24039">
        <w:t xml:space="preserve">he p6 submission </w:t>
      </w:r>
      <w:r w:rsidR="006F56EF">
        <w:t>also considers four different numerical models</w:t>
      </w:r>
      <w:r w:rsidR="003C7DC4">
        <w:t xml:space="preserve"> that could also explain </w:t>
      </w:r>
      <w:r w:rsidR="002F3549">
        <w:t xml:space="preserve">its above-average FN ramp forecasts. </w:t>
      </w:r>
    </w:p>
    <w:p w14:paraId="3FFC6CB1" w14:textId="684A7139" w:rsidR="00A203E9" w:rsidRDefault="002F3C71" w:rsidP="00D97B57">
      <w:r>
        <w:lastRenderedPageBreak/>
        <w:t xml:space="preserve">The voting schemes score higher </w:t>
      </w:r>
      <w:commentRangeStart w:id="369"/>
      <w:r>
        <w:t>PSS</w:t>
      </w:r>
      <w:del w:id="370" w:author="Carter, Laura" w:date="2022-06-06T14:19:00Z">
        <w:r w:rsidDel="003333CA">
          <w:delText>’</w:delText>
        </w:r>
      </w:del>
      <w:r>
        <w:t>s</w:t>
      </w:r>
      <w:commentRangeEnd w:id="369"/>
      <w:r w:rsidR="001C5227">
        <w:rPr>
          <w:rStyle w:val="CommentReference"/>
        </w:rPr>
        <w:commentReference w:id="369"/>
      </w:r>
      <w:r>
        <w:t xml:space="preserve"> than the </w:t>
      </w:r>
      <w:r w:rsidR="007535BD">
        <w:t>six</w:t>
      </w:r>
      <w:r>
        <w:t xml:space="preserve">-organization ensemble mean, especially for </w:t>
      </w:r>
      <w:commentRangeStart w:id="371"/>
      <w:r>
        <w:t xml:space="preserve">the </w:t>
      </w:r>
      <w:commentRangeEnd w:id="371"/>
      <w:r w:rsidR="003333CA">
        <w:rPr>
          <w:rStyle w:val="CommentReference"/>
        </w:rPr>
        <w:commentReference w:id="371"/>
      </w:r>
      <w:r>
        <w:t>ramps above 200 MW (</w:t>
      </w:r>
      <w:r w:rsidR="00697AB2">
        <w:fldChar w:fldCharType="begin"/>
      </w:r>
      <w:r w:rsidR="00697AB2">
        <w:instrText xml:space="preserve"> REF _Ref96438141 \h </w:instrText>
      </w:r>
      <w:r w:rsidR="00697AB2">
        <w:fldChar w:fldCharType="separate"/>
      </w:r>
      <w:r w:rsidR="00697AB2" w:rsidRPr="00B30270">
        <w:t>Fig</w:t>
      </w:r>
      <w:ins w:id="372" w:author="Carter, Laura" w:date="2022-06-06T14:19:00Z">
        <w:r w:rsidR="003333CA">
          <w:t>.</w:t>
        </w:r>
      </w:ins>
      <w:del w:id="373" w:author="Carter, Laura" w:date="2022-06-06T14:19:00Z">
        <w:r w:rsidR="00697AB2" w:rsidRPr="00B30270" w:rsidDel="003333CA">
          <w:delText>ure</w:delText>
        </w:r>
      </w:del>
      <w:r w:rsidR="00697AB2" w:rsidRPr="00B30270">
        <w:t xml:space="preserve"> </w:t>
      </w:r>
      <w:r w:rsidR="00697AB2">
        <w:rPr>
          <w:noProof/>
        </w:rPr>
        <w:t>14</w:t>
      </w:r>
      <w:r w:rsidR="00697AB2">
        <w:fldChar w:fldCharType="end"/>
      </w:r>
      <w:r>
        <w:t xml:space="preserve">). The </w:t>
      </w:r>
      <w:r w:rsidR="00955B43">
        <w:t>50</w:t>
      </w:r>
      <w:r>
        <w:t xml:space="preserve">% voting scheme has a higher or same PSS compared to the ensemble mean in all but </w:t>
      </w:r>
      <w:r w:rsidR="00D1716B">
        <w:t xml:space="preserve">three </w:t>
      </w:r>
      <w:r>
        <w:t>ramp definition</w:t>
      </w:r>
      <w:r w:rsidR="00593712">
        <w:t>s for strong ramps in short time frames</w:t>
      </w:r>
      <w:r>
        <w:t xml:space="preserve"> (</w:t>
      </w:r>
      <w:r w:rsidR="00593712">
        <w:t>1</w:t>
      </w:r>
      <w:r>
        <w:t>50 MW over 4 hours</w:t>
      </w:r>
      <w:r w:rsidR="00693D04">
        <w:t>, 200 MW over 4 and 6 hours</w:t>
      </w:r>
      <w:r>
        <w:t xml:space="preserve">). </w:t>
      </w:r>
      <w:r w:rsidR="00845CE0">
        <w:t>T</w:t>
      </w:r>
      <w:r>
        <w:t>he stricter 6</w:t>
      </w:r>
      <w:r w:rsidR="00845CE0">
        <w:t>6</w:t>
      </w:r>
      <w:r>
        <w:t>%</w:t>
      </w:r>
      <w:r w:rsidR="00845CE0">
        <w:t xml:space="preserve"> and 83%</w:t>
      </w:r>
      <w:r>
        <w:t xml:space="preserve"> voting scheme</w:t>
      </w:r>
      <w:r w:rsidR="00845CE0">
        <w:t>s</w:t>
      </w:r>
      <w:r>
        <w:t xml:space="preserve"> yields </w:t>
      </w:r>
      <w:r w:rsidR="000D3ECB">
        <w:t xml:space="preserve">similar </w:t>
      </w:r>
      <w:r>
        <w:t>PSS</w:t>
      </w:r>
      <w:del w:id="374" w:author="Carter, Laura" w:date="2022-06-06T14:20:00Z">
        <w:r w:rsidR="000D3ECB" w:rsidDel="003333CA">
          <w:delText>’</w:delText>
        </w:r>
      </w:del>
      <w:r w:rsidR="000D3ECB">
        <w:t>s</w:t>
      </w:r>
      <w:r>
        <w:t xml:space="preserve"> </w:t>
      </w:r>
      <w:del w:id="375" w:author="Carter, Laura" w:date="2022-06-06T14:20:00Z">
        <w:r w:rsidDel="003333CA">
          <w:delText xml:space="preserve">than </w:delText>
        </w:r>
      </w:del>
      <w:ins w:id="376" w:author="Carter, Laura" w:date="2022-06-06T14:20:00Z">
        <w:r w:rsidR="003333CA">
          <w:t>to</w:t>
        </w:r>
        <w:r w:rsidR="003333CA">
          <w:t xml:space="preserve"> </w:t>
        </w:r>
      </w:ins>
      <w:r>
        <w:t xml:space="preserve">the ensemble mean in most ramp definitions. </w:t>
      </w:r>
      <w:r w:rsidR="00F836D2">
        <w:t>Meanwhile, t</w:t>
      </w:r>
      <w:r>
        <w:t xml:space="preserve">he </w:t>
      </w:r>
      <w:r w:rsidR="00444726">
        <w:t>16</w:t>
      </w:r>
      <w:r>
        <w:t>% voting scheme has very high PSS</w:t>
      </w:r>
      <w:del w:id="377" w:author="Carter, Laura" w:date="2022-06-06T14:20:00Z">
        <w:r w:rsidR="00F836D2" w:rsidDel="003333CA">
          <w:delText>’</w:delText>
        </w:r>
      </w:del>
      <w:r w:rsidR="00F836D2">
        <w:t>s</w:t>
      </w:r>
      <w:r>
        <w:t xml:space="preserve"> </w:t>
      </w:r>
      <w:del w:id="378" w:author="Carter, Laura" w:date="2022-06-06T14:20:00Z">
        <w:r w:rsidDel="003333CA">
          <w:delText>in</w:delText>
        </w:r>
      </w:del>
      <w:ins w:id="379" w:author="Carter, Laura" w:date="2022-06-06T14:20:00Z">
        <w:r w:rsidR="003333CA">
          <w:t>when</w:t>
        </w:r>
      </w:ins>
      <w:r>
        <w:t xml:space="preserve"> detecting ramps over 200 MW</w:t>
      </w:r>
      <w:ins w:id="380" w:author="Carter, Laura" w:date="2022-06-06T14:20:00Z">
        <w:r w:rsidR="003333CA">
          <w:t>.</w:t>
        </w:r>
      </w:ins>
      <w:del w:id="381" w:author="Carter, Laura" w:date="2022-06-06T14:20:00Z">
        <w:r w:rsidDel="003333CA">
          <w:delText>,</w:delText>
        </w:r>
      </w:del>
      <w:r>
        <w:t xml:space="preserve"> </w:t>
      </w:r>
      <w:del w:id="382" w:author="Carter, Laura" w:date="2022-06-06T14:20:00Z">
        <w:r w:rsidDel="003333CA">
          <w:delText>h</w:delText>
        </w:r>
      </w:del>
      <w:ins w:id="383" w:author="Carter, Laura" w:date="2022-06-06T14:20:00Z">
        <w:r w:rsidR="003333CA">
          <w:t>H</w:t>
        </w:r>
      </w:ins>
      <w:r>
        <w:t xml:space="preserve">owever, </w:t>
      </w:r>
      <w:r w:rsidR="00F836D2">
        <w:t>this pattern</w:t>
      </w:r>
      <w:r>
        <w:t xml:space="preserve"> exposes a weakness of the PSS: The PSS is inflated when FN is close to </w:t>
      </w:r>
      <w:del w:id="384" w:author="Carter, Laura" w:date="2022-06-06T14:20:00Z">
        <w:r w:rsidDel="003333CA">
          <w:delText>0</w:delText>
        </w:r>
      </w:del>
      <w:ins w:id="385" w:author="Carter, Laura" w:date="2022-06-06T14:20:00Z">
        <w:r w:rsidR="003333CA">
          <w:t>zero</w:t>
        </w:r>
      </w:ins>
      <w:r>
        <w:t xml:space="preserve">, the false alarm rate is close to </w:t>
      </w:r>
      <w:del w:id="386" w:author="Carter, Laura" w:date="2022-06-06T14:20:00Z">
        <w:r w:rsidDel="003333CA">
          <w:delText>0</w:delText>
        </w:r>
      </w:del>
      <w:ins w:id="387" w:author="Carter, Laura" w:date="2022-06-06T14:20:00Z">
        <w:r w:rsidR="003333CA">
          <w:t>zero</w:t>
        </w:r>
      </w:ins>
      <w:r>
        <w:t xml:space="preserve">, and the POD is large. For the </w:t>
      </w:r>
      <w:r w:rsidR="00B47F23">
        <w:t>16</w:t>
      </w:r>
      <w:r>
        <w:t xml:space="preserve">% voting scheme, its FN </w:t>
      </w:r>
      <w:r w:rsidR="00356781">
        <w:t xml:space="preserve">counts are either </w:t>
      </w:r>
      <w:del w:id="388" w:author="Carter, Laura" w:date="2022-06-06T14:20:00Z">
        <w:r w:rsidDel="003333CA">
          <w:delText>0</w:delText>
        </w:r>
      </w:del>
      <w:ins w:id="389" w:author="Carter, Laura" w:date="2022-06-06T14:20:00Z">
        <w:r w:rsidR="003333CA">
          <w:t>zero</w:t>
        </w:r>
      </w:ins>
      <w:r>
        <w:t xml:space="preserve"> </w:t>
      </w:r>
      <w:r w:rsidR="00356781">
        <w:t>or 1</w:t>
      </w:r>
      <w:r>
        <w:t xml:space="preserve"> for ramps above 200 MW (</w:t>
      </w:r>
      <w:r w:rsidR="00697AB2">
        <w:fldChar w:fldCharType="begin"/>
      </w:r>
      <w:r w:rsidR="00697AB2">
        <w:instrText xml:space="preserve"> REF _Ref96438108 \h </w:instrText>
      </w:r>
      <w:r w:rsidR="00697AB2">
        <w:fldChar w:fldCharType="separate"/>
      </w:r>
      <w:r w:rsidR="00697AB2" w:rsidRPr="00B30270">
        <w:t>Fig</w:t>
      </w:r>
      <w:ins w:id="390" w:author="Carter, Laura" w:date="2022-06-06T14:20:00Z">
        <w:r w:rsidR="003333CA">
          <w:t>.</w:t>
        </w:r>
      </w:ins>
      <w:del w:id="391" w:author="Carter, Laura" w:date="2022-06-06T14:20:00Z">
        <w:r w:rsidR="00697AB2" w:rsidRPr="00B30270" w:rsidDel="003333CA">
          <w:delText>ure</w:delText>
        </w:r>
      </w:del>
      <w:r w:rsidR="00697AB2" w:rsidRPr="00B30270">
        <w:t xml:space="preserve"> </w:t>
      </w:r>
      <w:r w:rsidR="00697AB2">
        <w:rPr>
          <w:noProof/>
        </w:rPr>
        <w:t>12</w:t>
      </w:r>
      <w:r w:rsidR="00697AB2">
        <w:fldChar w:fldCharType="end"/>
      </w:r>
      <w:r>
        <w:t>), therefore its PSS</w:t>
      </w:r>
      <w:del w:id="392" w:author="Carter, Laura" w:date="2022-06-06T14:20:00Z">
        <w:r w:rsidDel="003333CA">
          <w:delText>’</w:delText>
        </w:r>
      </w:del>
      <w:r>
        <w:t xml:space="preserve">s become remarkably large. Similar phenomena also exist </w:t>
      </w:r>
      <w:del w:id="393" w:author="Carter, Laura" w:date="2022-06-06T14:21:00Z">
        <w:r w:rsidDel="003333CA">
          <w:delText>in</w:delText>
        </w:r>
      </w:del>
      <w:ins w:id="394" w:author="Carter, Laura" w:date="2022-06-06T14:21:00Z">
        <w:r w:rsidR="003333CA">
          <w:t>for</w:t>
        </w:r>
      </w:ins>
      <w:r>
        <w:t xml:space="preserve"> </w:t>
      </w:r>
      <w:ins w:id="395" w:author="Carter, Laura" w:date="2022-06-06T14:21:00Z">
        <w:r w:rsidR="003333CA">
          <w:t xml:space="preserve">the </w:t>
        </w:r>
      </w:ins>
      <w:r>
        <w:t xml:space="preserve">p4 ensemble mean. </w:t>
      </w:r>
    </w:p>
    <w:p w14:paraId="0291A2FB" w14:textId="300E290F" w:rsidR="00F91421" w:rsidRPr="00404F5B" w:rsidRDefault="0038237A" w:rsidP="00404F5B">
      <w:pPr>
        <w:rPr>
          <w:sz w:val="24"/>
          <w:szCs w:val="24"/>
          <w:lang w:eastAsia="zh-CN"/>
        </w:rPr>
      </w:pPr>
      <w:r w:rsidRPr="0038237A">
        <w:rPr>
          <w:b/>
          <w:bCs/>
          <w:szCs w:val="18"/>
        </w:rPr>
        <w:t xml:space="preserve"> </w:t>
      </w:r>
      <w:r w:rsidRPr="0038237A">
        <w:rPr>
          <w:b/>
          <w:bCs/>
          <w:noProof/>
          <w:szCs w:val="18"/>
        </w:rPr>
        <w:drawing>
          <wp:inline distT="0" distB="0" distL="0" distR="0" wp14:anchorId="3266F2DD" wp14:editId="0E7F7710">
            <wp:extent cx="5943600" cy="5041900"/>
            <wp:effectExtent l="0" t="0" r="0" b="0"/>
            <wp:docPr id="45" name="Picture 45" descr="A matrix of shad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opacity of the shading of each square relates to a number from 0 to 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matrix of shad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opacity of the shading of each square relates to a number from 0 to 0.8.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p>
    <w:p w14:paraId="00CC567B" w14:textId="6D396F75" w:rsidR="000918F8" w:rsidRDefault="000918F8" w:rsidP="000918F8">
      <w:pPr>
        <w:pStyle w:val="CaptionFigureandTable"/>
      </w:pPr>
      <w:bookmarkStart w:id="396" w:name="_Ref96438141"/>
      <w:r w:rsidRPr="00B30270">
        <w:lastRenderedPageBreak/>
        <w:t xml:space="preserve">Figure </w:t>
      </w:r>
      <w:r>
        <w:fldChar w:fldCharType="begin"/>
      </w:r>
      <w:r w:rsidRPr="00B30270">
        <w:instrText xml:space="preserve"> SEQ Figure \* ARABIC </w:instrText>
      </w:r>
      <w:r>
        <w:fldChar w:fldCharType="separate"/>
      </w:r>
      <w:r>
        <w:rPr>
          <w:noProof/>
        </w:rPr>
        <w:t>14</w:t>
      </w:r>
      <w:r>
        <w:fldChar w:fldCharType="end"/>
      </w:r>
      <w:bookmarkEnd w:id="396"/>
      <w:r>
        <w:t xml:space="preserve">. </w:t>
      </w:r>
      <w:r w:rsidR="00ED36D8">
        <w:t>Similar to</w:t>
      </w:r>
      <w:r w:rsidR="00F45931">
        <w:t xml:space="preserve"> </w:t>
      </w:r>
      <w:r w:rsidR="00F45931">
        <w:fldChar w:fldCharType="begin"/>
      </w:r>
      <w:r w:rsidR="00F45931">
        <w:instrText xml:space="preserve"> REF _Ref96437993 \h </w:instrText>
      </w:r>
      <w:r w:rsidR="00F45931">
        <w:fldChar w:fldCharType="separate"/>
      </w:r>
      <w:r w:rsidR="00F45931" w:rsidRPr="00B30270">
        <w:t>Fig</w:t>
      </w:r>
      <w:ins w:id="397" w:author="Carter, Laura" w:date="2022-06-06T14:21:00Z">
        <w:r w:rsidR="003333CA">
          <w:t>.</w:t>
        </w:r>
      </w:ins>
      <w:del w:id="398" w:author="Carter, Laura" w:date="2022-06-06T14:21:00Z">
        <w:r w:rsidR="00F45931" w:rsidRPr="00B30270" w:rsidDel="003333CA">
          <w:delText>ure</w:delText>
        </w:r>
      </w:del>
      <w:r w:rsidR="00F45931" w:rsidRPr="00B30270">
        <w:t xml:space="preserve"> </w:t>
      </w:r>
      <w:r w:rsidR="00F45931" w:rsidRPr="00B30270">
        <w:rPr>
          <w:noProof/>
        </w:rPr>
        <w:t>10</w:t>
      </w:r>
      <w:r w:rsidR="00F45931">
        <w:fldChar w:fldCharType="end"/>
      </w:r>
      <w:del w:id="399" w:author="Carter, Laura" w:date="2022-06-06T14:21:00Z">
        <w:r w:rsidR="00ED36D8" w:rsidDel="003333CA">
          <w:delText>,</w:delText>
        </w:r>
      </w:del>
      <w:r w:rsidR="00ED36D8">
        <w:t xml:space="preserve"> but for the Peirce skill score using the </w:t>
      </w:r>
      <w:del w:id="400" w:author="Carter, Laura" w:date="2022-06-06T14:21:00Z">
        <w:r w:rsidR="00ED36D8" w:rsidDel="003333CA">
          <w:delText xml:space="preserve">2x2 </w:delText>
        </w:r>
      </w:del>
      <w:ins w:id="401" w:author="Carter, Laura" w:date="2022-06-06T14:21:00Z">
        <w:r w:rsidR="003333CA">
          <w:t>two-by-two</w:t>
        </w:r>
        <w:r w:rsidR="003333CA">
          <w:t xml:space="preserve"> </w:t>
        </w:r>
      </w:ins>
      <w:r w:rsidR="00ED36D8">
        <w:t>contingency table projected in Fig</w:t>
      </w:r>
      <w:ins w:id="402" w:author="Carter, Laura" w:date="2022-06-06T14:21:00Z">
        <w:r w:rsidR="003333CA">
          <w:t>.</w:t>
        </w:r>
      </w:ins>
      <w:del w:id="403" w:author="Carter, Laura" w:date="2022-06-06T14:21:00Z">
        <w:r w:rsidR="00ED36D8" w:rsidDel="003333CA">
          <w:delText>ures</w:delText>
        </w:r>
      </w:del>
      <w:r w:rsidR="00ED36D8">
        <w:t xml:space="preserve"> </w:t>
      </w:r>
      <w:r w:rsidR="001A602C">
        <w:fldChar w:fldCharType="begin"/>
      </w:r>
      <w:r w:rsidR="001A602C">
        <w:instrText xml:space="preserve"> REF _Ref96437993 \h \# "0"</w:instrText>
      </w:r>
      <w:r w:rsidR="001A602C">
        <w:fldChar w:fldCharType="separate"/>
      </w:r>
      <w:r w:rsidR="001A602C">
        <w:t>10</w:t>
      </w:r>
      <w:r w:rsidR="001A602C">
        <w:fldChar w:fldCharType="end"/>
      </w:r>
      <w:r w:rsidR="001A602C">
        <w:t xml:space="preserve">, </w:t>
      </w:r>
      <w:r w:rsidR="001A602C">
        <w:fldChar w:fldCharType="begin"/>
      </w:r>
      <w:r w:rsidR="001A602C">
        <w:instrText xml:space="preserve"> REF _Ref96438439 \h \# "0"</w:instrText>
      </w:r>
      <w:r w:rsidR="001A602C">
        <w:fldChar w:fldCharType="separate"/>
      </w:r>
      <w:r w:rsidR="001A602C">
        <w:t>11</w:t>
      </w:r>
      <w:r w:rsidR="001A602C">
        <w:fldChar w:fldCharType="end"/>
      </w:r>
      <w:r w:rsidR="001A602C">
        <w:t xml:space="preserve">, </w:t>
      </w:r>
      <w:r w:rsidR="001A602C">
        <w:fldChar w:fldCharType="begin"/>
      </w:r>
      <w:r w:rsidR="001A602C">
        <w:instrText xml:space="preserve"> REF _Ref96438108 \h \# "0" </w:instrText>
      </w:r>
      <w:r w:rsidR="001A602C">
        <w:fldChar w:fldCharType="separate"/>
      </w:r>
      <w:r w:rsidR="001A602C">
        <w:t>12</w:t>
      </w:r>
      <w:r w:rsidR="001A602C">
        <w:fldChar w:fldCharType="end"/>
      </w:r>
      <w:r w:rsidR="001A602C">
        <w:t xml:space="preserve">, and </w:t>
      </w:r>
      <w:r w:rsidR="001A602C">
        <w:fldChar w:fldCharType="begin"/>
      </w:r>
      <w:r w:rsidR="001A602C">
        <w:instrText xml:space="preserve"> REF _Ref96438123 \h \# "0"</w:instrText>
      </w:r>
      <w:r w:rsidR="001A602C">
        <w:fldChar w:fldCharType="separate"/>
      </w:r>
      <w:r w:rsidR="001A602C">
        <w:t>13</w:t>
      </w:r>
      <w:r w:rsidR="001A602C">
        <w:fldChar w:fldCharType="end"/>
      </w:r>
      <w:r w:rsidR="00ED36D8">
        <w:t>.</w:t>
      </w:r>
    </w:p>
    <w:p w14:paraId="205D575A" w14:textId="1C19C3F3" w:rsidR="00343F75" w:rsidRDefault="00343F75" w:rsidP="00343F75">
      <w:pPr>
        <w:rPr>
          <w:rFonts w:ascii="Arial" w:hAnsi="Arial" w:cs="Arial"/>
          <w:color w:val="000000"/>
          <w:szCs w:val="22"/>
        </w:rPr>
      </w:pPr>
      <w:r>
        <w:t>The SEDS is a valuable complement to the PSS. The SEDS does not account for any TN, which is suitable when ramp events are rarer than nonramp periods. Using SEDS, the relative performance of the ensemble mean improves from its PSS results (</w:t>
      </w:r>
      <w:r>
        <w:fldChar w:fldCharType="begin"/>
      </w:r>
      <w:r>
        <w:instrText xml:space="preserve"> REF _Ref96438241 \h </w:instrText>
      </w:r>
      <w:r>
        <w:fldChar w:fldCharType="separate"/>
      </w:r>
      <w:r w:rsidRPr="00B30270">
        <w:t>Fig</w:t>
      </w:r>
      <w:ins w:id="404" w:author="Carter, Laura" w:date="2022-06-06T14:21:00Z">
        <w:r w:rsidR="003333CA">
          <w:t>.</w:t>
        </w:r>
      </w:ins>
      <w:del w:id="405" w:author="Carter, Laura" w:date="2022-06-06T14:21:00Z">
        <w:r w:rsidRPr="00B30270" w:rsidDel="003333CA">
          <w:delText>ure</w:delText>
        </w:r>
      </w:del>
      <w:r w:rsidRPr="00B30270">
        <w:t xml:space="preserve"> </w:t>
      </w:r>
      <w:r>
        <w:rPr>
          <w:noProof/>
        </w:rPr>
        <w:t>15</w:t>
      </w:r>
      <w:r>
        <w:fldChar w:fldCharType="end"/>
      </w:r>
      <w:r>
        <w:t xml:space="preserve">). The edge of the </w:t>
      </w:r>
      <w:r w:rsidRPr="00D97B57">
        <w:t>participant</w:t>
      </w:r>
      <w:r w:rsidR="0005242C">
        <w:t>s’ individual</w:t>
      </w:r>
      <w:r w:rsidRPr="00D97B57">
        <w:t xml:space="preserve"> forecasts over their ensemble mean also shrinks</w:t>
      </w:r>
      <w:r w:rsidR="005239F9">
        <w:t xml:space="preserve"> in </w:t>
      </w:r>
      <w:r w:rsidR="00C10395">
        <w:t>moderate ramps of 100 and 150 MW</w:t>
      </w:r>
      <w:r w:rsidRPr="00D97B57">
        <w:t>, and they are still more skillful in detecting the</w:t>
      </w:r>
      <w:r w:rsidR="00C10395">
        <w:t xml:space="preserve"> large</w:t>
      </w:r>
      <w:r w:rsidRPr="00D97B57">
        <w:t xml:space="preserve"> ramps above 200 MW. Note that an undefined SEDS </w:t>
      </w:r>
      <w:r w:rsidR="000D7C87">
        <w:t>represents</w:t>
      </w:r>
      <w:r w:rsidRPr="00D97B57">
        <w:t xml:space="preserve"> the forecast </w:t>
      </w:r>
      <w:commentRangeStart w:id="406"/>
      <w:ins w:id="407" w:author="Carter, Laura" w:date="2022-06-06T14:22:00Z">
        <w:r w:rsidR="003333CA">
          <w:t xml:space="preserve">that </w:t>
        </w:r>
      </w:ins>
      <w:r w:rsidRPr="00D97B57">
        <w:t xml:space="preserve">does not </w:t>
      </w:r>
      <w:commentRangeEnd w:id="406"/>
      <w:r w:rsidR="003333CA">
        <w:rPr>
          <w:rStyle w:val="CommentReference"/>
        </w:rPr>
        <w:commentReference w:id="406"/>
      </w:r>
      <w:r w:rsidRPr="00D97B57">
        <w:t>yield any TP forecasts under a given ramp definition.</w:t>
      </w:r>
      <w:r>
        <w:rPr>
          <w:rFonts w:ascii="Arial" w:hAnsi="Arial" w:cs="Arial"/>
          <w:color w:val="000000"/>
          <w:szCs w:val="22"/>
        </w:rPr>
        <w:t xml:space="preserve"> </w:t>
      </w:r>
    </w:p>
    <w:p w14:paraId="49445426" w14:textId="1B8706A4" w:rsidR="00343F75" w:rsidRPr="00404F5B" w:rsidRDefault="00C55FE3" w:rsidP="00404F5B">
      <w:r>
        <w:t>Using SEDS instead of PSS, t</w:t>
      </w:r>
      <w:r w:rsidR="00343F75">
        <w:t xml:space="preserve">he more sensitive voting schemes also lose </w:t>
      </w:r>
      <w:r w:rsidR="006E0D1D">
        <w:t>a certain level of</w:t>
      </w:r>
      <w:r w:rsidR="00343F75">
        <w:t xml:space="preserve"> superiority over the six-organization ensemble mean. </w:t>
      </w:r>
      <w:r w:rsidR="00C81B22">
        <w:t>Because of its large FP</w:t>
      </w:r>
      <w:r w:rsidR="00794FF1">
        <w:t xml:space="preserve"> forecasts,</w:t>
      </w:r>
      <w:r w:rsidR="00E24B5B">
        <w:t xml:space="preserve"> </w:t>
      </w:r>
      <w:r w:rsidR="00794FF1">
        <w:t>the SEDS</w:t>
      </w:r>
      <w:del w:id="408" w:author="Carter, Laura" w:date="2022-06-06T14:26:00Z">
        <w:r w:rsidR="00794FF1" w:rsidDel="00D724C2">
          <w:delText>'</w:delText>
        </w:r>
      </w:del>
      <w:r w:rsidR="00794FF1">
        <w:t xml:space="preserve">s </w:t>
      </w:r>
      <w:del w:id="409" w:author="Carter, Laura" w:date="2022-06-06T14:26:00Z">
        <w:r w:rsidR="00794FF1" w:rsidDel="00D724C2">
          <w:delText>of</w:delText>
        </w:r>
      </w:del>
      <w:ins w:id="410" w:author="Carter, Laura" w:date="2022-06-06T14:26:00Z">
        <w:r w:rsidR="00D724C2">
          <w:t>for</w:t>
        </w:r>
      </w:ins>
      <w:r w:rsidR="00794FF1">
        <w:t xml:space="preserve"> the </w:t>
      </w:r>
      <w:r w:rsidR="00E24B5B">
        <w:t xml:space="preserve">16% voting scheme </w:t>
      </w:r>
      <w:r w:rsidR="002B2184">
        <w:t xml:space="preserve">are comparable to those </w:t>
      </w:r>
      <w:ins w:id="411" w:author="Carter, Laura" w:date="2022-06-06T14:26:00Z">
        <w:r w:rsidR="00D724C2">
          <w:t>for</w:t>
        </w:r>
      </w:ins>
      <w:del w:id="412" w:author="Carter, Laura" w:date="2022-06-06T14:26:00Z">
        <w:r w:rsidR="002B2184" w:rsidDel="00D724C2">
          <w:delText>of</w:delText>
        </w:r>
      </w:del>
      <w:r w:rsidR="002B2184">
        <w:t xml:space="preserve"> the ensemble mean.</w:t>
      </w:r>
      <w:r w:rsidR="007343D1">
        <w:t xml:space="preserve"> </w:t>
      </w:r>
      <w:r w:rsidR="00343F75">
        <w:t xml:space="preserve">The </w:t>
      </w:r>
      <w:r w:rsidR="004802BA">
        <w:t>33</w:t>
      </w:r>
      <w:r w:rsidR="00343F75">
        <w:t>% voting scheme yield</w:t>
      </w:r>
      <w:r w:rsidR="00997424">
        <w:t>s</w:t>
      </w:r>
      <w:r w:rsidR="00343F75">
        <w:t xml:space="preserve"> </w:t>
      </w:r>
      <w:commentRangeStart w:id="413"/>
      <w:r w:rsidR="00D6112E">
        <w:t xml:space="preserve">substantially </w:t>
      </w:r>
      <w:r w:rsidR="00343F75">
        <w:t>higher SEDS</w:t>
      </w:r>
      <w:ins w:id="414" w:author="Carter, Laura" w:date="2022-06-06T14:27:00Z">
        <w:r w:rsidR="00BA5371">
          <w:t>s</w:t>
        </w:r>
      </w:ins>
      <w:r w:rsidR="00343F75">
        <w:t xml:space="preserve"> than </w:t>
      </w:r>
      <w:commentRangeEnd w:id="413"/>
      <w:r w:rsidR="00BA5371">
        <w:rPr>
          <w:rStyle w:val="CommentReference"/>
        </w:rPr>
        <w:commentReference w:id="413"/>
      </w:r>
      <w:r w:rsidR="00343F75">
        <w:t xml:space="preserve">the ensemble mean in detecting strong ramps above </w:t>
      </w:r>
      <w:r w:rsidR="00B73F9C">
        <w:t>20</w:t>
      </w:r>
      <w:r w:rsidR="00343F75">
        <w:t xml:space="preserve">0 MW, and </w:t>
      </w:r>
      <w:r w:rsidR="00997424">
        <w:t>its</w:t>
      </w:r>
      <w:r w:rsidR="00343F75">
        <w:t xml:space="preserve"> advantages</w:t>
      </w:r>
      <w:r w:rsidR="00780FEB">
        <w:t xml:space="preserve"> over the ensemble mean </w:t>
      </w:r>
      <w:r w:rsidR="00595E76">
        <w:t>become questionable</w:t>
      </w:r>
      <w:r w:rsidR="00343F75">
        <w:t xml:space="preserve"> </w:t>
      </w:r>
      <w:r w:rsidR="00595E76">
        <w:t>for</w:t>
      </w:r>
      <w:r w:rsidR="00343F75">
        <w:t xml:space="preserve"> most of the other ramp definitions. The </w:t>
      </w:r>
      <w:r w:rsidR="00AA1466">
        <w:t>50</w:t>
      </w:r>
      <w:r w:rsidR="00343F75">
        <w:t>% voting scheme has a SEDS higher than or equal to the ensemble mean except for one ramp definition (</w:t>
      </w:r>
      <w:r w:rsidR="008309DC">
        <w:t>1</w:t>
      </w:r>
      <w:r w:rsidR="00343F75">
        <w:t xml:space="preserve">50 MW over </w:t>
      </w:r>
      <w:r w:rsidR="008309DC">
        <w:t>4</w:t>
      </w:r>
      <w:r w:rsidR="00343F75">
        <w:t xml:space="preserve"> hours). The </w:t>
      </w:r>
      <w:r w:rsidR="004F26F2">
        <w:t>stringent</w:t>
      </w:r>
      <w:r w:rsidR="00014248">
        <w:t xml:space="preserve"> 66% and</w:t>
      </w:r>
      <w:r w:rsidR="004F26F2">
        <w:t xml:space="preserve"> </w:t>
      </w:r>
      <w:r w:rsidR="00343F75">
        <w:t>80% voting scheme</w:t>
      </w:r>
      <w:r w:rsidR="002C0546">
        <w:t>s</w:t>
      </w:r>
      <w:r w:rsidR="00343F75">
        <w:t xml:space="preserve"> </w:t>
      </w:r>
      <w:r w:rsidR="002C0546">
        <w:t>are</w:t>
      </w:r>
      <w:r w:rsidR="00343F75">
        <w:t xml:space="preserve"> </w:t>
      </w:r>
      <w:r w:rsidR="009D5433">
        <w:t>often</w:t>
      </w:r>
      <w:r w:rsidR="00343F75">
        <w:t xml:space="preserve"> inflexible</w:t>
      </w:r>
      <w:r w:rsidR="004314BC">
        <w:t xml:space="preserve">, </w:t>
      </w:r>
      <w:commentRangeStart w:id="415"/>
      <w:r w:rsidR="004314BC">
        <w:t>where</w:t>
      </w:r>
      <w:commentRangeEnd w:id="415"/>
      <w:r w:rsidR="00BA5371">
        <w:rPr>
          <w:rStyle w:val="CommentReference"/>
        </w:rPr>
        <w:commentReference w:id="415"/>
      </w:r>
      <w:r w:rsidR="004314BC">
        <w:t xml:space="preserve"> they</w:t>
      </w:r>
      <w:r w:rsidR="00343F75">
        <w:t xml:space="preserve"> forecast zero TP in </w:t>
      </w:r>
      <w:r w:rsidR="004314BC">
        <w:t>many ramp</w:t>
      </w:r>
      <w:r w:rsidR="00343F75">
        <w:t xml:space="preserve"> definition</w:t>
      </w:r>
      <w:r w:rsidR="004314BC">
        <w:t>s</w:t>
      </w:r>
      <w:ins w:id="416" w:author="Carter, Laura" w:date="2022-06-06T14:32:00Z">
        <w:r w:rsidR="00353153">
          <w:t>,</w:t>
        </w:r>
      </w:ins>
      <w:r w:rsidR="00343F75">
        <w:t xml:space="preserve"> </w:t>
      </w:r>
      <w:r w:rsidR="009A557A">
        <w:t xml:space="preserve">like </w:t>
      </w:r>
      <w:r w:rsidR="00343F75">
        <w:t>the ensemble mean</w:t>
      </w:r>
      <w:r w:rsidR="00F65916">
        <w:t xml:space="preserve"> </w:t>
      </w:r>
      <w:commentRangeStart w:id="417"/>
      <w:r w:rsidR="00F65916">
        <w:t>does</w:t>
      </w:r>
      <w:commentRangeEnd w:id="417"/>
      <w:r w:rsidR="00353153">
        <w:rPr>
          <w:rStyle w:val="CommentReference"/>
        </w:rPr>
        <w:commentReference w:id="417"/>
      </w:r>
      <w:r w:rsidR="00343F75">
        <w:t xml:space="preserve"> (</w:t>
      </w:r>
      <w:r w:rsidR="00343F75">
        <w:fldChar w:fldCharType="begin"/>
      </w:r>
      <w:r w:rsidR="00343F75">
        <w:instrText xml:space="preserve"> REF _Ref96437993 \h </w:instrText>
      </w:r>
      <w:r w:rsidR="00343F75">
        <w:fldChar w:fldCharType="separate"/>
      </w:r>
      <w:r w:rsidR="00343F75" w:rsidRPr="00B30270">
        <w:t>Fig</w:t>
      </w:r>
      <w:ins w:id="418" w:author="Carter, Laura" w:date="2022-06-06T14:32:00Z">
        <w:r w:rsidR="00353153">
          <w:t>.</w:t>
        </w:r>
      </w:ins>
      <w:del w:id="419" w:author="Carter, Laura" w:date="2022-06-06T14:32:00Z">
        <w:r w:rsidR="00343F75" w:rsidRPr="00B30270" w:rsidDel="00353153">
          <w:delText>ure</w:delText>
        </w:r>
      </w:del>
      <w:r w:rsidR="00343F75" w:rsidRPr="00B30270">
        <w:t xml:space="preserve"> </w:t>
      </w:r>
      <w:r w:rsidR="00343F75" w:rsidRPr="00B30270">
        <w:rPr>
          <w:noProof/>
        </w:rPr>
        <w:t>10</w:t>
      </w:r>
      <w:r w:rsidR="00343F75">
        <w:fldChar w:fldCharType="end"/>
      </w:r>
      <w:r w:rsidR="00343F75">
        <w:t xml:space="preserve">). </w:t>
      </w:r>
    </w:p>
    <w:p w14:paraId="08303CB2" w14:textId="3C4E4D8F" w:rsidR="00701DA1" w:rsidRPr="00404F5B" w:rsidRDefault="00F67859" w:rsidP="00404F5B">
      <w:pPr>
        <w:spacing w:after="0" w:line="240" w:lineRule="auto"/>
        <w:jc w:val="left"/>
        <w:rPr>
          <w:sz w:val="24"/>
          <w:szCs w:val="24"/>
          <w:lang w:eastAsia="zh-CN"/>
        </w:rPr>
      </w:pPr>
      <w:r w:rsidRPr="00F67859">
        <w:rPr>
          <w:b/>
          <w:bCs/>
          <w:noProof/>
          <w:szCs w:val="18"/>
        </w:rPr>
        <w:lastRenderedPageBreak/>
        <w:drawing>
          <wp:inline distT="0" distB="0" distL="0" distR="0" wp14:anchorId="07C124D1" wp14:editId="43CBDB87">
            <wp:extent cx="5943600" cy="5041900"/>
            <wp:effectExtent l="0" t="0" r="0" b="0"/>
            <wp:docPr id="46" name="Picture 46" descr="A matrix of shad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opacity of the shading of each square relates to a number from 0 to 0.8.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trix of shaded squares labeled by row as ramp definition from 50 MW 2 h4 through 8 hr, 100 MW 2 hr through 10 hr, 150 MW 4 hr through 12 hr, and 200 MW 4 hr through 12 hr in 2 hr increments. The columns are labeled as forecasts: 16% vote, 33% vote, 50% vote, 66% vote, 83% vote, 6-org mean, p1, p2 mean, p3 mean, p4 mean, p5 mean, and p6 from left to right. A scale shows that the opacity of the shading of each square relates to a number from 0 to 0.8.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041900"/>
                    </a:xfrm>
                    <a:prstGeom prst="rect">
                      <a:avLst/>
                    </a:prstGeom>
                    <a:noFill/>
                    <a:ln>
                      <a:noFill/>
                    </a:ln>
                  </pic:spPr>
                </pic:pic>
              </a:graphicData>
            </a:graphic>
          </wp:inline>
        </w:drawing>
      </w:r>
    </w:p>
    <w:p w14:paraId="3A1E5658" w14:textId="21C42B9C" w:rsidR="000918F8" w:rsidRDefault="000918F8" w:rsidP="000918F8">
      <w:pPr>
        <w:pStyle w:val="CaptionFigureandTable"/>
      </w:pPr>
      <w:bookmarkStart w:id="420" w:name="_Ref96438241"/>
      <w:r w:rsidRPr="00B30270">
        <w:t>Fig</w:t>
      </w:r>
      <w:ins w:id="421" w:author="Carter, Laura" w:date="2022-06-06T14:32:00Z">
        <w:r w:rsidR="00353153">
          <w:t>.</w:t>
        </w:r>
      </w:ins>
      <w:del w:id="422" w:author="Carter, Laura" w:date="2022-06-06T14:32:00Z">
        <w:r w:rsidRPr="00B30270" w:rsidDel="00353153">
          <w:delText>ure</w:delText>
        </w:r>
      </w:del>
      <w:r w:rsidRPr="00B30270">
        <w:t xml:space="preserve"> </w:t>
      </w:r>
      <w:r>
        <w:fldChar w:fldCharType="begin"/>
      </w:r>
      <w:r w:rsidRPr="00B30270">
        <w:instrText xml:space="preserve"> SEQ Figure \* ARABIC </w:instrText>
      </w:r>
      <w:r>
        <w:fldChar w:fldCharType="separate"/>
      </w:r>
      <w:r>
        <w:rPr>
          <w:noProof/>
        </w:rPr>
        <w:t>15</w:t>
      </w:r>
      <w:r>
        <w:fldChar w:fldCharType="end"/>
      </w:r>
      <w:bookmarkEnd w:id="420"/>
      <w:r>
        <w:t xml:space="preserve">. </w:t>
      </w:r>
      <w:r w:rsidR="00D97B57">
        <w:t>Similar to</w:t>
      </w:r>
      <w:r w:rsidR="00F45931">
        <w:t xml:space="preserve"> </w:t>
      </w:r>
      <w:r w:rsidR="00F45931">
        <w:fldChar w:fldCharType="begin"/>
      </w:r>
      <w:r w:rsidR="00F45931">
        <w:instrText xml:space="preserve"> REF _Ref96437993 \h </w:instrText>
      </w:r>
      <w:r w:rsidR="00F45931">
        <w:fldChar w:fldCharType="separate"/>
      </w:r>
      <w:r w:rsidR="00F45931" w:rsidRPr="00B30270">
        <w:t>Fig</w:t>
      </w:r>
      <w:ins w:id="423" w:author="Carter, Laura" w:date="2022-06-06T14:32:00Z">
        <w:r w:rsidR="00353153">
          <w:t>.</w:t>
        </w:r>
      </w:ins>
      <w:del w:id="424" w:author="Carter, Laura" w:date="2022-06-06T14:32:00Z">
        <w:r w:rsidR="00F45931" w:rsidRPr="00B30270" w:rsidDel="00353153">
          <w:delText>ure</w:delText>
        </w:r>
      </w:del>
      <w:r w:rsidR="00F45931" w:rsidRPr="00B30270">
        <w:t xml:space="preserve"> </w:t>
      </w:r>
      <w:r w:rsidR="00F45931" w:rsidRPr="00B30270">
        <w:rPr>
          <w:noProof/>
        </w:rPr>
        <w:t>10</w:t>
      </w:r>
      <w:r w:rsidR="00F45931">
        <w:fldChar w:fldCharType="end"/>
      </w:r>
      <w:del w:id="425" w:author="Carter, Laura" w:date="2022-06-06T14:32:00Z">
        <w:r w:rsidR="00D97B57" w:rsidDel="00353153">
          <w:delText>,</w:delText>
        </w:r>
      </w:del>
      <w:r w:rsidR="00D97B57">
        <w:t xml:space="preserve"> but for the symmetric extreme dependency score using the </w:t>
      </w:r>
      <w:del w:id="426" w:author="Carter, Laura" w:date="2022-06-06T14:33:00Z">
        <w:r w:rsidR="00D97B57" w:rsidDel="00353153">
          <w:delText xml:space="preserve">2x2 </w:delText>
        </w:r>
      </w:del>
      <w:ins w:id="427" w:author="Carter, Laura" w:date="2022-06-06T14:33:00Z">
        <w:r w:rsidR="00353153">
          <w:t>two-by-two</w:t>
        </w:r>
        <w:r w:rsidR="00353153">
          <w:t xml:space="preserve"> </w:t>
        </w:r>
      </w:ins>
      <w:r w:rsidR="00D97B57" w:rsidRPr="004156F2">
        <w:t>contingency table projected in Fig</w:t>
      </w:r>
      <w:ins w:id="428" w:author="Carter, Laura" w:date="2022-06-06T14:33:00Z">
        <w:r w:rsidR="00353153">
          <w:t>.</w:t>
        </w:r>
      </w:ins>
      <w:del w:id="429" w:author="Carter, Laura" w:date="2022-06-06T14:33:00Z">
        <w:r w:rsidR="00D97B57" w:rsidRPr="004156F2" w:rsidDel="00353153">
          <w:delText>ures</w:delText>
        </w:r>
      </w:del>
      <w:r w:rsidR="00D97B57" w:rsidRPr="004156F2">
        <w:t xml:space="preserve"> </w:t>
      </w:r>
      <w:r w:rsidR="006B3541">
        <w:fldChar w:fldCharType="begin"/>
      </w:r>
      <w:r w:rsidR="006B3541">
        <w:instrText xml:space="preserve"> REF _Ref96437993 \h \# "0"</w:instrText>
      </w:r>
      <w:r w:rsidR="006B3541">
        <w:fldChar w:fldCharType="separate"/>
      </w:r>
      <w:r w:rsidR="006B3541">
        <w:t>10</w:t>
      </w:r>
      <w:r w:rsidR="006B3541">
        <w:fldChar w:fldCharType="end"/>
      </w:r>
      <w:r w:rsidR="006B3541">
        <w:t xml:space="preserve">, </w:t>
      </w:r>
      <w:r w:rsidR="006B3541">
        <w:fldChar w:fldCharType="begin"/>
      </w:r>
      <w:r w:rsidR="006B3541">
        <w:instrText xml:space="preserve"> REF _Ref96438439 \h \# "0"</w:instrText>
      </w:r>
      <w:r w:rsidR="006B3541">
        <w:fldChar w:fldCharType="separate"/>
      </w:r>
      <w:r w:rsidR="006B3541">
        <w:t>11</w:t>
      </w:r>
      <w:r w:rsidR="006B3541">
        <w:fldChar w:fldCharType="end"/>
      </w:r>
      <w:r w:rsidR="006B3541">
        <w:t xml:space="preserve">, </w:t>
      </w:r>
      <w:r w:rsidR="006B3541">
        <w:fldChar w:fldCharType="begin"/>
      </w:r>
      <w:r w:rsidR="006B3541">
        <w:instrText xml:space="preserve"> REF _Ref96438108 \h \# "0" </w:instrText>
      </w:r>
      <w:r w:rsidR="006B3541">
        <w:fldChar w:fldCharType="separate"/>
      </w:r>
      <w:r w:rsidR="006B3541">
        <w:t>12</w:t>
      </w:r>
      <w:r w:rsidR="006B3541">
        <w:fldChar w:fldCharType="end"/>
      </w:r>
      <w:r w:rsidR="006B3541">
        <w:t xml:space="preserve">, and </w:t>
      </w:r>
      <w:r w:rsidR="006B3541">
        <w:fldChar w:fldCharType="begin"/>
      </w:r>
      <w:r w:rsidR="006B3541">
        <w:instrText xml:space="preserve"> REF _Ref96438123 \h \# "0"</w:instrText>
      </w:r>
      <w:r w:rsidR="006B3541">
        <w:fldChar w:fldCharType="separate"/>
      </w:r>
      <w:r w:rsidR="006B3541">
        <w:t>13</w:t>
      </w:r>
      <w:r w:rsidR="006B3541">
        <w:fldChar w:fldCharType="end"/>
      </w:r>
      <w:r w:rsidR="00D97B57" w:rsidRPr="004156F2">
        <w:t xml:space="preserve">. A blank cell means that the </w:t>
      </w:r>
      <w:ins w:id="430" w:author="Carter, Laura" w:date="2022-06-06T14:33:00Z">
        <w:r w:rsidR="00353153">
          <w:t>symmetric extreme dependency score</w:t>
        </w:r>
      </w:ins>
      <w:del w:id="431" w:author="Carter, Laura" w:date="2022-06-06T14:33:00Z">
        <w:r w:rsidR="00D97B57" w:rsidRPr="004156F2" w:rsidDel="00353153">
          <w:delText>SEDS</w:delText>
        </w:r>
      </w:del>
      <w:r w:rsidR="00D97B57" w:rsidRPr="004156F2">
        <w:t xml:space="preserve"> is undefined, </w:t>
      </w:r>
      <w:del w:id="432" w:author="Carter, Laura" w:date="2022-06-06T14:33:00Z">
        <w:r w:rsidR="00D97B57" w:rsidDel="00353153">
          <w:delText>in which</w:delText>
        </w:r>
      </w:del>
      <w:ins w:id="433" w:author="Carter, Laura" w:date="2022-06-06T14:33:00Z">
        <w:r w:rsidR="00353153">
          <w:t>meaning</w:t>
        </w:r>
      </w:ins>
      <w:r w:rsidR="00D97B57" w:rsidRPr="004156F2">
        <w:t xml:space="preserve"> the forecast does not yield any TP forecasts under a given ramp definition.</w:t>
      </w:r>
    </w:p>
    <w:p w14:paraId="789B6EA0" w14:textId="77777777" w:rsidR="00D97B57" w:rsidRPr="003C45A0" w:rsidRDefault="00D97B57" w:rsidP="00D97B57">
      <w:pPr>
        <w:pStyle w:val="Sub-sub-sectionheader"/>
        <w:numPr>
          <w:ilvl w:val="2"/>
          <w:numId w:val="12"/>
        </w:numPr>
      </w:pPr>
      <w:r>
        <w:t>Performance Diagram</w:t>
      </w:r>
    </w:p>
    <w:p w14:paraId="68D60F0E" w14:textId="4C31CBB3" w:rsidR="00F208C3" w:rsidRPr="00551BB9" w:rsidRDefault="00F208C3" w:rsidP="00F208C3">
      <w:r w:rsidRPr="001D4DA6">
        <w:t>We</w:t>
      </w:r>
      <w:r>
        <w:t xml:space="preserve"> further use </w:t>
      </w:r>
      <w:r w:rsidRPr="00551BB9">
        <w:t>performance diagram</w:t>
      </w:r>
      <w:r>
        <w:t xml:space="preserve">s to contrast the skills of multiple deterministic wind power ramp forecasts on the same chart. </w:t>
      </w:r>
      <w:r w:rsidRPr="00551BB9">
        <w:t xml:space="preserve">A performance diagram uses the geometric relationship </w:t>
      </w:r>
      <w:r>
        <w:t>among</w:t>
      </w:r>
      <w:r w:rsidRPr="00551BB9">
        <w:t xml:space="preserve"> four scalar attributes of the </w:t>
      </w:r>
      <w:del w:id="434" w:author="Carter, Laura" w:date="2022-06-06T14:33:00Z">
        <w:r w:rsidRPr="00551BB9" w:rsidDel="00353153">
          <w:delText xml:space="preserve">2x2 </w:delText>
        </w:r>
      </w:del>
      <w:ins w:id="435" w:author="Carter, Laura" w:date="2022-06-06T14:33:00Z">
        <w:r w:rsidR="00353153">
          <w:t>two-by-two</w:t>
        </w:r>
        <w:r w:rsidR="00353153" w:rsidRPr="00551BB9">
          <w:t xml:space="preserve"> </w:t>
        </w:r>
      </w:ins>
      <w:r w:rsidRPr="00551BB9">
        <w:t>contingency table</w:t>
      </w:r>
      <w:r>
        <w:t>—the POD</w:t>
      </w:r>
      <w:r w:rsidRPr="00551BB9">
        <w:t xml:space="preserve">, the </w:t>
      </w:r>
      <w:r>
        <w:t>SR</w:t>
      </w:r>
      <w:r w:rsidRPr="00551BB9">
        <w:t xml:space="preserve">, the bias, and the </w:t>
      </w:r>
      <w:r>
        <w:t>CSI—</w:t>
      </w:r>
      <w:r w:rsidRPr="00551BB9">
        <w:t xml:space="preserve">and projects the information </w:t>
      </w:r>
      <w:r>
        <w:t>on</w:t>
      </w:r>
      <w:r w:rsidRPr="00551BB9">
        <w:t xml:space="preserve">to one diagram </w:t>
      </w:r>
      <w:sdt>
        <w:sdtPr>
          <w:rPr>
            <w:color w:val="000000"/>
          </w:rPr>
          <w:tag w:val="MENDELEY_CITATION_v3_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"/>
          <w:id w:val="-1957475457"/>
          <w:placeholder>
            <w:docPart w:val="F0D3488F8A2AE44E9546137D5E437576"/>
          </w:placeholder>
        </w:sdtPr>
        <w:sdtEndPr/>
        <w:sdtContent>
          <w:r w:rsidR="00DE3D1D" w:rsidRPr="00DA524E">
            <w:rPr>
              <w:color w:val="000000"/>
            </w:rPr>
            <w:t>[32]</w:t>
          </w:r>
        </w:sdtContent>
      </w:sdt>
      <w:r w:rsidRPr="00551BB9">
        <w:t>.</w:t>
      </w:r>
      <w:r>
        <w:t xml:space="preserve"> A performance diagram assists us in comparing ramp forecasting abilities of the ensemble mean, individual ensemble members, and different voting schemes (</w:t>
      </w:r>
      <w:r w:rsidR="009E0C9A">
        <w:rPr>
          <w:color w:val="000000"/>
        </w:rPr>
        <w:fldChar w:fldCharType="begin"/>
      </w:r>
      <w:r w:rsidR="009E0C9A">
        <w:rPr>
          <w:color w:val="000000"/>
        </w:rPr>
        <w:instrText xml:space="preserve"> REF _Ref96437623 \h </w:instrText>
      </w:r>
      <w:r w:rsidR="009E0C9A">
        <w:rPr>
          <w:color w:val="000000"/>
        </w:rPr>
      </w:r>
      <w:r w:rsidR="009E0C9A">
        <w:rPr>
          <w:color w:val="000000"/>
        </w:rPr>
        <w:fldChar w:fldCharType="separate"/>
      </w:r>
      <w:r w:rsidR="009E0C9A" w:rsidRPr="00B30270">
        <w:t>Fig</w:t>
      </w:r>
      <w:ins w:id="436" w:author="Carter, Laura" w:date="2022-06-06T14:33:00Z">
        <w:r w:rsidR="00353153">
          <w:t>.</w:t>
        </w:r>
      </w:ins>
      <w:del w:id="437" w:author="Carter, Laura" w:date="2022-06-06T14:33:00Z">
        <w:r w:rsidR="009E0C9A" w:rsidRPr="00B30270" w:rsidDel="00353153">
          <w:delText>ure</w:delText>
        </w:r>
      </w:del>
      <w:r w:rsidR="009E0C9A" w:rsidRPr="00B30270">
        <w:t xml:space="preserve"> </w:t>
      </w:r>
      <w:r w:rsidR="009E0C9A">
        <w:rPr>
          <w:noProof/>
        </w:rPr>
        <w:t>16</w:t>
      </w:r>
      <w:r w:rsidR="009E0C9A">
        <w:rPr>
          <w:color w:val="000000"/>
        </w:rPr>
        <w:fldChar w:fldCharType="end"/>
      </w:r>
      <w:r>
        <w:t>)</w:t>
      </w:r>
      <w:r w:rsidRPr="00551BB9">
        <w:t>.</w:t>
      </w:r>
    </w:p>
    <w:p w14:paraId="770C77C1" w14:textId="260A69EE" w:rsidR="00F208C3" w:rsidRDefault="00F208C3" w:rsidP="00F208C3">
      <w:r>
        <w:lastRenderedPageBreak/>
        <w:t>Changing a voting scheme to another involves modifying the sensitivity of ramp detection, and such a switch follows a pattern on a performance diagram. Theoretically, i</w:t>
      </w:r>
      <w:r w:rsidRPr="00551BB9">
        <w:t>ncreasing the sensitivity of ramp detection (reducing the percentage of vote</w:t>
      </w:r>
      <w:r>
        <w:t>s</w:t>
      </w:r>
      <w:r w:rsidRPr="00551BB9">
        <w:t xml:space="preserve"> required to indicate ramps) increases the instances of TP</w:t>
      </w:r>
      <w:r>
        <w:t xml:space="preserve"> or</w:t>
      </w:r>
      <w:r w:rsidRPr="00551BB9">
        <w:t xml:space="preserve"> FP or both</w:t>
      </w:r>
      <w:r>
        <w:t xml:space="preserve">. </w:t>
      </w:r>
      <w:r w:rsidRPr="00551BB9">
        <w:t xml:space="preserve">Therefore, mathematically, raising </w:t>
      </w:r>
      <w:r>
        <w:t>this</w:t>
      </w:r>
      <w:r w:rsidRPr="00551BB9">
        <w:t xml:space="preserve"> sensitivity increases bias and POD. Because both </w:t>
      </w:r>
      <w:r>
        <w:t>TP</w:t>
      </w:r>
      <w:r w:rsidRPr="00551BB9">
        <w:t xml:space="preserve"> and </w:t>
      </w:r>
      <w:r>
        <w:t>FP</w:t>
      </w:r>
      <w:r w:rsidRPr="00551BB9">
        <w:t xml:space="preserve"> are in the denominator of SR and CSI, adjusting th</w:t>
      </w:r>
      <w:r>
        <w:t>is</w:t>
      </w:r>
      <w:r w:rsidRPr="00551BB9">
        <w:t xml:space="preserve"> sensitivity has an undetermined impact on the</w:t>
      </w:r>
      <w:r>
        <w:t>se</w:t>
      </w:r>
      <w:r w:rsidRPr="00551BB9">
        <w:t xml:space="preserve"> two parameters.</w:t>
      </w:r>
      <w:r>
        <w:t xml:space="preserve"> As a result, a voting scheme that is sensitive to ramp detection (e.g., </w:t>
      </w:r>
      <w:r w:rsidR="004D5710">
        <w:t>16</w:t>
      </w:r>
      <w:r>
        <w:t xml:space="preserve">% vote) always has a higher POD and a higher bias than those insensitive to ramp detection, and the relative magnitude of their SR and CSI depends on the forecasts and the ramp definition. </w:t>
      </w:r>
    </w:p>
    <w:p w14:paraId="345B27FE" w14:textId="1A761C4B" w:rsidR="00F208C3" w:rsidRPr="00551BB9" w:rsidRDefault="00F208C3" w:rsidP="00F208C3">
      <w:r>
        <w:t xml:space="preserve">Choosing a voting scheme can more correctly and effectively forecast ramp events than using the ensemble mean. In the </w:t>
      </w:r>
      <w:r w:rsidR="007535BD">
        <w:t>six</w:t>
      </w:r>
      <w:r>
        <w:t>-organization example for ramps above 50 MW over 6 hours (</w:t>
      </w:r>
      <w:r w:rsidR="009E0C9A">
        <w:rPr>
          <w:color w:val="000000"/>
        </w:rPr>
        <w:fldChar w:fldCharType="begin"/>
      </w:r>
      <w:r w:rsidR="009E0C9A">
        <w:rPr>
          <w:color w:val="000000"/>
        </w:rPr>
        <w:instrText xml:space="preserve"> REF _Ref96437623 \h </w:instrText>
      </w:r>
      <w:r w:rsidR="009E0C9A">
        <w:rPr>
          <w:color w:val="000000"/>
        </w:rPr>
      </w:r>
      <w:r w:rsidR="009E0C9A">
        <w:rPr>
          <w:color w:val="000000"/>
        </w:rPr>
        <w:fldChar w:fldCharType="separate"/>
      </w:r>
      <w:r w:rsidR="009E0C9A" w:rsidRPr="00B30270">
        <w:t>Fig</w:t>
      </w:r>
      <w:ins w:id="438" w:author="Carter, Laura" w:date="2022-06-06T14:34:00Z">
        <w:r w:rsidR="00353153">
          <w:t>.</w:t>
        </w:r>
      </w:ins>
      <w:del w:id="439" w:author="Carter, Laura" w:date="2022-06-06T14:34:00Z">
        <w:r w:rsidR="009E0C9A" w:rsidRPr="00B30270" w:rsidDel="00353153">
          <w:delText>ure</w:delText>
        </w:r>
      </w:del>
      <w:r w:rsidR="009E0C9A" w:rsidRPr="00B30270">
        <w:t xml:space="preserve"> </w:t>
      </w:r>
      <w:r w:rsidR="009E0C9A">
        <w:rPr>
          <w:noProof/>
        </w:rPr>
        <w:t>16</w:t>
      </w:r>
      <w:r w:rsidR="009E0C9A">
        <w:rPr>
          <w:color w:val="000000"/>
        </w:rPr>
        <w:fldChar w:fldCharType="end"/>
      </w:r>
      <w:r w:rsidR="00F74526">
        <w:rPr>
          <w:color w:val="000000"/>
        </w:rPr>
        <w:t>a</w:t>
      </w:r>
      <w:r>
        <w:t xml:space="preserve">), all the ensemble members and </w:t>
      </w:r>
      <w:r w:rsidR="00A537CE">
        <w:t>most</w:t>
      </w:r>
      <w:r w:rsidR="00F33BFF">
        <w:t xml:space="preserve"> </w:t>
      </w:r>
      <w:r>
        <w:t xml:space="preserve">voting schemes have a higher POD, a higher SR, and a higher CSI than the ensemble mean. Among all voting schemes, the </w:t>
      </w:r>
      <w:r w:rsidR="00C5393B">
        <w:t>5</w:t>
      </w:r>
      <w:r>
        <w:t>0% voting scheme achieves a satisfactory balance among POD, SR, bias, and CSI. In the p5</w:t>
      </w:r>
      <w:ins w:id="440" w:author="Carter, Laura" w:date="2022-06-06T14:34:00Z">
        <w:r w:rsidR="00353153">
          <w:t xml:space="preserve"> </w:t>
        </w:r>
      </w:ins>
      <w:del w:id="441" w:author="Carter, Laura" w:date="2022-06-06T14:34:00Z">
        <w:r w:rsidDel="00353153">
          <w:delText>-</w:delText>
        </w:r>
      </w:del>
      <w:r>
        <w:t>ensemble example (</w:t>
      </w:r>
      <w:r w:rsidR="009E0C9A">
        <w:rPr>
          <w:color w:val="000000"/>
        </w:rPr>
        <w:fldChar w:fldCharType="begin"/>
      </w:r>
      <w:r w:rsidR="009E0C9A">
        <w:rPr>
          <w:color w:val="000000"/>
        </w:rPr>
        <w:instrText xml:space="preserve"> REF _Ref96437623 \h </w:instrText>
      </w:r>
      <w:r w:rsidR="009E0C9A">
        <w:rPr>
          <w:color w:val="000000"/>
        </w:rPr>
      </w:r>
      <w:r w:rsidR="009E0C9A">
        <w:rPr>
          <w:color w:val="000000"/>
        </w:rPr>
        <w:fldChar w:fldCharType="separate"/>
      </w:r>
      <w:r w:rsidR="009E0C9A" w:rsidRPr="00B30270">
        <w:t>Fig</w:t>
      </w:r>
      <w:ins w:id="442" w:author="Carter, Laura" w:date="2022-06-06T14:34:00Z">
        <w:r w:rsidR="00353153">
          <w:t>.</w:t>
        </w:r>
      </w:ins>
      <w:del w:id="443" w:author="Carter, Laura" w:date="2022-06-06T14:34:00Z">
        <w:r w:rsidR="009E0C9A" w:rsidRPr="00B30270" w:rsidDel="00353153">
          <w:delText>ure</w:delText>
        </w:r>
      </w:del>
      <w:r w:rsidR="009E0C9A" w:rsidRPr="00B30270">
        <w:t xml:space="preserve"> </w:t>
      </w:r>
      <w:r w:rsidR="009E0C9A">
        <w:rPr>
          <w:noProof/>
        </w:rPr>
        <w:t>16</w:t>
      </w:r>
      <w:r w:rsidR="009E0C9A">
        <w:rPr>
          <w:color w:val="000000"/>
        </w:rPr>
        <w:fldChar w:fldCharType="end"/>
      </w:r>
      <w:r w:rsidR="005659F3">
        <w:rPr>
          <w:color w:val="000000"/>
        </w:rPr>
        <w:t>b</w:t>
      </w:r>
      <w:r>
        <w:t>), the 50% voting scheme appears close to the center of the ensemble members on the performance diagram, whereas the ensemble mean tends to under</w:t>
      </w:r>
      <w:ins w:id="444" w:author="Carter, Laura" w:date="2022-06-06T14:35:00Z">
        <w:r w:rsidR="00353153">
          <w:t xml:space="preserve"> </w:t>
        </w:r>
      </w:ins>
      <w:r>
        <w:t>forecast ramps and have fewer TP</w:t>
      </w:r>
      <w:ins w:id="445" w:author="Carter, Laura" w:date="2022-06-06T14:35:00Z">
        <w:r w:rsidR="00353153">
          <w:t>s</w:t>
        </w:r>
      </w:ins>
      <w:r>
        <w:t xml:space="preserve">. </w:t>
      </w:r>
    </w:p>
    <w:p w14:paraId="007BEA55" w14:textId="18C5DF2A" w:rsidR="00F464E1" w:rsidRDefault="00484539" w:rsidP="0045483F">
      <w:pPr>
        <w:spacing w:after="0" w:line="240" w:lineRule="auto"/>
        <w:jc w:val="center"/>
        <w:rPr>
          <w:sz w:val="24"/>
          <w:szCs w:val="24"/>
          <w:lang w:eastAsia="zh-CN"/>
        </w:rPr>
      </w:pPr>
      <w:commentRangeStart w:id="446"/>
      <w:r w:rsidRPr="00484539">
        <w:rPr>
          <w:noProof/>
          <w:sz w:val="24"/>
          <w:szCs w:val="24"/>
          <w:lang w:eastAsia="zh-CN"/>
        </w:rPr>
        <w:drawing>
          <wp:inline distT="0" distB="0" distL="0" distR="0" wp14:anchorId="1F69FB7F" wp14:editId="0DC5CC47">
            <wp:extent cx="4114800" cy="3392512"/>
            <wp:effectExtent l="0" t="0" r="0" b="0"/>
            <wp:docPr id="53" name="Picture 53" descr="A diagram showing four dotted lines angled from the bottom left corner toward the top, top right, and right directions labeled, 4.0, 2.0, 1.0 and 0.5. The y-axis is labeled probability of detection from 0 to 1, and the x-axis shows the success ratio from 0 to 1. The background is colored by a scale of &quot;Critical Success Index&quot; from 0.1 to 1.0. Data points scattered on the diagram are labeled p1 mean, p2 mean, p3 mean, p4 mean, p5 mean, p6, 83% vote, 66% vote, 50% vote, 33% vote, 16% vote, and 6-org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diagram showing four dotted lines angled from the bottom left corner toward the top, top right, and right directions labeled, 4.0, 2.0, 1.0 and 0.5. The y-axis is labeled probability of detection from 0 to 1, and the x-axis shows the success ratio from 0 to 1. The background is colored by a scale of &quot;Critical Success Index&quot; from 0.1 to 1.0. Data points scattered on the diagram are labeled p1 mean, p2 mean, p3 mean, p4 mean, p5 mean, p6, 83% vote, 66% vote, 50% vote, 33% vote, 16% vote, and 6-org me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14800" cy="3392512"/>
                    </a:xfrm>
                    <a:prstGeom prst="rect">
                      <a:avLst/>
                    </a:prstGeom>
                    <a:noFill/>
                    <a:ln>
                      <a:noFill/>
                    </a:ln>
                  </pic:spPr>
                </pic:pic>
              </a:graphicData>
            </a:graphic>
          </wp:inline>
        </w:drawing>
      </w:r>
      <w:commentRangeEnd w:id="446"/>
      <w:r w:rsidR="00A91514">
        <w:rPr>
          <w:rStyle w:val="CommentReference"/>
        </w:rPr>
        <w:commentReference w:id="446"/>
      </w:r>
    </w:p>
    <w:p w14:paraId="1D058A68" w14:textId="129F7075" w:rsidR="00D97B57" w:rsidRPr="00F464E1" w:rsidRDefault="00F464E1" w:rsidP="001B2C33">
      <w:pPr>
        <w:spacing w:after="0" w:line="240" w:lineRule="auto"/>
        <w:jc w:val="center"/>
        <w:rPr>
          <w:sz w:val="24"/>
          <w:szCs w:val="24"/>
          <w:lang w:eastAsia="zh-CN"/>
        </w:rPr>
      </w:pPr>
      <w:r w:rsidRPr="00F464E1">
        <w:rPr>
          <w:noProof/>
          <w:sz w:val="24"/>
          <w:szCs w:val="24"/>
          <w:lang w:eastAsia="zh-CN"/>
        </w:rPr>
        <w:lastRenderedPageBreak/>
        <w:drawing>
          <wp:inline distT="0" distB="0" distL="0" distR="0" wp14:anchorId="6B84FBB0" wp14:editId="76EBF8E1">
            <wp:extent cx="4114800" cy="3385595"/>
            <wp:effectExtent l="0" t="0" r="0" b="0"/>
            <wp:docPr id="19" name="Picture 19" descr="A diagram showing four dotted lines angled from the bottom left corner toward the top, top right, and right directions labeled, 4.0, 2.0, 1.0 and 0.5. The y-axis is labeled probability of detection from 0 to 1, and the x-axis shows the success ratio from 0 to 1. The background is colored by a scale of &quot;Critical Success Index&quot; from 0.1 to 1.0. Data points scattered on the diagram are labeled 100% vote, 87% vote, 75% vote, 67% vote, 50% vote, 37% vote, 25% vote, 12% vote, and p5 m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diagram showing four dotted lines angled from the bottom left corner toward the top, top right, and right directions labeled, 4.0, 2.0, 1.0 and 0.5. The y-axis is labeled probability of detection from 0 to 1, and the x-axis shows the success ratio from 0 to 1. The background is colored by a scale of &quot;Critical Success Index&quot; from 0.1 to 1.0. Data points scattered on the diagram are labeled 100% vote, 87% vote, 75% vote, 67% vote, 50% vote, 37% vote, 25% vote, 12% vote, and p5 me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14800" cy="3385595"/>
                    </a:xfrm>
                    <a:prstGeom prst="rect">
                      <a:avLst/>
                    </a:prstGeom>
                    <a:noFill/>
                    <a:ln>
                      <a:noFill/>
                    </a:ln>
                  </pic:spPr>
                </pic:pic>
              </a:graphicData>
            </a:graphic>
          </wp:inline>
        </w:drawing>
      </w:r>
    </w:p>
    <w:p w14:paraId="7273BB95" w14:textId="0E90835C" w:rsidR="008913D0" w:rsidRDefault="002F3C71" w:rsidP="005079E9">
      <w:pPr>
        <w:pStyle w:val="CaptionFigureandTable"/>
      </w:pPr>
      <w:bookmarkStart w:id="447" w:name="_Ref96437623"/>
      <w:r w:rsidRPr="00B30270">
        <w:t>Fig</w:t>
      </w:r>
      <w:ins w:id="448" w:author="Carter, Laura" w:date="2022-06-06T14:35:00Z">
        <w:r w:rsidR="00353153">
          <w:t>.</w:t>
        </w:r>
      </w:ins>
      <w:del w:id="449" w:author="Carter, Laura" w:date="2022-06-06T14:35:00Z">
        <w:r w:rsidRPr="00B30270" w:rsidDel="00353153">
          <w:delText>ure</w:delText>
        </w:r>
      </w:del>
      <w:r w:rsidRPr="00B30270">
        <w:t xml:space="preserve"> </w:t>
      </w:r>
      <w:r>
        <w:fldChar w:fldCharType="begin"/>
      </w:r>
      <w:r w:rsidRPr="00B30270">
        <w:instrText xml:space="preserve"> SEQ Figure \* ARABIC </w:instrText>
      </w:r>
      <w:r>
        <w:fldChar w:fldCharType="separate"/>
      </w:r>
      <w:r>
        <w:rPr>
          <w:noProof/>
        </w:rPr>
        <w:t>16</w:t>
      </w:r>
      <w:r>
        <w:fldChar w:fldCharType="end"/>
      </w:r>
      <w:bookmarkEnd w:id="447"/>
      <w:r>
        <w:t xml:space="preserve">. </w:t>
      </w:r>
      <w:r w:rsidR="0033221D" w:rsidRPr="00767129">
        <w:t>Performance diagrams of the Baltic-2 power</w:t>
      </w:r>
      <w:ins w:id="450" w:author="Carter, Laura" w:date="2022-06-06T14:35:00Z">
        <w:r w:rsidR="00353153">
          <w:t xml:space="preserve"> </w:t>
        </w:r>
      </w:ins>
      <w:del w:id="451" w:author="Carter, Laura" w:date="2022-06-06T14:35:00Z">
        <w:r w:rsidR="0033221D" w:rsidDel="00353153">
          <w:delText>-</w:delText>
        </w:r>
      </w:del>
      <w:r w:rsidR="0033221D" w:rsidRPr="00767129">
        <w:t>ramp forecasts for the 7-day period under the ramp definition of changing</w:t>
      </w:r>
      <w:r w:rsidR="0033221D">
        <w:t xml:space="preserve"> over</w:t>
      </w:r>
      <w:r w:rsidR="0033221D" w:rsidRPr="00767129">
        <w:t xml:space="preserve"> |50 MW| within 6 hours. The x-axis is </w:t>
      </w:r>
      <w:ins w:id="452" w:author="Carter, Laura" w:date="2022-06-06T14:36:00Z">
        <w:r w:rsidR="00353153">
          <w:t xml:space="preserve">the </w:t>
        </w:r>
      </w:ins>
      <w:r w:rsidR="0033221D" w:rsidRPr="00767129">
        <w:t xml:space="preserve">success ratio, the y-axis is </w:t>
      </w:r>
      <w:ins w:id="453" w:author="Carter, Laura" w:date="2022-06-06T14:36:00Z">
        <w:r w:rsidR="00353153">
          <w:t xml:space="preserve">the </w:t>
        </w:r>
      </w:ins>
      <w:r w:rsidR="0033221D" w:rsidRPr="00767129">
        <w:t>probability of detection, the dashed diagonal lines extend</w:t>
      </w:r>
      <w:r w:rsidR="0033221D">
        <w:t>ing</w:t>
      </w:r>
      <w:r w:rsidR="0033221D" w:rsidRPr="00767129">
        <w:t xml:space="preserve"> from the origin represent bias values, and the</w:t>
      </w:r>
      <w:r w:rsidR="0033221D">
        <w:t xml:space="preserve"> blue</w:t>
      </w:r>
      <w:r w:rsidR="0033221D" w:rsidRPr="00767129">
        <w:t xml:space="preserve"> contours indicate a range of critical success index values. A perfect forecast would land on the top</w:t>
      </w:r>
      <w:r w:rsidR="0033221D">
        <w:t>-</w:t>
      </w:r>
      <w:r w:rsidR="0033221D" w:rsidRPr="00767129">
        <w:t xml:space="preserve">right corner of the diagram. </w:t>
      </w:r>
      <w:r w:rsidR="008F75A7">
        <w:t>(a)</w:t>
      </w:r>
      <w:r w:rsidR="0033221D" w:rsidRPr="00767129">
        <w:t xml:space="preserve"> </w:t>
      </w:r>
      <w:r w:rsidR="00DD1BA6">
        <w:t>T</w:t>
      </w:r>
      <w:r w:rsidR="0033221D" w:rsidRPr="00767129">
        <w:t xml:space="preserve">he ensemble means of each participant </w:t>
      </w:r>
      <w:r w:rsidR="001170A8">
        <w:t>are</w:t>
      </w:r>
      <w:r w:rsidR="0033221D" w:rsidRPr="00767129">
        <w:t xml:space="preserve"> purple dots, the results of voting schemes </w:t>
      </w:r>
      <w:r w:rsidR="001170A8">
        <w:t>are</w:t>
      </w:r>
      <w:r w:rsidR="0033221D" w:rsidRPr="00767129">
        <w:t xml:space="preserve"> green triangles, and the </w:t>
      </w:r>
      <w:r w:rsidR="007535BD">
        <w:t>six</w:t>
      </w:r>
      <w:r w:rsidR="0033221D" w:rsidRPr="00767129">
        <w:t xml:space="preserve">-organization ensemble mean </w:t>
      </w:r>
      <w:r w:rsidR="001170A8">
        <w:t>is</w:t>
      </w:r>
      <w:r w:rsidR="0033221D" w:rsidRPr="00767129">
        <w:t xml:space="preserve"> a black cross. </w:t>
      </w:r>
      <w:r w:rsidR="003909DF">
        <w:t>(b)</w:t>
      </w:r>
      <w:r w:rsidR="0033221D" w:rsidRPr="00767129">
        <w:t xml:space="preserve"> </w:t>
      </w:r>
      <w:r w:rsidR="00DD1BA6">
        <w:t>T</w:t>
      </w:r>
      <w:r w:rsidR="0033221D" w:rsidRPr="00767129">
        <w:t xml:space="preserve">he p5 ensemble members </w:t>
      </w:r>
      <w:r w:rsidR="001170A8">
        <w:t>are</w:t>
      </w:r>
      <w:r w:rsidR="0033221D" w:rsidRPr="00767129">
        <w:t xml:space="preserve"> gr</w:t>
      </w:r>
      <w:r w:rsidR="0033221D">
        <w:t>a</w:t>
      </w:r>
      <w:r w:rsidR="0033221D" w:rsidRPr="00767129">
        <w:t xml:space="preserve">y dots, the results of voting schemes among the p5 ensemble members </w:t>
      </w:r>
      <w:r w:rsidR="001170A8">
        <w:t>are</w:t>
      </w:r>
      <w:r w:rsidR="0033221D" w:rsidRPr="00767129">
        <w:t xml:space="preserve"> triangles, and the p5 ensemble mean </w:t>
      </w:r>
      <w:r w:rsidR="001170A8">
        <w:t>is</w:t>
      </w:r>
      <w:r w:rsidR="0033221D" w:rsidRPr="00767129">
        <w:t xml:space="preserve"> a black cross.</w:t>
      </w:r>
    </w:p>
    <w:p w14:paraId="5CF02B34" w14:textId="5EC78DBD" w:rsidR="008913D0" w:rsidRDefault="00B30392" w:rsidP="008913D0">
      <w:pPr>
        <w:pStyle w:val="SectionHeading"/>
      </w:pPr>
      <w:r>
        <w:t>Discussion</w:t>
      </w:r>
    </w:p>
    <w:p w14:paraId="650FBC7F" w14:textId="45E445A3" w:rsidR="00492466" w:rsidRDefault="00492466" w:rsidP="00492466">
      <w:r>
        <w:t xml:space="preserve">In this effort, we designed and hosted a benchmark exercise, and we gathered and analyzed wind power forecasts. Through this benchmark, we emphasized the importance of a rigorous validation process and the need to consider various metrics in determining the value of a forecast or forecast ensemble. We evaluated the wind speed and wind power forecasts in two geological and climatic regions, as well as in land-based and offshore environments. We </w:t>
      </w:r>
      <w:r w:rsidRPr="00B11E21">
        <w:t>identif</w:t>
      </w:r>
      <w:r>
        <w:t>ied and documented</w:t>
      </w:r>
      <w:r w:rsidRPr="00B11E21">
        <w:t xml:space="preserve"> </w:t>
      </w:r>
      <w:r>
        <w:t>forecast evaluation</w:t>
      </w:r>
      <w:r w:rsidRPr="00B11E21">
        <w:t xml:space="preserve"> methodologies </w:t>
      </w:r>
      <w:r>
        <w:t xml:space="preserve">with an </w:t>
      </w:r>
      <w:r w:rsidRPr="00AB7310">
        <w:t>open</w:t>
      </w:r>
      <w:r>
        <w:t>-</w:t>
      </w:r>
      <w:r w:rsidRPr="00AB7310">
        <w:t>source</w:t>
      </w:r>
      <w:r>
        <w:t xml:space="preserve"> code base, WE-Validate, by setting up a benchmark of different forecast techniques. The significance of this benchmark exercise also lies in data sharing as well as knowledge sharing among collaborators. This exercise sheds light on how forecast evaluation can be </w:t>
      </w:r>
      <w:r>
        <w:lastRenderedPageBreak/>
        <w:t>transformed into lessons learned</w:t>
      </w:r>
      <w:ins w:id="454" w:author="Carter, Laura" w:date="2022-06-06T14:37:00Z">
        <w:r w:rsidR="00BD30B7">
          <w:t>,</w:t>
        </w:r>
      </w:ins>
      <w:del w:id="455" w:author="Carter, Laura" w:date="2022-06-06T14:37:00Z">
        <w:r w:rsidDel="00BD30B7">
          <w:delText xml:space="preserve"> and</w:delText>
        </w:r>
      </w:del>
      <w:r>
        <w:t xml:space="preserve"> thus leading to purposeful incentives for forecast improvements. Through this exercise and by demonstrating WE-Validate, we aim to improve the value of wind energy forecasts to the wind energy industry. </w:t>
      </w:r>
    </w:p>
    <w:p w14:paraId="27BF358C" w14:textId="272B21BF" w:rsidR="00492466" w:rsidRPr="005D79FB" w:rsidRDefault="00492466" w:rsidP="00492466">
      <w:pPr>
        <w:rPr>
          <w:color w:val="000000"/>
        </w:rPr>
      </w:pPr>
      <w:r>
        <w:t xml:space="preserve">WE-Validate provides a platform and a set of forecast evaluation steps for analysts to use and refer to. When forecast providers modify their operational workflow, such as changing the input data, advancing data assimilation techniques, updating model physics, and shifting forecasting horizons, they can test the forecast improvements via a systematic framework. </w:t>
      </w:r>
      <w:r w:rsidR="00A97FA3">
        <w:t>Users can</w:t>
      </w:r>
      <w:r w:rsidR="003B74D8">
        <w:t xml:space="preserve"> put </w:t>
      </w:r>
      <w:r w:rsidR="00B553E1">
        <w:t>numerous</w:t>
      </w:r>
      <w:r w:rsidR="003B74D8">
        <w:t xml:space="preserve"> data sets through</w:t>
      </w:r>
      <w:r w:rsidR="00A97FA3">
        <w:t xml:space="preserve"> </w:t>
      </w:r>
      <w:r>
        <w:t>the same data processing procedures and sets of evaluation metrics in WE-Validate</w:t>
      </w:r>
      <w:r w:rsidR="0047729C">
        <w:t xml:space="preserve"> and generate standardized numerical outputs</w:t>
      </w:r>
      <w:r w:rsidR="003B74D8">
        <w:t>. Thus,</w:t>
      </w:r>
      <w:r>
        <w:t xml:space="preserve"> users can objectively compare forecasts</w:t>
      </w:r>
      <w:r w:rsidR="0079746A">
        <w:t xml:space="preserve"> of</w:t>
      </w:r>
      <w:r w:rsidR="0079746A" w:rsidRPr="0079746A">
        <w:t xml:space="preserve"> </w:t>
      </w:r>
      <w:r w:rsidR="0079746A">
        <w:t>distinctive types</w:t>
      </w:r>
      <w:r>
        <w:t>, from relatively sleek ensemble means to highly fluctuating ramp forecasts.</w:t>
      </w:r>
      <w:r w:rsidR="005C2D83">
        <w:t xml:space="preserve"> </w:t>
      </w:r>
      <w:r w:rsidR="00693489">
        <w:t xml:space="preserve">As </w:t>
      </w:r>
      <w:r w:rsidR="000B532E">
        <w:t>a demonstration</w:t>
      </w:r>
      <w:r w:rsidR="00693489">
        <w:t>, t</w:t>
      </w:r>
      <w:r w:rsidR="004076CD">
        <w:t xml:space="preserve">his work </w:t>
      </w:r>
      <w:r w:rsidR="0025665A">
        <w:t>synthesizes</w:t>
      </w:r>
      <w:r w:rsidR="004076CD">
        <w:t xml:space="preserve"> </w:t>
      </w:r>
      <w:r w:rsidR="007243A6">
        <w:t>the results from</w:t>
      </w:r>
      <w:r w:rsidR="004076CD">
        <w:t xml:space="preserve"> </w:t>
      </w:r>
      <w:r w:rsidR="00E07F00">
        <w:t xml:space="preserve">processing </w:t>
      </w:r>
      <w:r w:rsidR="000414E3">
        <w:t>multiple forecast</w:t>
      </w:r>
      <w:r w:rsidR="00E547AB">
        <w:t>s</w:t>
      </w:r>
      <w:r w:rsidR="004076CD">
        <w:t xml:space="preserve"> </w:t>
      </w:r>
      <w:r w:rsidR="00EF321C">
        <w:t>via</w:t>
      </w:r>
      <w:r w:rsidR="00B80046">
        <w:t xml:space="preserve"> WE-Validate.</w:t>
      </w:r>
      <w:r>
        <w:t xml:space="preserve"> </w:t>
      </w:r>
      <w:r w:rsidR="004076CD">
        <w:t>Additionally</w:t>
      </w:r>
      <w:r w:rsidR="00462BDF">
        <w:t>, u</w:t>
      </w:r>
      <w:r>
        <w:t xml:space="preserve">sers can use WE-Validate to select the ideal forecast providers </w:t>
      </w:r>
      <w:sdt>
        <w:sdtPr>
          <w:rPr>
            <w:color w:val="000000"/>
          </w:rPr>
          <w:tag w:val="MENDELEY_CITATION_v3_eyJwcm9wZXJ0aWVzIjp7Im5vdGVJbmRleCI6MH0sImNpdGF0aW9uSUQiOiJNRU5ERUxFWV9DSVRBVElPTl81YzExMmVjZC05N2ZiLTQ0YTQtODRiMC1lNjFlMTU4Mzc3OWI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
          <w:id w:val="-1372530633"/>
          <w:placeholder>
            <w:docPart w:val="10681D6913425544B485257688CCF2B8"/>
          </w:placeholder>
        </w:sdtPr>
        <w:sdtEndPr/>
        <w:sdtContent>
          <w:r w:rsidR="00DE3D1D" w:rsidRPr="00DA524E">
            <w:rPr>
              <w:color w:val="000000"/>
            </w:rPr>
            <w:t>[4,5]</w:t>
          </w:r>
        </w:sdtContent>
      </w:sdt>
      <w:r>
        <w:rPr>
          <w:color w:val="000000"/>
        </w:rPr>
        <w:t>.</w:t>
      </w:r>
      <w:r>
        <w:t xml:space="preserve"> The analysts can also equip the code base with their own modules and functionalities to fit their purposes. With this validation tool, the wind energy community can f</w:t>
      </w:r>
      <w:r w:rsidRPr="00AB7310">
        <w:t xml:space="preserve">airly assess </w:t>
      </w:r>
      <w:r>
        <w:t>forecasts</w:t>
      </w:r>
      <w:r w:rsidRPr="00AB7310">
        <w:t xml:space="preserve"> </w:t>
      </w:r>
      <w:r>
        <w:t>of</w:t>
      </w:r>
      <w:r w:rsidRPr="00AB7310">
        <w:t xml:space="preserve"> different </w:t>
      </w:r>
      <w:r>
        <w:t>m</w:t>
      </w:r>
      <w:r w:rsidRPr="00AB7310">
        <w:t>odels</w:t>
      </w:r>
      <w:r>
        <w:t xml:space="preserve"> and </w:t>
      </w:r>
      <w:r w:rsidRPr="00AB7310">
        <w:t>organizations</w:t>
      </w:r>
      <w:r>
        <w:t xml:space="preserve"> in a coherent and transparent manner. </w:t>
      </w:r>
    </w:p>
    <w:p w14:paraId="6D75F46E" w14:textId="4764A51B" w:rsidR="00492466" w:rsidRDefault="00492466" w:rsidP="00492466">
      <w:r>
        <w:t>We discuss the importance of using statistically robust and resistant metrics to evaluate time series forecasts as well as</w:t>
      </w:r>
      <w:r w:rsidRPr="00AB7310">
        <w:t xml:space="preserve"> equitable metrics to evaluate deterministic ramp forecasts</w:t>
      </w:r>
      <w:r>
        <w:t xml:space="preserve">. When evaluating forecasts, we advise accounting for multiple metrics for a comprehensive analysis. If outliers exist in the data set, the choice of metrics can affect the relative errors between forecasts and thus the deduced conclusions. For instance, </w:t>
      </w:r>
      <w:r w:rsidR="00BF4FAC">
        <w:t>when</w:t>
      </w:r>
      <w:r>
        <w:t xml:space="preserve"> </w:t>
      </w:r>
      <w:r w:rsidR="00F47607">
        <w:t>a minority</w:t>
      </w:r>
      <w:r w:rsidR="00BF4FAC">
        <w:t xml:space="preserve"> of </w:t>
      </w:r>
      <w:r>
        <w:t>its members</w:t>
      </w:r>
      <w:r w:rsidR="00BF4FAC">
        <w:t xml:space="preserve"> generate </w:t>
      </w:r>
      <w:r w:rsidR="00CF1F28">
        <w:t>humongous</w:t>
      </w:r>
      <w:r w:rsidR="00BF4FAC">
        <w:t xml:space="preserve"> forecast errors</w:t>
      </w:r>
      <w:r>
        <w:t>, an ensemble mean can display superb skills with RMSE while yielding a modest median absolute error.</w:t>
      </w:r>
      <w:r w:rsidR="00F31AE0">
        <w:t xml:space="preserve"> In that case, examining</w:t>
      </w:r>
      <w:r w:rsidR="00C6028F">
        <w:t xml:space="preserve"> forecasting skills with</w:t>
      </w:r>
      <w:r w:rsidR="00F31AE0">
        <w:t xml:space="preserve"> only RMSE </w:t>
      </w:r>
      <w:r w:rsidR="00C6028F">
        <w:t>can lead to misinterpretation.</w:t>
      </w:r>
      <w:r>
        <w:t xml:space="preserve"> Furthermore, analysts should spend time understanding the characteristics of the metrics they choose</w:t>
      </w:r>
      <w:r w:rsidR="003245E2">
        <w:t>. F</w:t>
      </w:r>
      <w:r>
        <w:t xml:space="preserve">or </w:t>
      </w:r>
      <w:r w:rsidR="000A3738">
        <w:t>example</w:t>
      </w:r>
      <w:r>
        <w:t>, the PSS accounts for TN</w:t>
      </w:r>
      <w:r w:rsidR="00D2190F">
        <w:t xml:space="preserve"> forecasts</w:t>
      </w:r>
      <w:ins w:id="456" w:author="Carter, Laura" w:date="2022-06-06T14:38:00Z">
        <w:r w:rsidR="00012837">
          <w:t>,</w:t>
        </w:r>
      </w:ins>
      <w:r>
        <w:t xml:space="preserve"> </w:t>
      </w:r>
      <w:r w:rsidR="00812A35">
        <w:t>but</w:t>
      </w:r>
      <w:r w:rsidR="005F1C1F">
        <w:t xml:space="preserve"> </w:t>
      </w:r>
      <w:r>
        <w:t>the SEDS does not.</w:t>
      </w:r>
      <w:r w:rsidR="00316E87">
        <w:t xml:space="preserve"> </w:t>
      </w:r>
      <w:r w:rsidR="00AE25CF">
        <w:t>W</w:t>
      </w:r>
      <w:r w:rsidR="00316E87">
        <w:t xml:space="preserve">hen forecasting rare events, </w:t>
      </w:r>
      <w:r w:rsidR="00AE25CF">
        <w:t xml:space="preserve">we advise </w:t>
      </w:r>
      <w:r w:rsidR="000858FD">
        <w:t xml:space="preserve">using </w:t>
      </w:r>
      <w:r w:rsidR="00AE25CF">
        <w:t>SEDS</w:t>
      </w:r>
      <w:r w:rsidR="00044007">
        <w:t xml:space="preserve"> for an impartial assessment.</w:t>
      </w:r>
      <w:r>
        <w:t xml:space="preserve"> </w:t>
      </w:r>
      <w:r w:rsidR="005C6478">
        <w:t xml:space="preserve">For a holistic </w:t>
      </w:r>
      <w:r w:rsidR="007C2182">
        <w:t>forecast evaluation on wind ramp events</w:t>
      </w:r>
      <w:r w:rsidRPr="00AB7310">
        <w:t xml:space="preserve">, analysts should consider </w:t>
      </w:r>
      <w:r>
        <w:t>various</w:t>
      </w:r>
      <w:r w:rsidRPr="00AB7310">
        <w:t xml:space="preserve"> ramp definitions</w:t>
      </w:r>
      <w:r w:rsidR="00F94063">
        <w:t xml:space="preserve"> of different magnitude and periods</w:t>
      </w:r>
      <w:r w:rsidRPr="00AB7310">
        <w:t xml:space="preserve"> in the analysis</w:t>
      </w:r>
      <w:r>
        <w:t xml:space="preserve">. Sometimes strong ramps have larger financial implications than weak ramps, and the same applies to down ramps compared to up ramps. </w:t>
      </w:r>
    </w:p>
    <w:p w14:paraId="612EFF1E" w14:textId="00510846" w:rsidR="00492466" w:rsidRDefault="00492466" w:rsidP="00492466">
      <w:r>
        <w:t xml:space="preserve">We explore the strengths and weakness of ensemble means in this study. An ensemble mean shaves off the extreme forecasts of its members, and its </w:t>
      </w:r>
      <w:r w:rsidR="00DB3BEE">
        <w:t xml:space="preserve">relatively </w:t>
      </w:r>
      <w:r>
        <w:t>smooth</w:t>
      </w:r>
      <w:r w:rsidR="00CF6B2E">
        <w:t>ed</w:t>
      </w:r>
      <w:r>
        <w:t xml:space="preserve"> pattern acts as a double-edged sword. In</w:t>
      </w:r>
      <w:r w:rsidRPr="00AB7310">
        <w:t xml:space="preserve"> </w:t>
      </w:r>
      <w:r>
        <w:t>time series forecast evaluation using single-value metrics</w:t>
      </w:r>
      <w:ins w:id="457" w:author="Carter, Laura" w:date="2022-06-06T14:39:00Z">
        <w:r w:rsidR="00012837">
          <w:t>,</w:t>
        </w:r>
      </w:ins>
      <w:r>
        <w:t xml:space="preserve"> such as RMSE and median absolute error</w:t>
      </w:r>
      <w:r w:rsidRPr="00AB7310">
        <w:t>, ensemble means</w:t>
      </w:r>
      <w:r>
        <w:t xml:space="preserve"> often </w:t>
      </w:r>
      <w:r w:rsidR="00624D38">
        <w:t>lead to</w:t>
      </w:r>
      <w:r w:rsidR="000823AD">
        <w:t xml:space="preserve"> </w:t>
      </w:r>
      <w:r w:rsidR="000823AD">
        <w:lastRenderedPageBreak/>
        <w:t>satisfactory results</w:t>
      </w:r>
      <w:r>
        <w:t xml:space="preserve"> and do not </w:t>
      </w:r>
      <w:r w:rsidR="00624D38">
        <w:t>yield the largest</w:t>
      </w:r>
      <w:r>
        <w:t xml:space="preserve"> errors among all ensemble members at any time steps. The wisdom of the crowd prevails in time series forecasts because an ensemble mean moderates the differences and underscores the common features between ensemble members. </w:t>
      </w:r>
      <w:r w:rsidR="00FD5AAA">
        <w:t>Hence,</w:t>
      </w:r>
      <w:r w:rsidR="00FB2C93">
        <w:t xml:space="preserve"> </w:t>
      </w:r>
      <w:r w:rsidR="0031009F">
        <w:t xml:space="preserve">when compared to </w:t>
      </w:r>
      <w:r w:rsidR="004D7C61">
        <w:t xml:space="preserve">observations at every time step, ensemble means </w:t>
      </w:r>
      <w:r w:rsidR="00C5324C">
        <w:t>can achieve</w:t>
      </w:r>
      <w:r w:rsidR="00FD5AAA">
        <w:t xml:space="preserve"> </w:t>
      </w:r>
      <w:r w:rsidR="00FF4AB2">
        <w:t>favorable</w:t>
      </w:r>
      <w:r w:rsidR="00FD5AAA">
        <w:t xml:space="preserve"> </w:t>
      </w:r>
      <w:r w:rsidR="00FB2C93">
        <w:t xml:space="preserve">performance. </w:t>
      </w:r>
    </w:p>
    <w:p w14:paraId="289583FF" w14:textId="4C3F68EC" w:rsidR="00E52EA2" w:rsidRDefault="00492466" w:rsidP="00492466">
      <w:r>
        <w:t>However, attributed to its smooth pattern, e</w:t>
      </w:r>
      <w:r w:rsidRPr="00AB7310">
        <w:t xml:space="preserve">nsemble means </w:t>
      </w:r>
      <w:r>
        <w:t xml:space="preserve">tends not to </w:t>
      </w:r>
      <w:r w:rsidRPr="00AB7310">
        <w:t>perform</w:t>
      </w:r>
      <w:r>
        <w:t xml:space="preserve"> well</w:t>
      </w:r>
      <w:r w:rsidRPr="00AB7310">
        <w:t xml:space="preserve"> </w:t>
      </w:r>
      <w:r>
        <w:t>i</w:t>
      </w:r>
      <w:r w:rsidRPr="00AB7310">
        <w:t>n ramp forecasts</w:t>
      </w:r>
      <w:r>
        <w:t>. In deterministic</w:t>
      </w:r>
      <w:r w:rsidRPr="00AB7310">
        <w:t xml:space="preserve"> ramp</w:t>
      </w:r>
      <w:r>
        <w:t xml:space="preserve"> forecast evaluations using the </w:t>
      </w:r>
      <w:del w:id="458" w:author="Carter, Laura" w:date="2022-06-06T14:39:00Z">
        <w:r w:rsidDel="00012837">
          <w:delText xml:space="preserve">2x2 </w:delText>
        </w:r>
      </w:del>
      <w:ins w:id="459" w:author="Carter, Laura" w:date="2022-06-06T14:39:00Z">
        <w:r w:rsidR="00012837">
          <w:t>two-by-two</w:t>
        </w:r>
        <w:r w:rsidR="00012837">
          <w:t xml:space="preserve"> </w:t>
        </w:r>
      </w:ins>
      <w:r>
        <w:t>contingency table</w:t>
      </w:r>
      <w:r w:rsidRPr="00AB7310">
        <w:t xml:space="preserve">, ensemble means </w:t>
      </w:r>
      <w:r>
        <w:t>become</w:t>
      </w:r>
      <w:r w:rsidRPr="00AB7310">
        <w:t xml:space="preserve"> less skillful than </w:t>
      </w:r>
      <w:r>
        <w:t>many</w:t>
      </w:r>
      <w:r w:rsidRPr="00AB7310">
        <w:t xml:space="preserve"> of the</w:t>
      </w:r>
      <w:r>
        <w:t>ir</w:t>
      </w:r>
      <w:r w:rsidRPr="00AB7310">
        <w:t xml:space="preserve"> ensemble members, </w:t>
      </w:r>
      <w:r>
        <w:t>assuming</w:t>
      </w:r>
      <w:r w:rsidRPr="00AB7310">
        <w:t xml:space="preserve"> the members have adequate ramp</w:t>
      </w:r>
      <w:r>
        <w:t xml:space="preserve"> </w:t>
      </w:r>
      <w:r w:rsidRPr="00AB7310">
        <w:t>forecasting skills</w:t>
      </w:r>
      <w:r>
        <w:t xml:space="preserve">. </w:t>
      </w:r>
      <w:r w:rsidR="00080729">
        <w:t xml:space="preserve">As an alternative, </w:t>
      </w:r>
      <w:r>
        <w:t xml:space="preserve">a </w:t>
      </w:r>
      <w:r w:rsidRPr="00AB7310">
        <w:t xml:space="preserve">voting system among individual ensemble members </w:t>
      </w:r>
      <w:r>
        <w:t>on</w:t>
      </w:r>
      <w:r w:rsidRPr="00AB7310">
        <w:t xml:space="preserve"> indicat</w:t>
      </w:r>
      <w:r>
        <w:t>ing</w:t>
      </w:r>
      <w:r w:rsidRPr="00AB7310">
        <w:t xml:space="preserve"> ramp</w:t>
      </w:r>
      <w:r w:rsidR="00796CC5">
        <w:t xml:space="preserve"> forecasts</w:t>
      </w:r>
      <w:r w:rsidRPr="00AB7310">
        <w:t xml:space="preserve"> </w:t>
      </w:r>
      <w:r>
        <w:t xml:space="preserve">often yield more correct ramp predictions than </w:t>
      </w:r>
      <w:r w:rsidRPr="00AB7310">
        <w:t>a</w:t>
      </w:r>
      <w:r>
        <w:t>n</w:t>
      </w:r>
      <w:r w:rsidRPr="00AB7310">
        <w:t xml:space="preserve"> ensemble mean</w:t>
      </w:r>
      <w:r>
        <w:t>,</w:t>
      </w:r>
      <w:r w:rsidRPr="00AB7310">
        <w:t xml:space="preserve"> </w:t>
      </w:r>
      <w:r>
        <w:t>where the latter</w:t>
      </w:r>
      <w:r w:rsidRPr="00AB7310">
        <w:t xml:space="preserve"> has a higher chance </w:t>
      </w:r>
      <w:r>
        <w:t>of missing forecast</w:t>
      </w:r>
      <w:r w:rsidRPr="00AB7310">
        <w:t xml:space="preserve"> ramps</w:t>
      </w:r>
      <w:r>
        <w:t xml:space="preserve">. </w:t>
      </w:r>
      <w:r w:rsidR="00912FD3">
        <w:t xml:space="preserve">Given </w:t>
      </w:r>
      <w:r>
        <w:t>a voting scheme, a</w:t>
      </w:r>
      <w:r w:rsidRPr="00AB7310">
        <w:t xml:space="preserve"> trade-off </w:t>
      </w:r>
      <w:r>
        <w:t xml:space="preserve">usually exists </w:t>
      </w:r>
      <w:r w:rsidRPr="00AB7310">
        <w:t xml:space="preserve">between </w:t>
      </w:r>
      <w:r>
        <w:t>more</w:t>
      </w:r>
      <w:r w:rsidRPr="00AB7310">
        <w:t xml:space="preserve"> </w:t>
      </w:r>
      <w:r>
        <w:t>TP</w:t>
      </w:r>
      <w:ins w:id="460" w:author="Carter, Laura" w:date="2022-06-06T14:40:00Z">
        <w:r w:rsidR="00012837">
          <w:t>s</w:t>
        </w:r>
      </w:ins>
      <w:r w:rsidRPr="00AB7310">
        <w:t xml:space="preserve"> with fewer </w:t>
      </w:r>
      <w:r>
        <w:t>FN</w:t>
      </w:r>
      <w:ins w:id="461" w:author="Carter, Laura" w:date="2022-06-06T14:40:00Z">
        <w:r w:rsidR="00012837">
          <w:t>s</w:t>
        </w:r>
      </w:ins>
      <w:r w:rsidR="00D514CE">
        <w:t xml:space="preserve"> and larger FP</w:t>
      </w:r>
      <w:ins w:id="462" w:author="Carter, Laura" w:date="2022-06-06T14:40:00Z">
        <w:r w:rsidR="00012837">
          <w:t>s</w:t>
        </w:r>
      </w:ins>
      <w:r w:rsidRPr="00AB7310">
        <w:t xml:space="preserve">. </w:t>
      </w:r>
      <w:r w:rsidR="005C0F5B">
        <w:t>A sensitive v</w:t>
      </w:r>
      <w:r w:rsidR="005C0F5B" w:rsidRPr="00AB7310">
        <w:t>oting</w:t>
      </w:r>
      <w:r w:rsidR="005C0F5B">
        <w:t xml:space="preserve"> scheme</w:t>
      </w:r>
      <w:r w:rsidR="005C0F5B" w:rsidRPr="00AB7310">
        <w:t xml:space="preserve"> </w:t>
      </w:r>
      <w:r w:rsidR="00B72E44">
        <w:t>can</w:t>
      </w:r>
      <w:r w:rsidR="005C0F5B">
        <w:t xml:space="preserve"> </w:t>
      </w:r>
      <w:r w:rsidR="005C0F5B" w:rsidRPr="00AB7310">
        <w:t>lead to a larger number of forecast ramps</w:t>
      </w:r>
      <w:r w:rsidR="003C5C17">
        <w:t>, which increases the chances of TP</w:t>
      </w:r>
      <w:ins w:id="463" w:author="Carter, Laura" w:date="2022-06-06T14:40:00Z">
        <w:r w:rsidR="00012837">
          <w:t>s</w:t>
        </w:r>
      </w:ins>
      <w:r w:rsidR="003C5C17">
        <w:t xml:space="preserve"> and FP</w:t>
      </w:r>
      <w:ins w:id="464" w:author="Carter, Laura" w:date="2022-06-06T14:40:00Z">
        <w:r w:rsidR="00012837">
          <w:t>s</w:t>
        </w:r>
      </w:ins>
      <w:r w:rsidR="005C0F5B" w:rsidRPr="00AB7310">
        <w:t xml:space="preserve">. </w:t>
      </w:r>
      <w:r>
        <w:t xml:space="preserve">When </w:t>
      </w:r>
      <w:r w:rsidRPr="00AB7310">
        <w:t>missing extreme ramp events</w:t>
      </w:r>
      <w:r>
        <w:t xml:space="preserve"> brings costly consequences, a sensitive</w:t>
      </w:r>
      <w:r w:rsidRPr="00AB7310">
        <w:t xml:space="preserve"> voting scheme can be useful</w:t>
      </w:r>
      <w:r>
        <w:t>. In such circumstances, a forecast with a high POD and a high bias is favorable. Overall, in contrast to time series forecasting, the w</w:t>
      </w:r>
      <w:r w:rsidRPr="00AB7310">
        <w:t>isdom of the crowd carries a different meaning in ramp forecast</w:t>
      </w:r>
      <w:r>
        <w:t>ing</w:t>
      </w:r>
      <w:r w:rsidRPr="00AB7310">
        <w:t xml:space="preserve">, </w:t>
      </w:r>
      <w:ins w:id="465" w:author="Carter, Laura" w:date="2022-06-06T14:41:00Z">
        <w:r w:rsidR="00012837">
          <w:t xml:space="preserve">in </w:t>
        </w:r>
      </w:ins>
      <w:r w:rsidRPr="00AB7310">
        <w:t>wh</w:t>
      </w:r>
      <w:ins w:id="466" w:author="Carter, Laura" w:date="2022-06-06T14:41:00Z">
        <w:r w:rsidR="00012837">
          <w:t>ich</w:t>
        </w:r>
      </w:ins>
      <w:del w:id="467" w:author="Carter, Laura" w:date="2022-06-06T14:41:00Z">
        <w:r w:rsidRPr="00AB7310" w:rsidDel="00012837">
          <w:delText>ere</w:delText>
        </w:r>
      </w:del>
      <w:r w:rsidRPr="00AB7310">
        <w:t xml:space="preserve"> member</w:t>
      </w:r>
      <w:ins w:id="468" w:author="Carter, Laura" w:date="2022-06-06T14:53:00Z">
        <w:r w:rsidR="006E43BD">
          <w:t>s</w:t>
        </w:r>
      </w:ins>
      <w:r>
        <w:t xml:space="preserve"> </w:t>
      </w:r>
      <w:r w:rsidRPr="00AB7310">
        <w:t xml:space="preserve">voting at each time step </w:t>
      </w:r>
      <w:r>
        <w:t>becomes advantageous in ramp detection. Ultimately, the skill of an ensemble mean as well as a voting scheme is dictated by the skill of the ensemble members. S</w:t>
      </w:r>
      <w:r w:rsidRPr="00AB7310">
        <w:t xml:space="preserve">killful </w:t>
      </w:r>
      <w:r>
        <w:t xml:space="preserve">ensemble </w:t>
      </w:r>
      <w:r w:rsidRPr="00AB7310">
        <w:t xml:space="preserve">members yield </w:t>
      </w:r>
      <w:r>
        <w:t xml:space="preserve">a </w:t>
      </w:r>
      <w:r w:rsidRPr="00AB7310">
        <w:t>skillful ensemble mean</w:t>
      </w:r>
      <w:r>
        <w:t xml:space="preserve">. </w:t>
      </w:r>
    </w:p>
    <w:p w14:paraId="774A2D4A" w14:textId="38D59A75" w:rsidR="00032573" w:rsidRDefault="00E52EA2" w:rsidP="00032573">
      <w:pPr>
        <w:pStyle w:val="SectionHeading"/>
      </w:pPr>
      <w:r>
        <w:t>Conclusion</w:t>
      </w:r>
      <w:r w:rsidR="00D47152">
        <w:t>s</w:t>
      </w:r>
    </w:p>
    <w:p w14:paraId="5B5AE05E" w14:textId="4B39087E" w:rsidR="00B76261" w:rsidRDefault="00B76261" w:rsidP="00B76261">
      <w:r>
        <w:t xml:space="preserve">Through this study, we established and showcased </w:t>
      </w:r>
      <w:r w:rsidRPr="00AB7310">
        <w:t xml:space="preserve">a </w:t>
      </w:r>
      <w:r>
        <w:t>code base, WE-Validate,</w:t>
      </w:r>
      <w:r w:rsidRPr="00AB7310">
        <w:t xml:space="preserve"> </w:t>
      </w:r>
      <w:r>
        <w:t>to evaluate</w:t>
      </w:r>
      <w:r w:rsidRPr="00AB7310">
        <w:t xml:space="preserve"> </w:t>
      </w:r>
      <w:r>
        <w:t xml:space="preserve">multiple </w:t>
      </w:r>
      <w:r w:rsidRPr="00AB7310">
        <w:t>wind forecast</w:t>
      </w:r>
      <w:r>
        <w:t>s</w:t>
      </w:r>
      <w:r w:rsidRPr="00AB7310">
        <w:t xml:space="preserve"> </w:t>
      </w:r>
      <w:r>
        <w:t xml:space="preserve">in a </w:t>
      </w:r>
      <w:r w:rsidRPr="00AB7310">
        <w:t>consistent</w:t>
      </w:r>
      <w:r>
        <w:t xml:space="preserve"> fashion. WE-Validate,</w:t>
      </w:r>
      <w:r w:rsidRPr="00A90564">
        <w:t xml:space="preserve"> </w:t>
      </w:r>
      <w:r>
        <w:t xml:space="preserve">written in Python, is </w:t>
      </w:r>
      <w:r w:rsidRPr="00AB7310">
        <w:t>open</w:t>
      </w:r>
      <w:del w:id="469" w:author="Carter, Laura" w:date="2022-06-06T14:50:00Z">
        <w:r w:rsidDel="006E43BD">
          <w:delText>-</w:delText>
        </w:r>
      </w:del>
      <w:ins w:id="470" w:author="Carter, Laura" w:date="2022-06-06T14:50:00Z">
        <w:r w:rsidR="006E43BD">
          <w:t xml:space="preserve"> </w:t>
        </w:r>
      </w:ins>
      <w:r w:rsidRPr="00AB7310">
        <w:t>source</w:t>
      </w:r>
      <w:r>
        <w:t>, m</w:t>
      </w:r>
      <w:r w:rsidRPr="00AB7310">
        <w:t xml:space="preserve">odularized, </w:t>
      </w:r>
      <w:r>
        <w:t>and extensible by users. We select two case studies in a benchmark exercise to exhibit the systematic forecast evaluation</w:t>
      </w:r>
      <w:r w:rsidRPr="00AB7310">
        <w:t xml:space="preserve"> procedure</w:t>
      </w:r>
      <w:r>
        <w:t xml:space="preserve"> layout in WE-Validate. Participants from industry and academia engaged in the benchmark exercise and contributed to its success, and we analyzed their data submissions via WE-Validate in this work. </w:t>
      </w:r>
    </w:p>
    <w:p w14:paraId="485E5336" w14:textId="2CC198D7" w:rsidR="00B76261" w:rsidRDefault="00B76261" w:rsidP="00B76261">
      <w:r>
        <w:t xml:space="preserve">We discuss the importance of employing statistically robust and resistant metrics as well as equitable skill scores. We analyzed the collected data with median absolute error, an example of a robust and resistant metric, and the </w:t>
      </w:r>
      <w:commentRangeStart w:id="471"/>
      <w:r>
        <w:t>Peirce skill score (PSS)</w:t>
      </w:r>
      <w:commentRangeEnd w:id="471"/>
      <w:r w:rsidR="00565880">
        <w:rPr>
          <w:rStyle w:val="CommentReference"/>
        </w:rPr>
        <w:commentReference w:id="471"/>
      </w:r>
      <w:r>
        <w:t xml:space="preserve">, an example of an equitable skill score. We also recommended using the </w:t>
      </w:r>
      <w:commentRangeStart w:id="472"/>
      <w:r>
        <w:rPr>
          <w:color w:val="000000"/>
        </w:rPr>
        <w:t>symmetric extreme dependency score (SEDS)</w:t>
      </w:r>
      <w:commentRangeEnd w:id="472"/>
      <w:r w:rsidR="00565880">
        <w:rPr>
          <w:rStyle w:val="CommentReference"/>
        </w:rPr>
        <w:commentReference w:id="472"/>
      </w:r>
      <w:r>
        <w:rPr>
          <w:color w:val="000000"/>
        </w:rPr>
        <w:t>,</w:t>
      </w:r>
      <w:r>
        <w:t xml:space="preserve"> an a</w:t>
      </w:r>
      <w:r w:rsidRPr="001502FC">
        <w:t>symptotically equitable</w:t>
      </w:r>
      <w:r>
        <w:t xml:space="preserve"> metric, to evaluate forecasts of rare events</w:t>
      </w:r>
      <w:ins w:id="473" w:author="Carter, Laura" w:date="2022-06-06T14:44:00Z">
        <w:r w:rsidR="00565880">
          <w:t>,</w:t>
        </w:r>
      </w:ins>
      <w:r>
        <w:t xml:space="preserve"> such as wind ramps. </w:t>
      </w:r>
    </w:p>
    <w:p w14:paraId="65AB0905" w14:textId="0818247D" w:rsidR="00B76261" w:rsidRDefault="00B76261" w:rsidP="00B76261">
      <w:r>
        <w:lastRenderedPageBreak/>
        <w:t>We further investigated the performance of ensemble means. We found that the multi</w:t>
      </w:r>
      <w:del w:id="474" w:author="Carter, Laura" w:date="2022-06-06T14:45:00Z">
        <w:r w:rsidDel="00565880">
          <w:delText>-</w:delText>
        </w:r>
      </w:del>
      <w:r>
        <w:t xml:space="preserve">organization ensemble mean has adequate skill in time series forecasting and underperforms in ramp forecasting compared to its ensemble members. The spectral analysis suggests that the ensemble mean performs better than most of its members at several frequencies, thus generating low time series forecast errors for the whole forecast period. In ramp forecasting, unsurprisingly, the </w:t>
      </w:r>
      <w:ins w:id="475" w:author="Carter, Laura" w:date="2022-06-06T14:52:00Z">
        <w:r w:rsidR="006E43BD">
          <w:t>two-by-two</w:t>
        </w:r>
      </w:ins>
      <w:del w:id="476" w:author="Carter, Laura" w:date="2022-06-06T14:52:00Z">
        <w:r w:rsidDel="006E43BD">
          <w:delText>2x2</w:delText>
        </w:r>
      </w:del>
      <w:r>
        <w:t xml:space="preserve"> contingency table reveals that the ensemble mean tends to miss predicting ramps because of its smooth pattern. To overcome this hurdle and take advantage of the information provided in an ensemble, we develop</w:t>
      </w:r>
      <w:ins w:id="477" w:author="Carter, Laura" w:date="2022-06-06T14:52:00Z">
        <w:r w:rsidR="006E43BD">
          <w:t>ed</w:t>
        </w:r>
      </w:ins>
      <w:r>
        <w:t xml:space="preserve"> an arrangement </w:t>
      </w:r>
      <w:ins w:id="478" w:author="Carter, Laura" w:date="2022-06-06T14:52:00Z">
        <w:r w:rsidR="006E43BD">
          <w:t xml:space="preserve">in </w:t>
        </w:r>
      </w:ins>
      <w:r>
        <w:t>wh</w:t>
      </w:r>
      <w:ins w:id="479" w:author="Carter, Laura" w:date="2022-06-06T14:52:00Z">
        <w:r w:rsidR="006E43BD">
          <w:t>ich</w:t>
        </w:r>
      </w:ins>
      <w:del w:id="480" w:author="Carter, Laura" w:date="2022-06-06T14:52:00Z">
        <w:r w:rsidDel="006E43BD">
          <w:delText>ere</w:delText>
        </w:r>
      </w:del>
      <w:r>
        <w:t xml:space="preserve"> individual ensemble members vote to detect ramps at a given time step. Such a voting scheme preserves the ramp forecasting skills of each ensemble member and therefore performs well in ramp identification, especially for ramps of large magnitude</w:t>
      </w:r>
      <w:ins w:id="481" w:author="Carter, Laura" w:date="2022-06-06T14:53:00Z">
        <w:r w:rsidR="006E43BD">
          <w:t>s</w:t>
        </w:r>
      </w:ins>
      <w:r>
        <w:t>. However, the downside of a sensitive voting scheme is risking more false alarms,</w:t>
      </w:r>
      <w:r w:rsidRPr="00AB7310">
        <w:t xml:space="preserve"> </w:t>
      </w:r>
      <w:del w:id="482" w:author="Carter, Laura" w:date="2022-06-06T14:53:00Z">
        <w:r w:rsidDel="006E43BD">
          <w:delText xml:space="preserve">while </w:delText>
        </w:r>
      </w:del>
      <w:ins w:id="483" w:author="Carter, Laura" w:date="2022-06-06T14:53:00Z">
        <w:r w:rsidR="006E43BD">
          <w:t>wh</w:t>
        </w:r>
        <w:r w:rsidR="006E43BD">
          <w:t>ereas</w:t>
        </w:r>
        <w:r w:rsidR="006E43BD">
          <w:t xml:space="preserve"> </w:t>
        </w:r>
      </w:ins>
      <w:r>
        <w:t xml:space="preserve">its likely benefit </w:t>
      </w:r>
      <w:commentRangeStart w:id="484"/>
      <w:r>
        <w:t>is result</w:t>
      </w:r>
      <w:ins w:id="485" w:author="Carter, Laura" w:date="2022-06-06T14:53:00Z">
        <w:r w:rsidR="006E43BD">
          <w:t>s</w:t>
        </w:r>
      </w:ins>
      <w:del w:id="486" w:author="Carter, Laura" w:date="2022-06-06T14:53:00Z">
        <w:r w:rsidDel="006E43BD">
          <w:delText>ing</w:delText>
        </w:r>
      </w:del>
      <w:r>
        <w:t xml:space="preserve"> </w:t>
      </w:r>
      <w:del w:id="487" w:author="Carter, Laura" w:date="2022-06-06T14:54:00Z">
        <w:r w:rsidDel="006E43BD">
          <w:delText>in</w:delText>
        </w:r>
      </w:del>
      <w:ins w:id="488" w:author="Carter, Laura" w:date="2022-06-06T14:54:00Z">
        <w:r w:rsidR="006E43BD">
          <w:t>with</w:t>
        </w:r>
      </w:ins>
      <w:r w:rsidRPr="00AB7310">
        <w:t xml:space="preserve"> </w:t>
      </w:r>
      <w:commentRangeEnd w:id="484"/>
      <w:r w:rsidR="006E43BD">
        <w:rPr>
          <w:rStyle w:val="CommentReference"/>
        </w:rPr>
        <w:commentReference w:id="484"/>
      </w:r>
      <w:r>
        <w:t>more</w:t>
      </w:r>
      <w:r w:rsidRPr="00AB7310">
        <w:t xml:space="preserve"> </w:t>
      </w:r>
      <w:r>
        <w:t>hits</w:t>
      </w:r>
      <w:r w:rsidRPr="00AB7310">
        <w:t xml:space="preserve"> </w:t>
      </w:r>
      <w:del w:id="489" w:author="Carter, Laura" w:date="2022-06-06T14:54:00Z">
        <w:r w:rsidRPr="00AB7310" w:rsidDel="006E43BD">
          <w:delText xml:space="preserve">with </w:delText>
        </w:r>
      </w:del>
      <w:ins w:id="490" w:author="Carter, Laura" w:date="2022-06-06T14:54:00Z">
        <w:r w:rsidR="006E43BD">
          <w:t>and</w:t>
        </w:r>
        <w:r w:rsidR="006E43BD" w:rsidRPr="00AB7310">
          <w:t xml:space="preserve"> </w:t>
        </w:r>
      </w:ins>
      <w:r w:rsidRPr="00AB7310">
        <w:t xml:space="preserve">fewer </w:t>
      </w:r>
      <w:r>
        <w:t>misses</w:t>
      </w:r>
      <w:r w:rsidRPr="00AB7310">
        <w:t>.</w:t>
      </w:r>
    </w:p>
    <w:p w14:paraId="4E8F9252" w14:textId="6BA0FB22" w:rsidR="00B76261" w:rsidRDefault="00B76261" w:rsidP="00B76261">
      <w:commentRangeStart w:id="491"/>
      <w:r>
        <w:t xml:space="preserve">Looking forward, our vision </w:t>
      </w:r>
      <w:commentRangeEnd w:id="491"/>
      <w:r w:rsidR="00D5054B">
        <w:rPr>
          <w:rStyle w:val="CommentReference"/>
        </w:rPr>
        <w:commentReference w:id="491"/>
      </w:r>
      <w:r>
        <w:t xml:space="preserve">is that the wind energy industry </w:t>
      </w:r>
      <w:ins w:id="492" w:author="Carter, Laura" w:date="2022-06-06T14:56:00Z">
        <w:r w:rsidR="00D5054B">
          <w:t xml:space="preserve">will </w:t>
        </w:r>
      </w:ins>
      <w:r>
        <w:t>acknowledge</w:t>
      </w:r>
      <w:del w:id="493" w:author="Carter, Laura" w:date="2022-06-06T14:56:00Z">
        <w:r w:rsidDel="00D5054B">
          <w:delText>s</w:delText>
        </w:r>
      </w:del>
      <w:r>
        <w:t xml:space="preserve"> the advantages and benefits of robust and resistant forecast validation. The next phase of this study includes adding capabilities to WE-Validate to evaluate probabilistic forecasts and to quantify forecast uncertainty with a systematic procedure. For instance, implementing the framework discussed </w:t>
      </w:r>
      <w:del w:id="494" w:author="Carter, Laura" w:date="2022-06-06T14:57:00Z">
        <w:r w:rsidDel="00D5054B">
          <w:delText>in</w:delText>
        </w:r>
      </w:del>
      <w:ins w:id="495" w:author="Carter, Laura" w:date="2022-06-06T14:57:00Z">
        <w:r w:rsidR="00D5054B">
          <w:t xml:space="preserve">by </w:t>
        </w:r>
        <w:r w:rsidR="00D5054B" w:rsidRPr="00D5054B">
          <w:t xml:space="preserve">Bjerregård, Møller, </w:t>
        </w:r>
        <w:r w:rsidR="00D5054B">
          <w:t>and</w:t>
        </w:r>
        <w:r w:rsidR="00D5054B" w:rsidRPr="00D5054B">
          <w:t xml:space="preserve"> Madsen</w:t>
        </w:r>
      </w:ins>
      <w:r>
        <w:t xml:space="preserve"> </w:t>
      </w:r>
      <w:sdt>
        <w:sdtPr>
          <w:rPr>
            <w:color w:val="000000"/>
          </w:rPr>
          <w:tag w:val="MENDELEY_CITATION_v3_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"/>
          <w:id w:val="-2077819379"/>
          <w:placeholder>
            <w:docPart w:val="5499D37E4F39A346A2859759253BC87C"/>
          </w:placeholder>
        </w:sdtPr>
        <w:sdtEndPr/>
        <w:sdtContent>
          <w:r w:rsidR="00DE3D1D" w:rsidRPr="00DA524E">
            <w:rPr>
              <w:color w:val="000000"/>
            </w:rPr>
            <w:t>[40]</w:t>
          </w:r>
        </w:sdtContent>
      </w:sdt>
      <w:r>
        <w:rPr>
          <w:color w:val="000000"/>
        </w:rPr>
        <w:t xml:space="preserve"> will further improve WE-Validate.</w:t>
      </w:r>
      <w:r>
        <w:t xml:space="preserve"> We welcome community contribution to WE-Validate to refine the wind forecast validation process. </w:t>
      </w:r>
    </w:p>
    <w:p w14:paraId="73B876E7" w14:textId="27001DA6" w:rsidR="00032573" w:rsidRDefault="00E52EA2" w:rsidP="00032573">
      <w:pPr>
        <w:pStyle w:val="SectionHeading"/>
      </w:pPr>
      <w:r>
        <w:t>Acknowledgements</w:t>
      </w:r>
    </w:p>
    <w:p w14:paraId="5F16644E" w14:textId="765D9563" w:rsidR="00FB1DEC" w:rsidRPr="00431838" w:rsidRDefault="00696AE7" w:rsidP="0007210B">
      <w:r>
        <w:t xml:space="preserve">We thank </w:t>
      </w:r>
      <w:r w:rsidRPr="002403D6">
        <w:t xml:space="preserve">Markus Kreklau </w:t>
      </w:r>
      <w:r>
        <w:t xml:space="preserve">and his colleagues at the </w:t>
      </w:r>
      <w:r w:rsidRPr="00401302">
        <w:t xml:space="preserve">Bundesamt für Seeschifffahrt und Hydrographie </w:t>
      </w:r>
      <w:r>
        <w:t xml:space="preserve">for providing the meteorological tower observations for the </w:t>
      </w:r>
      <w:r w:rsidRPr="00431838">
        <w:t xml:space="preserve">FINO2 </w:t>
      </w:r>
      <w:r>
        <w:t xml:space="preserve">case study. We thank Uwe </w:t>
      </w:r>
      <w:r w:rsidRPr="00DA1E7D">
        <w:t xml:space="preserve">Wagner </w:t>
      </w:r>
      <w:r>
        <w:t xml:space="preserve">and his colleagues </w:t>
      </w:r>
      <w:r w:rsidRPr="00DA1E7D">
        <w:t xml:space="preserve">at Energie Baden-Württemberg AG </w:t>
      </w:r>
      <w:r>
        <w:t>for providing the</w:t>
      </w:r>
      <w:r w:rsidRPr="00DA1E7D">
        <w:t xml:space="preserve"> Baltic-2 </w:t>
      </w:r>
      <w:r>
        <w:t xml:space="preserve">wind farm measurements. We also thank </w:t>
      </w:r>
      <w:r w:rsidRPr="00D81CA3">
        <w:t>Vaisala</w:t>
      </w:r>
      <w:r>
        <w:t xml:space="preserve"> for providing the data of the </w:t>
      </w:r>
      <w:r w:rsidRPr="00D81CA3">
        <w:t>Vaisala Triton</w:t>
      </w:r>
      <w:r>
        <w:t xml:space="preserve"> Sodar</w:t>
      </w:r>
      <w:r w:rsidRPr="00D81CA3">
        <w:t xml:space="preserve"> Wind Profiler </w:t>
      </w:r>
      <w:r>
        <w:t>for the S</w:t>
      </w:r>
      <w:r w:rsidRPr="00110948">
        <w:t>econd Wind Forecast Improvement Project</w:t>
      </w:r>
      <w:r>
        <w:t xml:space="preserve"> (WFIP2) case study, and the data are publicly available at the </w:t>
      </w:r>
      <w:r w:rsidRPr="006757CA">
        <w:t xml:space="preserve">Atmosphere to Electrons </w:t>
      </w:r>
      <w:r w:rsidRPr="004303B1">
        <w:t>Data Archive and Porta</w:t>
      </w:r>
      <w:r>
        <w:t>l (</w:t>
      </w:r>
      <w:hyperlink r:id="rId42" w:history="1">
        <w:r w:rsidRPr="009C0CFF">
          <w:rPr>
            <w:rStyle w:val="Hyperlink"/>
          </w:rPr>
          <w:t>https://a2e.energy.gov/data</w:t>
        </w:r>
      </w:hyperlink>
      <w:r>
        <w:t xml:space="preserve">). </w:t>
      </w:r>
      <w:r w:rsidR="0007210B" w:rsidRPr="0007210B">
        <w:t xml:space="preserve">Atmosphere to Electrons (A2e), including the analysis conducted herein to support the WFIP2 wind speed and power forecasts evaluation, is supported by the U.S. Department of Energy, Office of Energy Efficiency and Renewable Energy's Wind Energy Technologies Office. Data from A2e projects are stored and disseminated via the A2e Data Archive and Portal at </w:t>
      </w:r>
      <w:r w:rsidR="00D5054B">
        <w:fldChar w:fldCharType="begin"/>
      </w:r>
      <w:r w:rsidR="00D5054B">
        <w:instrText xml:space="preserve"> HYPERLINK "</w:instrText>
      </w:r>
      <w:r w:rsidR="00D5054B" w:rsidRPr="00D5054B">
        <w:instrText>https://a2e.energy.gov</w:instrText>
      </w:r>
      <w:r w:rsidR="00D5054B">
        <w:instrText xml:space="preserve">" </w:instrText>
      </w:r>
      <w:r w:rsidR="00D5054B">
        <w:fldChar w:fldCharType="separate"/>
      </w:r>
      <w:ins w:id="496" w:author="Carter, Laura" w:date="2022-06-06T14:59:00Z">
        <w:r w:rsidR="00D5054B" w:rsidRPr="00D5054B">
          <w:rPr>
            <w:rStyle w:val="Hyperlink"/>
          </w:rPr>
          <w:t>https://</w:t>
        </w:r>
      </w:ins>
      <w:r w:rsidR="00D5054B" w:rsidRPr="00D5054B">
        <w:rPr>
          <w:rStyle w:val="Hyperlink"/>
        </w:rPr>
        <w:t>a2e.energy.gov</w:t>
      </w:r>
      <w:ins w:id="497" w:author="Carter, Laura" w:date="2022-06-06T14:59:00Z">
        <w:r w:rsidR="00D5054B">
          <w:fldChar w:fldCharType="end"/>
        </w:r>
      </w:ins>
      <w:r w:rsidR="0007210B" w:rsidRPr="0007210B">
        <w:t>.</w:t>
      </w:r>
    </w:p>
    <w:p w14:paraId="62177C54" w14:textId="3E845983" w:rsidR="00696AE7" w:rsidRDefault="00696AE7" w:rsidP="00696AE7">
      <w:r>
        <w:t xml:space="preserve">We are grateful to our collaborators who submitted data for the benchmark exercise. We thank the members of the </w:t>
      </w:r>
      <w:r w:rsidRPr="00A4299C">
        <w:t xml:space="preserve">International Energy Agency </w:t>
      </w:r>
      <w:r>
        <w:t xml:space="preserve">(IEA) Wind Task 36 for their valuable input during the conception phase of the </w:t>
      </w:r>
      <w:r>
        <w:lastRenderedPageBreak/>
        <w:t>benchmark exercise and WE-Validate. Special thanks go to</w:t>
      </w:r>
      <w:r w:rsidR="00E12DE4">
        <w:t xml:space="preserve"> Jesper Thiesen</w:t>
      </w:r>
      <w:r w:rsidR="005E7D85">
        <w:t>, Daniel Camacho, and their colleagues at ConWX,</w:t>
      </w:r>
      <w:r>
        <w:t xml:space="preserve"> Helmut Frank and his colleagues at </w:t>
      </w:r>
      <w:r w:rsidRPr="007460CD">
        <w:t>Deutscher Wetterdienst</w:t>
      </w:r>
      <w:r>
        <w:t xml:space="preserve">; John Zack and his colleagues at MESO, Inc.; Jana Fishereit, Gregor Giebel, Andrea Hahmann, Marc Imberger, and </w:t>
      </w:r>
      <w:r w:rsidRPr="00BD1946">
        <w:t>Xiaoli Guo Larsén</w:t>
      </w:r>
      <w:r>
        <w:t xml:space="preserve"> at the Department of Wind Energy at the </w:t>
      </w:r>
      <w:r w:rsidRPr="000C0BC6">
        <w:t>Technical University of Denmark</w:t>
      </w:r>
      <w:r>
        <w:t xml:space="preserve">; and </w:t>
      </w:r>
      <w:r w:rsidRPr="00866BEE">
        <w:t>Corinna Möhrlen</w:t>
      </w:r>
      <w:r>
        <w:t xml:space="preserve"> and her colleagues at WEPROG. </w:t>
      </w:r>
      <w:r w:rsidR="00A95097">
        <w:t xml:space="preserve">Finally, we </w:t>
      </w:r>
      <w:r w:rsidR="00844FE4">
        <w:t xml:space="preserve">thank Will Shaw for his </w:t>
      </w:r>
      <w:r w:rsidR="00506F77">
        <w:t xml:space="preserve">invaluable </w:t>
      </w:r>
      <w:r w:rsidR="00D75658">
        <w:t xml:space="preserve">inputs and </w:t>
      </w:r>
      <w:r w:rsidR="00A930AF">
        <w:t xml:space="preserve">his </w:t>
      </w:r>
      <w:r w:rsidR="00844FE4">
        <w:t xml:space="preserve">immense contribution to </w:t>
      </w:r>
      <w:r w:rsidR="00ED1D06">
        <w:t xml:space="preserve">this work. </w:t>
      </w:r>
    </w:p>
    <w:p w14:paraId="3A098EDD" w14:textId="77777777" w:rsidR="00696AE7" w:rsidRDefault="00696AE7" w:rsidP="00696AE7">
      <w:r w:rsidRPr="00926AF1">
        <w:t>This work was authored by Pacific Northwest National Laboratory, operated for the U.S. Department of Energy by Battelle under contract DE-AC05-76RL01830</w:t>
      </w:r>
      <w:r>
        <w:t xml:space="preserve">. </w:t>
      </w:r>
    </w:p>
    <w:p w14:paraId="4A7E417F" w14:textId="4C69A942" w:rsidR="00696AE7" w:rsidRDefault="00696AE7" w:rsidP="00696AE7">
      <w:r w:rsidRPr="00C1231F">
        <w:t>This work was</w:t>
      </w:r>
      <w:r>
        <w:t xml:space="preserve"> </w:t>
      </w:r>
      <w:r w:rsidRPr="00C1231F">
        <w:t xml:space="preserve">authored </w:t>
      </w:r>
      <w:commentRangeStart w:id="498"/>
      <w:r>
        <w:t>[</w:t>
      </w:r>
      <w:r w:rsidRPr="00C1231F">
        <w:t>in part</w:t>
      </w:r>
      <w:r>
        <w:t>]</w:t>
      </w:r>
      <w:r w:rsidRPr="00C1231F">
        <w:t xml:space="preserve"> </w:t>
      </w:r>
      <w:commentRangeEnd w:id="498"/>
      <w:r w:rsidR="00AC53E7">
        <w:rPr>
          <w:rStyle w:val="CommentReference"/>
        </w:rPr>
        <w:commentReference w:id="498"/>
      </w:r>
      <w:r w:rsidRPr="00C1231F">
        <w:t xml:space="preserve">by </w:t>
      </w:r>
      <w:r>
        <w:t>the National Renewable Energy Laboratory</w:t>
      </w:r>
      <w:r w:rsidRPr="00C1231F">
        <w:t xml:space="preserve">, operated by Alliance for Sustainable Energy, LLC, for the </w:t>
      </w:r>
      <w:r>
        <w:t>U.S. Department of Energy (</w:t>
      </w:r>
      <w:r w:rsidRPr="00C1231F">
        <w:t>DOE</w:t>
      </w:r>
      <w:r>
        <w:t>)</w:t>
      </w:r>
      <w:r w:rsidRPr="00C1231F">
        <w:t xml:space="preserve"> under Contract </w:t>
      </w:r>
      <w:r>
        <w:t xml:space="preserve">No. </w:t>
      </w:r>
      <w:r w:rsidRPr="00C1231F">
        <w:t xml:space="preserve">DE-AC36-08GO28308. </w:t>
      </w:r>
      <w:r w:rsidRPr="00926AF1">
        <w:t>Funding provided by U.S. Department of Energy Office of Energy Efficiency and Renewable Energy Wind Energy Technologies Office.</w:t>
      </w:r>
      <w:r>
        <w:t xml:space="preserve"> </w:t>
      </w:r>
      <w:r w:rsidRPr="00C1231F">
        <w:t xml:space="preserve">The views expressed in the article do not necessarily represent the views of the DOE or the U.S. </w:t>
      </w:r>
      <w:r>
        <w:t>G</w:t>
      </w:r>
      <w:r w:rsidRPr="00C1231F">
        <w:t xml:space="preserve">overnment. The U.S. </w:t>
      </w:r>
      <w:r>
        <w:t>G</w:t>
      </w:r>
      <w:r w:rsidRPr="00C1231F">
        <w:t xml:space="preserve">overnment retains, and the publisher, by accepting the article for publication, acknowledges that the U.S. </w:t>
      </w:r>
      <w:r>
        <w:t>G</w:t>
      </w:r>
      <w:r w:rsidRPr="00C1231F">
        <w:t xml:space="preserve">overnment retains a nonexclusive, paid-up, irrevocable, worldwide license to publish or reproduce the published form of this work, or allow others to do so, for U.S. </w:t>
      </w:r>
      <w:r>
        <w:t>G</w:t>
      </w:r>
      <w:r w:rsidRPr="00C1231F">
        <w:t>overnment purposes.</w:t>
      </w:r>
    </w:p>
    <w:p w14:paraId="0C8F339A" w14:textId="7C9E2FA1" w:rsidR="0034783A" w:rsidRDefault="0034783A" w:rsidP="0034783A">
      <w:pPr>
        <w:pStyle w:val="SectionHeading"/>
      </w:pPr>
      <w:r>
        <w:t>Author contributions</w:t>
      </w:r>
    </w:p>
    <w:p w14:paraId="5B963556" w14:textId="2A646ADE" w:rsidR="00E00E08" w:rsidRDefault="006E702B" w:rsidP="00E00E08">
      <w:r w:rsidRPr="00F64853">
        <w:t xml:space="preserve">Joseph C. Y. Lee: </w:t>
      </w:r>
      <w:del w:id="499" w:author="Carter, Laura" w:date="2022-06-06T15:01:00Z">
        <w:r w:rsidR="00F64853" w:rsidRPr="00F64853" w:rsidDel="00AC53E7">
          <w:delText>M</w:delText>
        </w:r>
      </w:del>
      <w:ins w:id="500" w:author="Carter, Laura" w:date="2022-06-06T15:01:00Z">
        <w:r w:rsidR="00AC53E7">
          <w:t>m</w:t>
        </w:r>
      </w:ins>
      <w:r w:rsidR="00F64853" w:rsidRPr="00F64853">
        <w:t>ethodology</w:t>
      </w:r>
      <w:r w:rsidR="00627A8A">
        <w:t xml:space="preserve">, </w:t>
      </w:r>
      <w:del w:id="501" w:author="Carter, Laura" w:date="2022-06-06T15:01:00Z">
        <w:r w:rsidR="00627A8A" w:rsidDel="00AC53E7">
          <w:delText>S</w:delText>
        </w:r>
      </w:del>
      <w:ins w:id="502" w:author="Carter, Laura" w:date="2022-06-06T15:01:00Z">
        <w:r w:rsidR="00AC53E7">
          <w:t>s</w:t>
        </w:r>
      </w:ins>
      <w:r w:rsidR="00627A8A">
        <w:t xml:space="preserve">oftware, </w:t>
      </w:r>
      <w:del w:id="503" w:author="Carter, Laura" w:date="2022-06-06T15:01:00Z">
        <w:r w:rsidR="00627A8A" w:rsidDel="00AC53E7">
          <w:delText>F</w:delText>
        </w:r>
      </w:del>
      <w:ins w:id="504" w:author="Carter, Laura" w:date="2022-06-06T15:01:00Z">
        <w:r w:rsidR="00AC53E7">
          <w:t>f</w:t>
        </w:r>
      </w:ins>
      <w:r w:rsidR="00627A8A">
        <w:t>ormal analysis</w:t>
      </w:r>
      <w:r w:rsidR="00725244">
        <w:t>,</w:t>
      </w:r>
      <w:r w:rsidR="002570B6">
        <w:t xml:space="preserve"> </w:t>
      </w:r>
      <w:del w:id="505" w:author="Carter, Laura" w:date="2022-06-06T15:01:00Z">
        <w:r w:rsidR="002570B6" w:rsidDel="00AC53E7">
          <w:delText>D</w:delText>
        </w:r>
      </w:del>
      <w:ins w:id="506" w:author="Carter, Laura" w:date="2022-06-06T15:01:00Z">
        <w:r w:rsidR="00AC53E7">
          <w:t>d</w:t>
        </w:r>
      </w:ins>
      <w:r w:rsidR="002570B6">
        <w:t xml:space="preserve">ata </w:t>
      </w:r>
      <w:del w:id="507" w:author="Carter, Laura" w:date="2022-06-06T15:01:00Z">
        <w:r w:rsidR="002570B6" w:rsidDel="00AC53E7">
          <w:delText>C</w:delText>
        </w:r>
      </w:del>
      <w:ins w:id="508" w:author="Carter, Laura" w:date="2022-06-06T15:01:00Z">
        <w:r w:rsidR="00AC53E7">
          <w:t>c</w:t>
        </w:r>
      </w:ins>
      <w:r w:rsidR="002570B6">
        <w:t>uration</w:t>
      </w:r>
      <w:r w:rsidR="00930FC3">
        <w:t>,</w:t>
      </w:r>
      <w:r w:rsidR="000931D5">
        <w:t xml:space="preserve"> </w:t>
      </w:r>
      <w:del w:id="509" w:author="Carter, Laura" w:date="2022-06-06T15:01:00Z">
        <w:r w:rsidR="000931D5" w:rsidDel="00AC53E7">
          <w:delText>V</w:delText>
        </w:r>
      </w:del>
      <w:ins w:id="510" w:author="Carter, Laura" w:date="2022-06-06T15:01:00Z">
        <w:r w:rsidR="00AC53E7">
          <w:t>v</w:t>
        </w:r>
      </w:ins>
      <w:r w:rsidR="000931D5">
        <w:t>isualization,</w:t>
      </w:r>
      <w:r w:rsidR="00725244">
        <w:t xml:space="preserve"> </w:t>
      </w:r>
      <w:ins w:id="511" w:author="Carter, Laura" w:date="2022-06-06T15:01:00Z">
        <w:r w:rsidR="00AC53E7">
          <w:t xml:space="preserve">and </w:t>
        </w:r>
      </w:ins>
      <w:del w:id="512" w:author="Carter, Laura" w:date="2022-06-06T15:01:00Z">
        <w:r w:rsidR="00725244" w:rsidDel="00AC53E7">
          <w:delText>W</w:delText>
        </w:r>
      </w:del>
      <w:ins w:id="513" w:author="Carter, Laura" w:date="2022-06-06T15:01:00Z">
        <w:r w:rsidR="00AC53E7">
          <w:t>w</w:t>
        </w:r>
      </w:ins>
      <w:r w:rsidR="00725244">
        <w:t xml:space="preserve">riting – </w:t>
      </w:r>
      <w:del w:id="514" w:author="Carter, Laura" w:date="2022-06-06T15:01:00Z">
        <w:r w:rsidR="00725244" w:rsidDel="00AC53E7">
          <w:delText>O</w:delText>
        </w:r>
      </w:del>
      <w:ins w:id="515" w:author="Carter, Laura" w:date="2022-06-06T15:01:00Z">
        <w:r w:rsidR="00AC53E7">
          <w:t>o</w:t>
        </w:r>
      </w:ins>
      <w:r w:rsidR="00725244">
        <w:t xml:space="preserve">riginal </w:t>
      </w:r>
      <w:del w:id="516" w:author="Carter, Laura" w:date="2022-06-06T15:01:00Z">
        <w:r w:rsidR="00725244" w:rsidDel="00AC53E7">
          <w:delText>D</w:delText>
        </w:r>
      </w:del>
      <w:ins w:id="517" w:author="Carter, Laura" w:date="2022-06-06T15:01:00Z">
        <w:r w:rsidR="00AC53E7">
          <w:t>d</w:t>
        </w:r>
      </w:ins>
      <w:r w:rsidR="00725244">
        <w:t>raft</w:t>
      </w:r>
      <w:r w:rsidR="00EC4584" w:rsidRPr="00F64853">
        <w:t xml:space="preserve">. Caroline Draxl: </w:t>
      </w:r>
      <w:del w:id="518" w:author="Carter, Laura" w:date="2022-06-06T15:01:00Z">
        <w:r w:rsidR="00F64853" w:rsidDel="00AC53E7">
          <w:delText>C</w:delText>
        </w:r>
      </w:del>
      <w:ins w:id="519" w:author="Carter, Laura" w:date="2022-06-06T15:01:00Z">
        <w:r w:rsidR="00AC53E7">
          <w:t>c</w:t>
        </w:r>
      </w:ins>
      <w:r w:rsidR="00F64853">
        <w:t xml:space="preserve">onceptualization, </w:t>
      </w:r>
      <w:del w:id="520" w:author="Carter, Laura" w:date="2022-06-06T15:01:00Z">
        <w:r w:rsidR="00F64853" w:rsidDel="00AC53E7">
          <w:delText>M</w:delText>
        </w:r>
      </w:del>
      <w:ins w:id="521" w:author="Carter, Laura" w:date="2022-06-06T15:01:00Z">
        <w:r w:rsidR="00AC53E7">
          <w:t>m</w:t>
        </w:r>
      </w:ins>
      <w:r w:rsidR="00F64853">
        <w:t>ethodology</w:t>
      </w:r>
      <w:r w:rsidR="00725244">
        <w:t xml:space="preserve">, </w:t>
      </w:r>
      <w:del w:id="522" w:author="Carter, Laura" w:date="2022-06-06T15:01:00Z">
        <w:r w:rsidR="009A4A08" w:rsidDel="00AC53E7">
          <w:delText>D</w:delText>
        </w:r>
      </w:del>
      <w:ins w:id="523" w:author="Carter, Laura" w:date="2022-06-06T15:01:00Z">
        <w:r w:rsidR="00AC53E7">
          <w:t>d</w:t>
        </w:r>
      </w:ins>
      <w:r w:rsidR="009A4A08">
        <w:t xml:space="preserve">ata </w:t>
      </w:r>
      <w:del w:id="524" w:author="Carter, Laura" w:date="2022-06-06T15:01:00Z">
        <w:r w:rsidR="009A4A08" w:rsidDel="00AC53E7">
          <w:delText>C</w:delText>
        </w:r>
      </w:del>
      <w:ins w:id="525" w:author="Carter, Laura" w:date="2022-06-06T15:01:00Z">
        <w:r w:rsidR="00AC53E7">
          <w:t>c</w:t>
        </w:r>
      </w:ins>
      <w:r w:rsidR="009A4A08">
        <w:t xml:space="preserve">uration, </w:t>
      </w:r>
      <w:del w:id="526" w:author="Carter, Laura" w:date="2022-06-06T15:01:00Z">
        <w:r w:rsidR="00725244" w:rsidDel="00AC53E7">
          <w:delText>W</w:delText>
        </w:r>
      </w:del>
      <w:ins w:id="527" w:author="Carter, Laura" w:date="2022-06-06T15:01:00Z">
        <w:r w:rsidR="00AC53E7">
          <w:t>w</w:t>
        </w:r>
      </w:ins>
      <w:r w:rsidR="00725244">
        <w:t xml:space="preserve">riting – </w:t>
      </w:r>
      <w:del w:id="528" w:author="Carter, Laura" w:date="2022-06-06T15:01:00Z">
        <w:r w:rsidR="00725244" w:rsidDel="00AC53E7">
          <w:delText>R</w:delText>
        </w:r>
      </w:del>
      <w:ins w:id="529" w:author="Carter, Laura" w:date="2022-06-06T15:01:00Z">
        <w:r w:rsidR="00AC53E7">
          <w:t>r</w:t>
        </w:r>
      </w:ins>
      <w:r w:rsidR="00725244">
        <w:t xml:space="preserve">eview </w:t>
      </w:r>
      <w:del w:id="530" w:author="Carter, Laura" w:date="2022-06-06T15:01:00Z">
        <w:r w:rsidR="00725244" w:rsidDel="00AC53E7">
          <w:delText>&amp;</w:delText>
        </w:r>
      </w:del>
      <w:ins w:id="531" w:author="Carter, Laura" w:date="2022-06-06T15:01:00Z">
        <w:r w:rsidR="00AC53E7">
          <w:t>and</w:t>
        </w:r>
      </w:ins>
      <w:r w:rsidR="00725244">
        <w:t xml:space="preserve"> </w:t>
      </w:r>
      <w:del w:id="532" w:author="Carter, Laura" w:date="2022-06-06T15:01:00Z">
        <w:r w:rsidR="00725244" w:rsidDel="00AC53E7">
          <w:delText>E</w:delText>
        </w:r>
      </w:del>
      <w:ins w:id="533" w:author="Carter, Laura" w:date="2022-06-06T15:01:00Z">
        <w:r w:rsidR="00AC53E7">
          <w:t>e</w:t>
        </w:r>
      </w:ins>
      <w:r w:rsidR="00725244">
        <w:t xml:space="preserve">diting, </w:t>
      </w:r>
      <w:ins w:id="534" w:author="Carter, Laura" w:date="2022-06-06T15:01:00Z">
        <w:r w:rsidR="00AC53E7">
          <w:t xml:space="preserve">and </w:t>
        </w:r>
      </w:ins>
      <w:del w:id="535" w:author="Carter, Laura" w:date="2022-06-06T15:01:00Z">
        <w:r w:rsidR="00725244" w:rsidDel="00AC53E7">
          <w:delText>S</w:delText>
        </w:r>
      </w:del>
      <w:ins w:id="536" w:author="Carter, Laura" w:date="2022-06-06T15:01:00Z">
        <w:r w:rsidR="00AC53E7">
          <w:t>s</w:t>
        </w:r>
      </w:ins>
      <w:r w:rsidR="00725244">
        <w:t>upervision</w:t>
      </w:r>
      <w:r w:rsidR="00EC4584" w:rsidRPr="00F64853">
        <w:t xml:space="preserve">. Larry </w:t>
      </w:r>
      <w:r w:rsidR="005C7BC5">
        <w:t xml:space="preserve">K. </w:t>
      </w:r>
      <w:r w:rsidR="00EC4584" w:rsidRPr="00F64853">
        <w:t xml:space="preserve">Berg: </w:t>
      </w:r>
      <w:del w:id="537" w:author="Carter, Laura" w:date="2022-06-06T15:02:00Z">
        <w:r w:rsidR="00F64853" w:rsidDel="00AC53E7">
          <w:delText>C</w:delText>
        </w:r>
      </w:del>
      <w:ins w:id="538" w:author="Carter, Laura" w:date="2022-06-06T15:02:00Z">
        <w:r w:rsidR="00AC53E7">
          <w:t>c</w:t>
        </w:r>
      </w:ins>
      <w:r w:rsidR="00F64853">
        <w:t>onceptualization</w:t>
      </w:r>
      <w:r w:rsidR="00725244">
        <w:t xml:space="preserve">, </w:t>
      </w:r>
      <w:del w:id="539" w:author="Carter, Laura" w:date="2022-06-06T15:02:00Z">
        <w:r w:rsidR="00725244" w:rsidDel="00AC53E7">
          <w:delText>W</w:delText>
        </w:r>
      </w:del>
      <w:ins w:id="540" w:author="Carter, Laura" w:date="2022-06-06T15:02:00Z">
        <w:r w:rsidR="00AC53E7">
          <w:t>w</w:t>
        </w:r>
      </w:ins>
      <w:r w:rsidR="00725244">
        <w:t xml:space="preserve">riting – </w:t>
      </w:r>
      <w:del w:id="541" w:author="Carter, Laura" w:date="2022-06-06T15:02:00Z">
        <w:r w:rsidR="00725244" w:rsidDel="00AC53E7">
          <w:delText>R</w:delText>
        </w:r>
      </w:del>
      <w:ins w:id="542" w:author="Carter, Laura" w:date="2022-06-06T15:02:00Z">
        <w:r w:rsidR="00AC53E7">
          <w:t>r</w:t>
        </w:r>
      </w:ins>
      <w:r w:rsidR="00725244">
        <w:t xml:space="preserve">eview </w:t>
      </w:r>
      <w:ins w:id="543" w:author="Carter, Laura" w:date="2022-06-06T15:02:00Z">
        <w:r w:rsidR="00AC53E7">
          <w:t>and</w:t>
        </w:r>
      </w:ins>
      <w:del w:id="544" w:author="Carter, Laura" w:date="2022-06-06T15:02:00Z">
        <w:r w:rsidR="00725244" w:rsidDel="00AC53E7">
          <w:delText>&amp;</w:delText>
        </w:r>
      </w:del>
      <w:r w:rsidR="00725244">
        <w:t xml:space="preserve"> </w:t>
      </w:r>
      <w:del w:id="545" w:author="Carter, Laura" w:date="2022-06-06T15:02:00Z">
        <w:r w:rsidR="00725244" w:rsidDel="00AC53E7">
          <w:delText>E</w:delText>
        </w:r>
      </w:del>
      <w:ins w:id="546" w:author="Carter, Laura" w:date="2022-06-06T15:02:00Z">
        <w:r w:rsidR="00AC53E7">
          <w:t>e</w:t>
        </w:r>
      </w:ins>
      <w:r w:rsidR="00725244">
        <w:t xml:space="preserve">diting, </w:t>
      </w:r>
      <w:ins w:id="547" w:author="Carter, Laura" w:date="2022-06-06T15:02:00Z">
        <w:r w:rsidR="00AC53E7">
          <w:t xml:space="preserve">and </w:t>
        </w:r>
      </w:ins>
      <w:del w:id="548" w:author="Carter, Laura" w:date="2022-06-06T15:02:00Z">
        <w:r w:rsidR="00725244" w:rsidDel="00AC53E7">
          <w:delText>S</w:delText>
        </w:r>
      </w:del>
      <w:ins w:id="549" w:author="Carter, Laura" w:date="2022-06-06T15:02:00Z">
        <w:r w:rsidR="00AC53E7">
          <w:t>s</w:t>
        </w:r>
      </w:ins>
      <w:r w:rsidR="00725244">
        <w:t>upervision</w:t>
      </w:r>
      <w:r w:rsidR="00EC4584" w:rsidRPr="00F64853">
        <w:t>.</w:t>
      </w:r>
    </w:p>
    <w:p w14:paraId="71D26C26" w14:textId="74BB38DF" w:rsidR="00B67222" w:rsidRDefault="00B67222" w:rsidP="00B67222">
      <w:pPr>
        <w:pStyle w:val="SectionHeading"/>
      </w:pPr>
      <w:r>
        <w:t xml:space="preserve">Data </w:t>
      </w:r>
      <w:r w:rsidR="006D2412">
        <w:t>availability</w:t>
      </w:r>
    </w:p>
    <w:p w14:paraId="430AA71E" w14:textId="679FA4CB" w:rsidR="00B67222" w:rsidRPr="00F64853" w:rsidRDefault="00315CD7" w:rsidP="008B4F10">
      <w:r>
        <w:t>WE-Validate</w:t>
      </w:r>
      <w:r w:rsidR="00DA2EAB">
        <w:t xml:space="preserve"> </w:t>
      </w:r>
      <w:r w:rsidR="00031DA4">
        <w:t>and example data</w:t>
      </w:r>
      <w:ins w:id="550" w:author="Carter, Laura" w:date="2022-06-06T15:02:00Z">
        <w:r w:rsidR="00AC53E7">
          <w:t xml:space="preserve"> </w:t>
        </w:r>
      </w:ins>
      <w:r w:rsidR="00031DA4">
        <w:t>sets discussed in this manuscript are</w:t>
      </w:r>
      <w:r w:rsidR="00DA2EAB">
        <w:t xml:space="preserve"> available at </w:t>
      </w:r>
      <w:hyperlink r:id="rId43" w:history="1">
        <w:r w:rsidR="00DA2EAB" w:rsidRPr="00B61EF2">
          <w:rPr>
            <w:rStyle w:val="Hyperlink"/>
          </w:rPr>
          <w:t>https://github.com/a2edap/WE-Validate</w:t>
        </w:r>
      </w:hyperlink>
      <w:r w:rsidR="005172BB">
        <w:t xml:space="preserve">. </w:t>
      </w:r>
    </w:p>
    <w:p w14:paraId="0EAB5AD0" w14:textId="15ACA137" w:rsidR="00E52EA2" w:rsidRDefault="00306FA4" w:rsidP="00E52EA2">
      <w:pPr>
        <w:pStyle w:val="SectionHeading"/>
      </w:pPr>
      <w:r>
        <w:t>References</w:t>
      </w:r>
    </w:p>
    <w:sdt>
      <w:sdtPr>
        <w:tag w:val="MENDELEY_BIBLIOGRAPHY"/>
        <w:id w:val="895245438"/>
        <w:placeholder>
          <w:docPart w:val="DefaultPlaceholder_-1854013440"/>
        </w:placeholder>
      </w:sdtPr>
      <w:sdtEndPr/>
      <w:sdtContent>
        <w:p w14:paraId="659F482D" w14:textId="14A0B122" w:rsidR="00DE3D1D" w:rsidRDefault="00DE3D1D">
          <w:pPr>
            <w:autoSpaceDE w:val="0"/>
            <w:autoSpaceDN w:val="0"/>
            <w:ind w:hanging="640"/>
            <w:divId w:val="1726486936"/>
            <w:rPr>
              <w:sz w:val="24"/>
              <w:szCs w:val="24"/>
            </w:rPr>
          </w:pPr>
          <w:r>
            <w:t>[1]</w:t>
          </w:r>
          <w:r>
            <w:tab/>
            <w:t xml:space="preserve">R.J. </w:t>
          </w:r>
          <w:proofErr w:type="spellStart"/>
          <w:r>
            <w:t>Bessa</w:t>
          </w:r>
          <w:proofErr w:type="spellEnd"/>
          <w:r>
            <w:t xml:space="preserve">, C. </w:t>
          </w:r>
          <w:proofErr w:type="spellStart"/>
          <w:r>
            <w:t>Möhrlen</w:t>
          </w:r>
          <w:proofErr w:type="spellEnd"/>
          <w:r>
            <w:t xml:space="preserve">, V. </w:t>
          </w:r>
          <w:proofErr w:type="spellStart"/>
          <w:r>
            <w:t>Fundel</w:t>
          </w:r>
          <w:proofErr w:type="spellEnd"/>
          <w:r>
            <w:t xml:space="preserve">, M. Siefert, J. </w:t>
          </w:r>
          <w:proofErr w:type="spellStart"/>
          <w:r>
            <w:t>Browell</w:t>
          </w:r>
          <w:proofErr w:type="spellEnd"/>
          <w:r>
            <w:t xml:space="preserve">, S. Haglund El </w:t>
          </w:r>
          <w:proofErr w:type="spellStart"/>
          <w:r>
            <w:t>Gaidi</w:t>
          </w:r>
          <w:proofErr w:type="spellEnd"/>
          <w:r>
            <w:t xml:space="preserve">, B.M. Hodge, U. Cali, G. </w:t>
          </w:r>
          <w:proofErr w:type="spellStart"/>
          <w:r>
            <w:t>Kariniotakis</w:t>
          </w:r>
          <w:proofErr w:type="spellEnd"/>
          <w:r>
            <w:t xml:space="preserve">, Towards Improved Understanding of the Applicability of Uncertainty Forecasts in the Electric Power Industry, Energies 2017, Vol. 10, Page 1402. 10 (2017) 1402. </w:t>
          </w:r>
          <w:ins w:id="551" w:author="Carter, Laura" w:date="2022-06-06T15:03:00Z">
            <w:r w:rsidR="001C5227">
              <w:fldChar w:fldCharType="begin"/>
            </w:r>
            <w:r w:rsidR="001C5227">
              <w:instrText xml:space="preserve"> HYPERLINK "</w:instrText>
            </w:r>
          </w:ins>
          <w:r w:rsidR="001C5227">
            <w:instrText>https://doi</w:instrText>
          </w:r>
          <w:ins w:id="552" w:author="Carter, Laura" w:date="2022-06-06T15:03:00Z">
            <w:r w:rsidR="001C5227">
              <w:instrText xml:space="preserve">" </w:instrText>
            </w:r>
            <w:r w:rsidR="001C5227">
              <w:fldChar w:fldCharType="separate"/>
            </w:r>
          </w:ins>
          <w:r w:rsidR="001C5227" w:rsidRPr="00EA0094">
            <w:rPr>
              <w:rStyle w:val="Hyperlink"/>
            </w:rPr>
            <w:t>https://doi</w:t>
          </w:r>
          <w:ins w:id="553" w:author="Carter, Laura" w:date="2022-06-06T15:03:00Z">
            <w:r w:rsidR="001C5227">
              <w:fldChar w:fldCharType="end"/>
            </w:r>
          </w:ins>
          <w:r>
            <w:t>.org/10.3390/EN10091402.</w:t>
          </w:r>
        </w:p>
        <w:p w14:paraId="2AA0D325" w14:textId="14D86DB4" w:rsidR="00DE3D1D" w:rsidRDefault="00DE3D1D">
          <w:pPr>
            <w:autoSpaceDE w:val="0"/>
            <w:autoSpaceDN w:val="0"/>
            <w:ind w:hanging="640"/>
            <w:divId w:val="1758676277"/>
          </w:pPr>
          <w:r>
            <w:lastRenderedPageBreak/>
            <w:t>[2]</w:t>
          </w:r>
          <w:r>
            <w:tab/>
            <w:t xml:space="preserve">J.C.Y. Lee, M.J. Fields, An overview of wind-energy-production prediction bias, losses, and uncertainties, Wind Energy Science. 6 (2021) 311–365. </w:t>
          </w:r>
          <w:ins w:id="554" w:author="Carter, Laura" w:date="2022-06-06T15:03:00Z">
            <w:r w:rsidR="001C5227">
              <w:fldChar w:fldCharType="begin"/>
            </w:r>
            <w:r w:rsidR="001C5227">
              <w:instrText xml:space="preserve"> HYPERLINK "</w:instrText>
            </w:r>
          </w:ins>
          <w:r w:rsidR="001C5227">
            <w:instrText>https://doi</w:instrText>
          </w:r>
          <w:ins w:id="555" w:author="Carter, Laura" w:date="2022-06-06T15:03:00Z">
            <w:r w:rsidR="001C5227">
              <w:instrText xml:space="preserve">" </w:instrText>
            </w:r>
            <w:r w:rsidR="001C5227">
              <w:fldChar w:fldCharType="separate"/>
            </w:r>
          </w:ins>
          <w:r w:rsidR="001C5227" w:rsidRPr="00EA0094">
            <w:rPr>
              <w:rStyle w:val="Hyperlink"/>
            </w:rPr>
            <w:t>https://doi</w:t>
          </w:r>
          <w:ins w:id="556" w:author="Carter, Laura" w:date="2022-06-06T15:03:00Z">
            <w:r w:rsidR="001C5227">
              <w:fldChar w:fldCharType="end"/>
            </w:r>
          </w:ins>
          <w:r>
            <w:t>.org/10.5194/WES-6-311-2021.</w:t>
          </w:r>
        </w:p>
        <w:p w14:paraId="76D10263" w14:textId="4A93E1CB" w:rsidR="00DE3D1D" w:rsidRDefault="00DE3D1D">
          <w:pPr>
            <w:autoSpaceDE w:val="0"/>
            <w:autoSpaceDN w:val="0"/>
            <w:ind w:hanging="640"/>
            <w:divId w:val="286666838"/>
          </w:pPr>
          <w:r>
            <w:t>[3]</w:t>
          </w:r>
          <w:r>
            <w:tab/>
            <w:t xml:space="preserve">A. Craig, M. Optis, M.J. Fields, P. Moriarty, Uncertainty quantification in the analyses of operational wind power plant performance, Journal of Physics: Conference Series. 1037 (2018) 052021. </w:t>
          </w:r>
          <w:ins w:id="557" w:author="Carter, Laura" w:date="2022-06-06T15:03:00Z">
            <w:r w:rsidR="001C5227">
              <w:fldChar w:fldCharType="begin"/>
            </w:r>
            <w:r w:rsidR="001C5227">
              <w:instrText xml:space="preserve"> HYPERLINK "</w:instrText>
            </w:r>
          </w:ins>
          <w:r w:rsidR="001C5227">
            <w:instrText>https://doi</w:instrText>
          </w:r>
          <w:ins w:id="558" w:author="Carter, Laura" w:date="2022-06-06T15:03:00Z">
            <w:r w:rsidR="001C5227">
              <w:instrText xml:space="preserve">" </w:instrText>
            </w:r>
            <w:r w:rsidR="001C5227">
              <w:fldChar w:fldCharType="separate"/>
            </w:r>
          </w:ins>
          <w:r w:rsidR="001C5227" w:rsidRPr="00EA0094">
            <w:rPr>
              <w:rStyle w:val="Hyperlink"/>
            </w:rPr>
            <w:t>https://doi</w:t>
          </w:r>
          <w:ins w:id="559" w:author="Carter, Laura" w:date="2022-06-06T15:03:00Z">
            <w:r w:rsidR="001C5227">
              <w:fldChar w:fldCharType="end"/>
            </w:r>
          </w:ins>
          <w:r>
            <w:t>.org/10.1088/1742-6596/1037/5/052021.</w:t>
          </w:r>
        </w:p>
        <w:p w14:paraId="4B5588E6" w14:textId="4CF86C2B" w:rsidR="00DE3D1D" w:rsidRDefault="00DE3D1D">
          <w:pPr>
            <w:autoSpaceDE w:val="0"/>
            <w:autoSpaceDN w:val="0"/>
            <w:ind w:hanging="640"/>
            <w:divId w:val="1450247073"/>
          </w:pPr>
          <w:r>
            <w:t>[4]</w:t>
          </w:r>
          <w:r>
            <w:tab/>
            <w:t xml:space="preserve">C. </w:t>
          </w:r>
          <w:proofErr w:type="spellStart"/>
          <w:r>
            <w:t>Möhrlen</w:t>
          </w:r>
          <w:proofErr w:type="spellEnd"/>
          <w:r>
            <w:t xml:space="preserve">, J. Zack, IEA Wind Expert Group Recommended Practice for the Implementation of Renewable Energy Forecasting Solutions </w:t>
          </w:r>
          <w:del w:id="560" w:author="Carter, Laura" w:date="2022-06-06T15:03:00Z">
            <w:r w:rsidDel="001C5227">
              <w:delText>-</w:delText>
            </w:r>
          </w:del>
          <w:ins w:id="561" w:author="Carter, Laura" w:date="2022-06-06T15:03:00Z">
            <w:r w:rsidR="001C5227">
              <w:t>–</w:t>
            </w:r>
          </w:ins>
          <w:r>
            <w:t xml:space="preserve"> Part 1: Forecast Solution Selection Process, 2019. </w:t>
          </w:r>
          <w:ins w:id="562" w:author="Carter, Laura" w:date="2022-06-06T15:03:00Z">
            <w:r w:rsidR="001C5227">
              <w:fldChar w:fldCharType="begin"/>
            </w:r>
            <w:r w:rsidR="001C5227">
              <w:instrText xml:space="preserve"> HYPERLINK "</w:instrText>
            </w:r>
          </w:ins>
          <w:r w:rsidR="001C5227">
            <w:instrText>https://iea</w:instrText>
          </w:r>
          <w:ins w:id="563" w:author="Carter, Laura" w:date="2022-06-06T15:03:00Z">
            <w:r w:rsidR="001C5227">
              <w:instrText xml:space="preserve">" </w:instrText>
            </w:r>
            <w:r w:rsidR="001C5227">
              <w:fldChar w:fldCharType="separate"/>
            </w:r>
          </w:ins>
          <w:r w:rsidR="001C5227" w:rsidRPr="00EA0094">
            <w:rPr>
              <w:rStyle w:val="Hyperlink"/>
            </w:rPr>
            <w:t>https://iea</w:t>
          </w:r>
          <w:ins w:id="564" w:author="Carter, Laura" w:date="2022-06-06T15:03:00Z">
            <w:r w:rsidR="001C5227">
              <w:fldChar w:fldCharType="end"/>
            </w:r>
          </w:ins>
          <w:r>
            <w:t>-wind.org/wp-content/uploads/2021/04/IEAWindTask36-RecommendedPractice_Part1.pdf.</w:t>
          </w:r>
        </w:p>
        <w:p w14:paraId="2B71BFFD" w14:textId="24EBFE6F" w:rsidR="00DE3D1D" w:rsidRDefault="00DE3D1D">
          <w:pPr>
            <w:autoSpaceDE w:val="0"/>
            <w:autoSpaceDN w:val="0"/>
            <w:ind w:hanging="640"/>
            <w:divId w:val="1215577377"/>
          </w:pPr>
          <w:r>
            <w:t>[5]</w:t>
          </w:r>
          <w:r>
            <w:tab/>
            <w:t xml:space="preserve">C. </w:t>
          </w:r>
          <w:proofErr w:type="spellStart"/>
          <w:r>
            <w:t>Möhrlen</w:t>
          </w:r>
          <w:proofErr w:type="spellEnd"/>
          <w:r>
            <w:t xml:space="preserve">, J. Zack, J. Lerner, IEA Wind Recommended Practice for the Implementation of Renewable Energy Forecasting Solutions </w:t>
          </w:r>
          <w:del w:id="565" w:author="Carter, Laura" w:date="2022-06-06T15:03:00Z">
            <w:r w:rsidDel="001C5227">
              <w:delText>-</w:delText>
            </w:r>
          </w:del>
          <w:ins w:id="566" w:author="Carter, Laura" w:date="2022-06-06T15:03:00Z">
            <w:r w:rsidR="001C5227">
              <w:t>–</w:t>
            </w:r>
          </w:ins>
          <w:r>
            <w:t xml:space="preserve"> Part 2: Designing and Executing Forecasting Benchmarks and Trials, 2019. </w:t>
          </w:r>
          <w:ins w:id="567" w:author="Carter, Laura" w:date="2022-06-06T15:03:00Z">
            <w:r w:rsidR="001C5227">
              <w:fldChar w:fldCharType="begin"/>
            </w:r>
            <w:r w:rsidR="001C5227">
              <w:instrText xml:space="preserve"> HYPERLINK "</w:instrText>
            </w:r>
          </w:ins>
          <w:r w:rsidR="001C5227">
            <w:instrText>https://iea</w:instrText>
          </w:r>
          <w:ins w:id="568" w:author="Carter, Laura" w:date="2022-06-06T15:03:00Z">
            <w:r w:rsidR="001C5227">
              <w:instrText xml:space="preserve">" </w:instrText>
            </w:r>
            <w:r w:rsidR="001C5227">
              <w:fldChar w:fldCharType="separate"/>
            </w:r>
          </w:ins>
          <w:r w:rsidR="001C5227" w:rsidRPr="00EA0094">
            <w:rPr>
              <w:rStyle w:val="Hyperlink"/>
            </w:rPr>
            <w:t>https://iea</w:t>
          </w:r>
          <w:ins w:id="569" w:author="Carter, Laura" w:date="2022-06-06T15:03:00Z">
            <w:r w:rsidR="001C5227">
              <w:fldChar w:fldCharType="end"/>
            </w:r>
          </w:ins>
          <w:r>
            <w:t>-wind.org/wp-content/uploads/2021/02/IEAWindTask36-RecommendedPractice_Part2.pdf.</w:t>
          </w:r>
        </w:p>
        <w:p w14:paraId="45DF1DFC" w14:textId="7CD25E48" w:rsidR="00DE3D1D" w:rsidRDefault="00DE3D1D">
          <w:pPr>
            <w:autoSpaceDE w:val="0"/>
            <w:autoSpaceDN w:val="0"/>
            <w:ind w:hanging="640"/>
            <w:divId w:val="701174455"/>
          </w:pPr>
          <w:r>
            <w:t>[6]</w:t>
          </w:r>
          <w:r>
            <w:tab/>
            <w:t xml:space="preserve">C. Draxl, L.K. Berg, L. Bianco, T.A. Bonin, A. </w:t>
          </w:r>
          <w:proofErr w:type="spellStart"/>
          <w:r>
            <w:t>Choukulkar</w:t>
          </w:r>
          <w:proofErr w:type="spellEnd"/>
          <w:r>
            <w:t xml:space="preserve">, A. Clifton, J.W. Cline, I. v. </w:t>
          </w:r>
          <w:proofErr w:type="spellStart"/>
          <w:r>
            <w:t>Djalalova</w:t>
          </w:r>
          <w:proofErr w:type="spellEnd"/>
          <w:r>
            <w:t xml:space="preserve">, V. </w:t>
          </w:r>
          <w:proofErr w:type="spellStart"/>
          <w:r>
            <w:t>Ghate</w:t>
          </w:r>
          <w:proofErr w:type="spellEnd"/>
          <w:r>
            <w:t xml:space="preserve">, E.P. </w:t>
          </w:r>
          <w:proofErr w:type="spellStart"/>
          <w:r>
            <w:t>Grimit</w:t>
          </w:r>
          <w:proofErr w:type="spellEnd"/>
          <w:r>
            <w:t xml:space="preserve">, K. Holub, J.S. Kenyon, K. Lantz, C. Long, J.K. Lundquist, J. McCaa, K. McCaffrey, J.F. Newman, J.B. Olson, Y. </w:t>
          </w:r>
          <w:proofErr w:type="spellStart"/>
          <w:r>
            <w:t>Pichugina</w:t>
          </w:r>
          <w:proofErr w:type="spellEnd"/>
          <w:r>
            <w:t xml:space="preserve">, J. Sharp, W.J. Shaw, N.H. Smith, M.D. Toy, The Verification and Validation Strategy Within the Second Wind Forecast Improvement Project (WFIP 2), Golden, CO, 2019. </w:t>
          </w:r>
          <w:ins w:id="570" w:author="Carter, Laura" w:date="2022-06-06T15:03:00Z">
            <w:r w:rsidR="001C5227">
              <w:fldChar w:fldCharType="begin"/>
            </w:r>
            <w:r w:rsidR="001C5227">
              <w:instrText xml:space="preserve"> HYPERLINK "</w:instrText>
            </w:r>
          </w:ins>
          <w:r w:rsidR="001C5227">
            <w:instrText>https://doi</w:instrText>
          </w:r>
          <w:ins w:id="571" w:author="Carter, Laura" w:date="2022-06-06T15:03:00Z">
            <w:r w:rsidR="001C5227">
              <w:instrText xml:space="preserve">" </w:instrText>
            </w:r>
            <w:r w:rsidR="001C5227">
              <w:fldChar w:fldCharType="separate"/>
            </w:r>
          </w:ins>
          <w:r w:rsidR="001C5227" w:rsidRPr="00EA0094">
            <w:rPr>
              <w:rStyle w:val="Hyperlink"/>
            </w:rPr>
            <w:t>https://doi</w:t>
          </w:r>
          <w:ins w:id="572" w:author="Carter, Laura" w:date="2022-06-06T15:03:00Z">
            <w:r w:rsidR="001C5227">
              <w:fldChar w:fldCharType="end"/>
            </w:r>
          </w:ins>
          <w:r>
            <w:t>.org/NREL/TP-5000-72553.</w:t>
          </w:r>
        </w:p>
        <w:p w14:paraId="1B8E148E" w14:textId="6264A894" w:rsidR="00DE3D1D" w:rsidRDefault="00DE3D1D">
          <w:pPr>
            <w:autoSpaceDE w:val="0"/>
            <w:autoSpaceDN w:val="0"/>
            <w:ind w:hanging="640"/>
            <w:divId w:val="1947496952"/>
          </w:pPr>
          <w:r>
            <w:t>[7]</w:t>
          </w:r>
          <w:r>
            <w:tab/>
            <w:t xml:space="preserve">J.M. </w:t>
          </w:r>
          <w:proofErr w:type="spellStart"/>
          <w:r>
            <w:t>Wilczak</w:t>
          </w:r>
          <w:proofErr w:type="spellEnd"/>
          <w:r>
            <w:t xml:space="preserve">, M. </w:t>
          </w:r>
          <w:proofErr w:type="spellStart"/>
          <w:r>
            <w:t>Stoelinga</w:t>
          </w:r>
          <w:proofErr w:type="spellEnd"/>
          <w:r>
            <w:t xml:space="preserve">, L.K. Berg, J. Sharp, C. Draxl, K. McCaffrey, R.M. Banta, L. Bianco, I. </w:t>
          </w:r>
          <w:proofErr w:type="spellStart"/>
          <w:r>
            <w:t>Djalalova</w:t>
          </w:r>
          <w:proofErr w:type="spellEnd"/>
          <w:r>
            <w:t xml:space="preserve">, J.K. Lundquist, P. Muradyan, A. </w:t>
          </w:r>
          <w:proofErr w:type="spellStart"/>
          <w:r>
            <w:t>Choukulkar</w:t>
          </w:r>
          <w:proofErr w:type="spellEnd"/>
          <w:r>
            <w:t xml:space="preserve">, L. Leo, T. Bonin, Y. </w:t>
          </w:r>
          <w:proofErr w:type="spellStart"/>
          <w:r>
            <w:t>Pichugina</w:t>
          </w:r>
          <w:proofErr w:type="spellEnd"/>
          <w:r>
            <w:t xml:space="preserve">, R. Eckman, C.N. Long, K. Lantz, R.P. </w:t>
          </w:r>
          <w:proofErr w:type="spellStart"/>
          <w:r>
            <w:t>Worsnop</w:t>
          </w:r>
          <w:proofErr w:type="spellEnd"/>
          <w:r>
            <w:t xml:space="preserve">, J. Bickford, N. Bodini, D. Chand, A. Clifton, J. Cline, D.R. Cook, H.J.S. Fernando, K. Friedrich, R. Krishnamurthy, M. Marquis, J. McCaa, J.B. Olson, S. </w:t>
          </w:r>
          <w:proofErr w:type="spellStart"/>
          <w:r>
            <w:t>Otarola</w:t>
          </w:r>
          <w:proofErr w:type="spellEnd"/>
          <w:r>
            <w:t xml:space="preserve">-Bustos, G. Scott, W.J. Shaw, S. Wharton, A.B. White, The Second Wind Forecast Improvement Project (WFIP2): Observational Field Campaign, Bull Am </w:t>
          </w:r>
          <w:proofErr w:type="spellStart"/>
          <w:r>
            <w:t>Meteorol</w:t>
          </w:r>
          <w:proofErr w:type="spellEnd"/>
          <w:r>
            <w:t xml:space="preserve"> Soc. 100 (2019) 1701–1723. </w:t>
          </w:r>
          <w:ins w:id="573" w:author="Carter, Laura" w:date="2022-06-06T15:03:00Z">
            <w:r w:rsidR="001C5227">
              <w:fldChar w:fldCharType="begin"/>
            </w:r>
            <w:r w:rsidR="001C5227">
              <w:instrText xml:space="preserve"> HYPERLINK "</w:instrText>
            </w:r>
          </w:ins>
          <w:r w:rsidR="001C5227">
            <w:instrText>https://doi</w:instrText>
          </w:r>
          <w:ins w:id="574" w:author="Carter, Laura" w:date="2022-06-06T15:03:00Z">
            <w:r w:rsidR="001C5227">
              <w:instrText xml:space="preserve">" </w:instrText>
            </w:r>
            <w:r w:rsidR="001C5227">
              <w:fldChar w:fldCharType="separate"/>
            </w:r>
          </w:ins>
          <w:r w:rsidR="001C5227" w:rsidRPr="00EA0094">
            <w:rPr>
              <w:rStyle w:val="Hyperlink"/>
            </w:rPr>
            <w:t>https://doi</w:t>
          </w:r>
          <w:ins w:id="575" w:author="Carter, Laura" w:date="2022-06-06T15:03:00Z">
            <w:r w:rsidR="001C5227">
              <w:fldChar w:fldCharType="end"/>
            </w:r>
          </w:ins>
          <w:r>
            <w:t>.org/10.1175/BAMS-D-18-0035.1.</w:t>
          </w:r>
        </w:p>
        <w:p w14:paraId="34B7546B" w14:textId="0B0E9F57" w:rsidR="00DE3D1D" w:rsidRDefault="00DE3D1D">
          <w:pPr>
            <w:autoSpaceDE w:val="0"/>
            <w:autoSpaceDN w:val="0"/>
            <w:ind w:hanging="640"/>
            <w:divId w:val="1647512481"/>
          </w:pPr>
          <w:r>
            <w:t>[8]</w:t>
          </w:r>
          <w:r>
            <w:tab/>
            <w:t xml:space="preserve">W.J. Shaw, L.K. Berg, J. Cline, C. Draxl, I. </w:t>
          </w:r>
          <w:proofErr w:type="spellStart"/>
          <w:r>
            <w:t>Djalalova</w:t>
          </w:r>
          <w:proofErr w:type="spellEnd"/>
          <w:r>
            <w:t xml:space="preserve">, E.P. </w:t>
          </w:r>
          <w:proofErr w:type="spellStart"/>
          <w:r>
            <w:t>Grimit</w:t>
          </w:r>
          <w:proofErr w:type="spellEnd"/>
          <w:r>
            <w:t xml:space="preserve">, J.K. Lundquist, M. Marquis, J. McCaa, J.B. Olson, C. </w:t>
          </w:r>
          <w:proofErr w:type="spellStart"/>
          <w:r>
            <w:t>Sivaraman</w:t>
          </w:r>
          <w:proofErr w:type="spellEnd"/>
          <w:r>
            <w:t xml:space="preserve">, J. Sharp, J.M. </w:t>
          </w:r>
          <w:proofErr w:type="spellStart"/>
          <w:r>
            <w:t>Wilczak</w:t>
          </w:r>
          <w:proofErr w:type="spellEnd"/>
          <w:r>
            <w:t xml:space="preserve">, The Second Wind Forecast Improvement Project (WFIP2): General Overview, Bull Am </w:t>
          </w:r>
          <w:proofErr w:type="spellStart"/>
          <w:r>
            <w:t>Meteorol</w:t>
          </w:r>
          <w:proofErr w:type="spellEnd"/>
          <w:r>
            <w:t xml:space="preserve"> Soc. 100 (2019) 1687–1699. </w:t>
          </w:r>
          <w:ins w:id="576" w:author="Carter, Laura" w:date="2022-06-06T15:03:00Z">
            <w:r w:rsidR="001C5227">
              <w:fldChar w:fldCharType="begin"/>
            </w:r>
            <w:r w:rsidR="001C5227">
              <w:instrText xml:space="preserve"> HYPERLINK "</w:instrText>
            </w:r>
          </w:ins>
          <w:r w:rsidR="001C5227">
            <w:instrText>https://doi</w:instrText>
          </w:r>
          <w:ins w:id="577" w:author="Carter, Laura" w:date="2022-06-06T15:03:00Z">
            <w:r w:rsidR="001C5227">
              <w:instrText xml:space="preserve">" </w:instrText>
            </w:r>
            <w:r w:rsidR="001C5227">
              <w:fldChar w:fldCharType="separate"/>
            </w:r>
          </w:ins>
          <w:r w:rsidR="001C5227" w:rsidRPr="00EA0094">
            <w:rPr>
              <w:rStyle w:val="Hyperlink"/>
            </w:rPr>
            <w:t>https://doi</w:t>
          </w:r>
          <w:ins w:id="578" w:author="Carter, Laura" w:date="2022-06-06T15:03:00Z">
            <w:r w:rsidR="001C5227">
              <w:fldChar w:fldCharType="end"/>
            </w:r>
          </w:ins>
          <w:r>
            <w:t>.org/10.1175/BAMS-D-18-0036.1.</w:t>
          </w:r>
        </w:p>
        <w:p w14:paraId="782E55A0" w14:textId="7E898BA6" w:rsidR="00DE3D1D" w:rsidRDefault="00DE3D1D">
          <w:pPr>
            <w:autoSpaceDE w:val="0"/>
            <w:autoSpaceDN w:val="0"/>
            <w:ind w:hanging="640"/>
            <w:divId w:val="512693044"/>
          </w:pPr>
          <w:r>
            <w:lastRenderedPageBreak/>
            <w:t>[9]</w:t>
          </w:r>
          <w:r>
            <w:tab/>
            <w:t xml:space="preserve">J.B. Olson, J.S. Kenyon, I. </w:t>
          </w:r>
          <w:proofErr w:type="spellStart"/>
          <w:r>
            <w:t>Djalalova</w:t>
          </w:r>
          <w:proofErr w:type="spellEnd"/>
          <w:r>
            <w:t xml:space="preserve">, L. Bianco, D.D. Turner, Y. </w:t>
          </w:r>
          <w:proofErr w:type="spellStart"/>
          <w:r>
            <w:t>Pichugina</w:t>
          </w:r>
          <w:proofErr w:type="spellEnd"/>
          <w:r>
            <w:t xml:space="preserve">, A. </w:t>
          </w:r>
          <w:proofErr w:type="spellStart"/>
          <w:r>
            <w:t>Choukulkar</w:t>
          </w:r>
          <w:proofErr w:type="spellEnd"/>
          <w:r>
            <w:t xml:space="preserve">, M.D. Toy, J.M. Brown, W.M. Angevine, E. </w:t>
          </w:r>
          <w:proofErr w:type="spellStart"/>
          <w:r>
            <w:t>Akish</w:t>
          </w:r>
          <w:proofErr w:type="spellEnd"/>
          <w:r>
            <w:t xml:space="preserve">, J.W. Bao, P. Jimenez, B. </w:t>
          </w:r>
          <w:proofErr w:type="spellStart"/>
          <w:r>
            <w:t>Kosovic</w:t>
          </w:r>
          <w:proofErr w:type="spellEnd"/>
          <w:r>
            <w:t xml:space="preserve">, K.A. Lundquist, C. Draxl, J.K. Lundquist, J. McCaa, K. McCaffrey, K. Lantz, C. Long, J. </w:t>
          </w:r>
          <w:proofErr w:type="spellStart"/>
          <w:r>
            <w:t>Wilczak</w:t>
          </w:r>
          <w:proofErr w:type="spellEnd"/>
          <w:r>
            <w:t xml:space="preserve">, R. Banta, M. Marquis, S. Redfern, L.K. Berg, W. Shaw, J. Cline, Improving Wind Energy Forecasting through Numerical Weather Prediction Model Development, Bull Am </w:t>
          </w:r>
          <w:proofErr w:type="spellStart"/>
          <w:r>
            <w:t>Meteorol</w:t>
          </w:r>
          <w:proofErr w:type="spellEnd"/>
          <w:r>
            <w:t xml:space="preserve"> Soc. 100 (2019) 2201–2220. </w:t>
          </w:r>
          <w:ins w:id="579" w:author="Carter, Laura" w:date="2022-06-06T15:03:00Z">
            <w:r w:rsidR="001C5227">
              <w:fldChar w:fldCharType="begin"/>
            </w:r>
            <w:r w:rsidR="001C5227">
              <w:instrText xml:space="preserve"> HYPERLINK "</w:instrText>
            </w:r>
          </w:ins>
          <w:r w:rsidR="001C5227">
            <w:instrText>https://doi</w:instrText>
          </w:r>
          <w:ins w:id="580" w:author="Carter, Laura" w:date="2022-06-06T15:03:00Z">
            <w:r w:rsidR="001C5227">
              <w:instrText xml:space="preserve">" </w:instrText>
            </w:r>
            <w:r w:rsidR="001C5227">
              <w:fldChar w:fldCharType="separate"/>
            </w:r>
          </w:ins>
          <w:r w:rsidR="001C5227" w:rsidRPr="00EA0094">
            <w:rPr>
              <w:rStyle w:val="Hyperlink"/>
            </w:rPr>
            <w:t>https://doi</w:t>
          </w:r>
          <w:ins w:id="581" w:author="Carter, Laura" w:date="2022-06-06T15:03:00Z">
            <w:r w:rsidR="001C5227">
              <w:fldChar w:fldCharType="end"/>
            </w:r>
          </w:ins>
          <w:r>
            <w:t>.org/10.1175/BAMS-D-18-0040.1.</w:t>
          </w:r>
        </w:p>
        <w:p w14:paraId="2497C347" w14:textId="77777777" w:rsidR="00DE3D1D" w:rsidRDefault="00DE3D1D">
          <w:pPr>
            <w:autoSpaceDE w:val="0"/>
            <w:autoSpaceDN w:val="0"/>
            <w:ind w:hanging="640"/>
            <w:divId w:val="752581890"/>
          </w:pPr>
          <w:r>
            <w:t>[10]</w:t>
          </w:r>
          <w:r>
            <w:tab/>
            <w:t xml:space="preserve">G. </w:t>
          </w:r>
          <w:proofErr w:type="spellStart"/>
          <w:r>
            <w:t>Giebel</w:t>
          </w:r>
          <w:proofErr w:type="spellEnd"/>
          <w:r>
            <w:t xml:space="preserve">, W. Shaw, H. Frank, C. Draxl, P. Pinson, G. </w:t>
          </w:r>
          <w:proofErr w:type="spellStart"/>
          <w:r>
            <w:t>Kariniotakis</w:t>
          </w:r>
          <w:proofErr w:type="spellEnd"/>
          <w:r>
            <w:t xml:space="preserve">, C. </w:t>
          </w:r>
          <w:proofErr w:type="spellStart"/>
          <w:r>
            <w:t>Möhrlen</w:t>
          </w:r>
          <w:proofErr w:type="spellEnd"/>
          <w:r>
            <w:t>, Task Proposal Extension of Task 36 Forecasting for Wind Energy, Phase II, 2018.</w:t>
          </w:r>
        </w:p>
        <w:p w14:paraId="6D2B40D9" w14:textId="6E738146" w:rsidR="00DE3D1D" w:rsidRDefault="00DE3D1D">
          <w:pPr>
            <w:autoSpaceDE w:val="0"/>
            <w:autoSpaceDN w:val="0"/>
            <w:ind w:hanging="640"/>
            <w:divId w:val="1770657901"/>
          </w:pPr>
          <w:r>
            <w:t>[11]</w:t>
          </w:r>
          <w:r>
            <w:tab/>
            <w:t xml:space="preserve">J. </w:t>
          </w:r>
          <w:proofErr w:type="spellStart"/>
          <w:r>
            <w:t>Reback</w:t>
          </w:r>
          <w:proofErr w:type="spellEnd"/>
          <w:r>
            <w:t xml:space="preserve">, W. McKinney, </w:t>
          </w:r>
          <w:proofErr w:type="spellStart"/>
          <w:r>
            <w:t>jbrockmendel</w:t>
          </w:r>
          <w:proofErr w:type="spellEnd"/>
          <w:r>
            <w:t xml:space="preserve">, J. van den </w:t>
          </w:r>
          <w:proofErr w:type="spellStart"/>
          <w:r>
            <w:t>Bossche</w:t>
          </w:r>
          <w:proofErr w:type="spellEnd"/>
          <w:r>
            <w:t xml:space="preserve">, T. </w:t>
          </w:r>
          <w:proofErr w:type="spellStart"/>
          <w:r>
            <w:t>Augspurger</w:t>
          </w:r>
          <w:proofErr w:type="spellEnd"/>
          <w:r>
            <w:t xml:space="preserve">, P. Cloud, </w:t>
          </w:r>
          <w:proofErr w:type="spellStart"/>
          <w:r>
            <w:t>gfyoung</w:t>
          </w:r>
          <w:proofErr w:type="spellEnd"/>
          <w:r>
            <w:t xml:space="preserve">, </w:t>
          </w:r>
          <w:proofErr w:type="spellStart"/>
          <w:r>
            <w:t>Sinhrks</w:t>
          </w:r>
          <w:proofErr w:type="spellEnd"/>
          <w:r>
            <w:t xml:space="preserve">, A. Klein, M. </w:t>
          </w:r>
          <w:proofErr w:type="spellStart"/>
          <w:r>
            <w:t>Roeschke</w:t>
          </w:r>
          <w:proofErr w:type="spellEnd"/>
          <w:r>
            <w:t xml:space="preserve">, S. Hawkins, J. </w:t>
          </w:r>
          <w:proofErr w:type="spellStart"/>
          <w:r>
            <w:t>Tratner</w:t>
          </w:r>
          <w:proofErr w:type="spellEnd"/>
          <w:r>
            <w:t xml:space="preserve">, C. She, W. </w:t>
          </w:r>
          <w:proofErr w:type="spellStart"/>
          <w:r>
            <w:t>Ayd</w:t>
          </w:r>
          <w:proofErr w:type="spellEnd"/>
          <w:r>
            <w:t xml:space="preserve">, T. Petersen, M. Garcia, J. Schendel, A. Hayden, </w:t>
          </w:r>
          <w:proofErr w:type="spellStart"/>
          <w:r>
            <w:t>MomIsBestFriend</w:t>
          </w:r>
          <w:proofErr w:type="spellEnd"/>
          <w:r>
            <w:t xml:space="preserve">, V. </w:t>
          </w:r>
          <w:proofErr w:type="spellStart"/>
          <w:r>
            <w:t>Jancauskas</w:t>
          </w:r>
          <w:proofErr w:type="spellEnd"/>
          <w:r>
            <w:t xml:space="preserve">, P. </w:t>
          </w:r>
          <w:proofErr w:type="spellStart"/>
          <w:r>
            <w:t>Battiston</w:t>
          </w:r>
          <w:proofErr w:type="spellEnd"/>
          <w:r>
            <w:t xml:space="preserve">, S. </w:t>
          </w:r>
          <w:proofErr w:type="spellStart"/>
          <w:r>
            <w:t>Seabold</w:t>
          </w:r>
          <w:proofErr w:type="spellEnd"/>
          <w:r>
            <w:t>, chris-b1, h-</w:t>
          </w:r>
          <w:proofErr w:type="spellStart"/>
          <w:r>
            <w:t>vetinari</w:t>
          </w:r>
          <w:proofErr w:type="spellEnd"/>
          <w:r>
            <w:t xml:space="preserve">, S. Hoyer, O. </w:t>
          </w:r>
          <w:proofErr w:type="spellStart"/>
          <w:r>
            <w:t>Wouter</w:t>
          </w:r>
          <w:proofErr w:type="spellEnd"/>
          <w:r>
            <w:t xml:space="preserve">, alimcmaster1, K. Dong, C. Whelan, M. </w:t>
          </w:r>
          <w:proofErr w:type="spellStart"/>
          <w:r>
            <w:t>Mehyar</w:t>
          </w:r>
          <w:proofErr w:type="spellEnd"/>
          <w:r>
            <w:t xml:space="preserve">, pandas-dev/pandas: Pandas 1.0.3 (v1.0.3), (2020). </w:t>
          </w:r>
          <w:ins w:id="582" w:author="Carter, Laura" w:date="2022-06-06T15:03:00Z">
            <w:r w:rsidR="001C5227">
              <w:fldChar w:fldCharType="begin"/>
            </w:r>
            <w:r w:rsidR="001C5227">
              <w:instrText xml:space="preserve"> HYPERLINK "</w:instrText>
            </w:r>
          </w:ins>
          <w:r w:rsidR="001C5227">
            <w:instrText>https://doi</w:instrText>
          </w:r>
          <w:ins w:id="583" w:author="Carter, Laura" w:date="2022-06-06T15:03:00Z">
            <w:r w:rsidR="001C5227">
              <w:instrText xml:space="preserve">" </w:instrText>
            </w:r>
            <w:r w:rsidR="001C5227">
              <w:fldChar w:fldCharType="separate"/>
            </w:r>
          </w:ins>
          <w:r w:rsidR="001C5227" w:rsidRPr="00EA0094">
            <w:rPr>
              <w:rStyle w:val="Hyperlink"/>
            </w:rPr>
            <w:t>https://doi</w:t>
          </w:r>
          <w:ins w:id="584" w:author="Carter, Laura" w:date="2022-06-06T15:03:00Z">
            <w:r w:rsidR="001C5227">
              <w:fldChar w:fldCharType="end"/>
            </w:r>
          </w:ins>
          <w:r>
            <w:t>.org/10.5281/zenodo.3715232.</w:t>
          </w:r>
        </w:p>
        <w:p w14:paraId="2F63BEAB" w14:textId="449444F9" w:rsidR="00DE3D1D" w:rsidRDefault="00DE3D1D">
          <w:pPr>
            <w:autoSpaceDE w:val="0"/>
            <w:autoSpaceDN w:val="0"/>
            <w:ind w:hanging="640"/>
            <w:divId w:val="683870645"/>
          </w:pPr>
          <w:r>
            <w:t>[12]</w:t>
          </w:r>
          <w:r>
            <w:tab/>
            <w:t xml:space="preserve">L. Bianco, I. v. </w:t>
          </w:r>
          <w:proofErr w:type="spellStart"/>
          <w:r>
            <w:t>Djalalova</w:t>
          </w:r>
          <w:proofErr w:type="spellEnd"/>
          <w:r>
            <w:t xml:space="preserve">, J.M. </w:t>
          </w:r>
          <w:proofErr w:type="spellStart"/>
          <w:r>
            <w:t>Wilczak</w:t>
          </w:r>
          <w:proofErr w:type="spellEnd"/>
          <w:r>
            <w:t xml:space="preserve">, J. Cline, S. Calvert, E. </w:t>
          </w:r>
          <w:proofErr w:type="spellStart"/>
          <w:r>
            <w:t>Konopleva-Akish</w:t>
          </w:r>
          <w:proofErr w:type="spellEnd"/>
          <w:r>
            <w:t xml:space="preserve">, C. Finley, J. Freedman, A Wind Energy Ramp Tool and Metric for Measuring the Skill of Numerical Weather Prediction Models, Weather and Forecasting. 31 (2016) 1137–1156. </w:t>
          </w:r>
          <w:ins w:id="585" w:author="Carter, Laura" w:date="2022-06-06T15:03:00Z">
            <w:r w:rsidR="001C5227">
              <w:fldChar w:fldCharType="begin"/>
            </w:r>
            <w:r w:rsidR="001C5227">
              <w:instrText xml:space="preserve"> HYPERLINK "</w:instrText>
            </w:r>
          </w:ins>
          <w:r w:rsidR="001C5227">
            <w:instrText>https://doi</w:instrText>
          </w:r>
          <w:ins w:id="586" w:author="Carter, Laura" w:date="2022-06-06T15:03:00Z">
            <w:r w:rsidR="001C5227">
              <w:instrText xml:space="preserve">" </w:instrText>
            </w:r>
            <w:r w:rsidR="001C5227">
              <w:fldChar w:fldCharType="separate"/>
            </w:r>
          </w:ins>
          <w:r w:rsidR="001C5227" w:rsidRPr="00EA0094">
            <w:rPr>
              <w:rStyle w:val="Hyperlink"/>
            </w:rPr>
            <w:t>https://doi</w:t>
          </w:r>
          <w:ins w:id="587" w:author="Carter, Laura" w:date="2022-06-06T15:03:00Z">
            <w:r w:rsidR="001C5227">
              <w:fldChar w:fldCharType="end"/>
            </w:r>
          </w:ins>
          <w:r>
            <w:t>.org/10.1175/WAF-D-15-0144.1.</w:t>
          </w:r>
        </w:p>
        <w:p w14:paraId="20966716" w14:textId="4F15FFB4" w:rsidR="00DE3D1D" w:rsidRDefault="00DE3D1D">
          <w:pPr>
            <w:autoSpaceDE w:val="0"/>
            <w:autoSpaceDN w:val="0"/>
            <w:ind w:hanging="640"/>
            <w:divId w:val="1901359362"/>
          </w:pPr>
          <w:r>
            <w:t>[13]</w:t>
          </w:r>
          <w:r>
            <w:tab/>
            <w:t xml:space="preserve">C.W. Hansen, W.F. Holmgren, A. Tuohy, J. Sharp, A.T. Lorenzo, L.J. </w:t>
          </w:r>
          <w:proofErr w:type="spellStart"/>
          <w:r>
            <w:t>Boeman</w:t>
          </w:r>
          <w:proofErr w:type="spellEnd"/>
          <w:r>
            <w:t xml:space="preserve">, A. </w:t>
          </w:r>
          <w:proofErr w:type="spellStart"/>
          <w:r>
            <w:t>Golnas</w:t>
          </w:r>
          <w:proofErr w:type="spellEnd"/>
          <w:r>
            <w:t xml:space="preserve">, The Solar Forecast Arbiter: An Open Source Evaluation Framework for Solar Forecasting, Conference Record of the IEEE Photovoltaic Specialists Conference. (2019) 2452–2457. </w:t>
          </w:r>
          <w:ins w:id="588" w:author="Carter, Laura" w:date="2022-06-06T15:03:00Z">
            <w:r w:rsidR="001C5227">
              <w:fldChar w:fldCharType="begin"/>
            </w:r>
            <w:r w:rsidR="001C5227">
              <w:instrText xml:space="preserve"> HYPERLINK "</w:instrText>
            </w:r>
          </w:ins>
          <w:r w:rsidR="001C5227">
            <w:instrText>https://doi</w:instrText>
          </w:r>
          <w:ins w:id="589" w:author="Carter, Laura" w:date="2022-06-06T15:03:00Z">
            <w:r w:rsidR="001C5227">
              <w:instrText xml:space="preserve">" </w:instrText>
            </w:r>
            <w:r w:rsidR="001C5227">
              <w:fldChar w:fldCharType="separate"/>
            </w:r>
          </w:ins>
          <w:r w:rsidR="001C5227" w:rsidRPr="00EA0094">
            <w:rPr>
              <w:rStyle w:val="Hyperlink"/>
            </w:rPr>
            <w:t>https://doi</w:t>
          </w:r>
          <w:ins w:id="590" w:author="Carter, Laura" w:date="2022-06-06T15:03:00Z">
            <w:r w:rsidR="001C5227">
              <w:fldChar w:fldCharType="end"/>
            </w:r>
          </w:ins>
          <w:r>
            <w:t>.org/10.1109/PVSC40753.2019.8980713.</w:t>
          </w:r>
        </w:p>
        <w:p w14:paraId="44FD7CFA" w14:textId="000999A2" w:rsidR="00DE3D1D" w:rsidRDefault="00DE3D1D">
          <w:pPr>
            <w:autoSpaceDE w:val="0"/>
            <w:autoSpaceDN w:val="0"/>
            <w:ind w:hanging="640"/>
            <w:divId w:val="298921542"/>
          </w:pPr>
          <w:r>
            <w:t>[14]</w:t>
          </w:r>
          <w:r>
            <w:tab/>
            <w:t xml:space="preserve">G. McCabe, J. </w:t>
          </w:r>
          <w:proofErr w:type="spellStart"/>
          <w:r>
            <w:t>Prestopnik</w:t>
          </w:r>
          <w:proofErr w:type="spellEnd"/>
          <w:r>
            <w:t xml:space="preserve">, J. </w:t>
          </w:r>
          <w:proofErr w:type="spellStart"/>
          <w:r>
            <w:t>Opatz</w:t>
          </w:r>
          <w:proofErr w:type="spellEnd"/>
          <w:r>
            <w:t xml:space="preserve">, J. Halley </w:t>
          </w:r>
          <w:proofErr w:type="spellStart"/>
          <w:r>
            <w:t>Gotway</w:t>
          </w:r>
          <w:proofErr w:type="spellEnd"/>
          <w:r>
            <w:t xml:space="preserve">, T. Jensen, J. </w:t>
          </w:r>
          <w:proofErr w:type="spellStart"/>
          <w:r>
            <w:t>Vigh</w:t>
          </w:r>
          <w:proofErr w:type="spellEnd"/>
          <w:r>
            <w:t xml:space="preserve">, M. Row, C. Kalb, H. Fisher, L. Goodrich, D. </w:t>
          </w:r>
          <w:proofErr w:type="spellStart"/>
          <w:r>
            <w:t>Adriaansen</w:t>
          </w:r>
          <w:proofErr w:type="spellEnd"/>
          <w:r>
            <w:t>, M. Win-</w:t>
          </w:r>
          <w:proofErr w:type="spellStart"/>
          <w:r>
            <w:t>Gildenmeister</w:t>
          </w:r>
          <w:proofErr w:type="spellEnd"/>
          <w:r>
            <w:t xml:space="preserve">, J. </w:t>
          </w:r>
          <w:proofErr w:type="spellStart"/>
          <w:r>
            <w:t>Frimel</w:t>
          </w:r>
          <w:proofErr w:type="spellEnd"/>
          <w:r>
            <w:t xml:space="preserve">, L. Blank, T. </w:t>
          </w:r>
          <w:proofErr w:type="spellStart"/>
          <w:r>
            <w:t>Arbetter</w:t>
          </w:r>
          <w:proofErr w:type="spellEnd"/>
          <w:r>
            <w:t xml:space="preserve">, The </w:t>
          </w:r>
          <w:proofErr w:type="spellStart"/>
          <w:r>
            <w:t>METplus</w:t>
          </w:r>
          <w:proofErr w:type="spellEnd"/>
          <w:r>
            <w:t xml:space="preserve"> Version 4.1.2 User’s Guide, (2022). </w:t>
          </w:r>
          <w:ins w:id="591" w:author="Carter, Laura" w:date="2022-06-06T15:03:00Z">
            <w:r w:rsidR="001C5227">
              <w:fldChar w:fldCharType="begin"/>
            </w:r>
            <w:r w:rsidR="001C5227">
              <w:instrText xml:space="preserve"> HYPERLINK "</w:instrText>
            </w:r>
          </w:ins>
          <w:r w:rsidR="001C5227">
            <w:instrText>https://github</w:instrText>
          </w:r>
          <w:ins w:id="592" w:author="Carter, Laura" w:date="2022-06-06T15:03:00Z">
            <w:r w:rsidR="001C5227">
              <w:instrText xml:space="preserve">" </w:instrText>
            </w:r>
            <w:r w:rsidR="001C5227">
              <w:fldChar w:fldCharType="separate"/>
            </w:r>
          </w:ins>
          <w:r w:rsidR="001C5227" w:rsidRPr="00EA0094">
            <w:rPr>
              <w:rStyle w:val="Hyperlink"/>
            </w:rPr>
            <w:t>https://github</w:t>
          </w:r>
          <w:ins w:id="593" w:author="Carter, Laura" w:date="2022-06-06T15:03:00Z">
            <w:r w:rsidR="001C5227">
              <w:fldChar w:fldCharType="end"/>
            </w:r>
          </w:ins>
          <w:r>
            <w:t>.com/dtcenter/METplus/releases.</w:t>
          </w:r>
        </w:p>
        <w:p w14:paraId="4BB04F52" w14:textId="35AFAB5A" w:rsidR="00DE3D1D" w:rsidRDefault="00DE3D1D">
          <w:pPr>
            <w:autoSpaceDE w:val="0"/>
            <w:autoSpaceDN w:val="0"/>
            <w:ind w:hanging="640"/>
            <w:divId w:val="1413698268"/>
          </w:pPr>
          <w:r>
            <w:t>[15]</w:t>
          </w:r>
          <w:r>
            <w:tab/>
            <w:t xml:space="preserve">M.W. </w:t>
          </w:r>
          <w:proofErr w:type="spellStart"/>
          <w:r>
            <w:t>Liemohn</w:t>
          </w:r>
          <w:proofErr w:type="spellEnd"/>
          <w:r>
            <w:t xml:space="preserve">, A.D. Shane, A.R. Azari, A.K. Petersen, B.M. </w:t>
          </w:r>
          <w:proofErr w:type="spellStart"/>
          <w:r>
            <w:t>Swiger</w:t>
          </w:r>
          <w:proofErr w:type="spellEnd"/>
          <w:r>
            <w:t xml:space="preserve">, A. Mukhopadhyay, RMSE is not enough: Guidelines to robust data-model comparisons for magnetospheric physics, Journal of Atmospheric and Solar-Terrestrial Physics. 218 (2021) 105624. </w:t>
          </w:r>
          <w:ins w:id="594" w:author="Carter, Laura" w:date="2022-06-06T15:03:00Z">
            <w:r w:rsidR="001C5227">
              <w:fldChar w:fldCharType="begin"/>
            </w:r>
            <w:r w:rsidR="001C5227">
              <w:instrText xml:space="preserve"> HYPERLINK "</w:instrText>
            </w:r>
          </w:ins>
          <w:r w:rsidR="001C5227">
            <w:instrText>https://doi</w:instrText>
          </w:r>
          <w:ins w:id="595" w:author="Carter, Laura" w:date="2022-06-06T15:03:00Z">
            <w:r w:rsidR="001C5227">
              <w:instrText xml:space="preserve">" </w:instrText>
            </w:r>
            <w:r w:rsidR="001C5227">
              <w:fldChar w:fldCharType="separate"/>
            </w:r>
          </w:ins>
          <w:r w:rsidR="001C5227" w:rsidRPr="00EA0094">
            <w:rPr>
              <w:rStyle w:val="Hyperlink"/>
            </w:rPr>
            <w:t>https://doi</w:t>
          </w:r>
          <w:ins w:id="596" w:author="Carter, Laura" w:date="2022-06-06T15:03:00Z">
            <w:r w:rsidR="001C5227">
              <w:fldChar w:fldCharType="end"/>
            </w:r>
          </w:ins>
          <w:r>
            <w:t>.org/10.1016/J.JASTP.2021.105624.</w:t>
          </w:r>
        </w:p>
        <w:p w14:paraId="45DFE816" w14:textId="1C24BB44" w:rsidR="00DE3D1D" w:rsidRDefault="00DE3D1D">
          <w:pPr>
            <w:autoSpaceDE w:val="0"/>
            <w:autoSpaceDN w:val="0"/>
            <w:ind w:hanging="640"/>
            <w:divId w:val="1494836152"/>
          </w:pPr>
          <w:r>
            <w:t>[16]</w:t>
          </w:r>
          <w:r>
            <w:tab/>
            <w:t xml:space="preserve">J.W. Messner, P. Pinson, J. </w:t>
          </w:r>
          <w:proofErr w:type="spellStart"/>
          <w:r>
            <w:t>Browell</w:t>
          </w:r>
          <w:proofErr w:type="spellEnd"/>
          <w:r>
            <w:t xml:space="preserve">, M.B. </w:t>
          </w:r>
          <w:proofErr w:type="spellStart"/>
          <w:r>
            <w:t>Bjerregård</w:t>
          </w:r>
          <w:proofErr w:type="spellEnd"/>
          <w:r>
            <w:t xml:space="preserve">, I. </w:t>
          </w:r>
          <w:proofErr w:type="spellStart"/>
          <w:r>
            <w:t>Schicker</w:t>
          </w:r>
          <w:proofErr w:type="spellEnd"/>
          <w:r>
            <w:t xml:space="preserve">, Evaluation of wind power forecasts—An up-to-date view, Wind Energy. 23 (2020) 1461–1481. </w:t>
          </w:r>
          <w:ins w:id="597" w:author="Carter, Laura" w:date="2022-06-06T15:03:00Z">
            <w:r w:rsidR="001C5227">
              <w:fldChar w:fldCharType="begin"/>
            </w:r>
            <w:r w:rsidR="001C5227">
              <w:instrText xml:space="preserve"> HYPERLINK "</w:instrText>
            </w:r>
          </w:ins>
          <w:r w:rsidR="001C5227">
            <w:instrText>https://doi</w:instrText>
          </w:r>
          <w:ins w:id="598" w:author="Carter, Laura" w:date="2022-06-06T15:03:00Z">
            <w:r w:rsidR="001C5227">
              <w:instrText xml:space="preserve">" </w:instrText>
            </w:r>
            <w:r w:rsidR="001C5227">
              <w:fldChar w:fldCharType="separate"/>
            </w:r>
          </w:ins>
          <w:r w:rsidR="001C5227" w:rsidRPr="00EA0094">
            <w:rPr>
              <w:rStyle w:val="Hyperlink"/>
            </w:rPr>
            <w:t>https://doi</w:t>
          </w:r>
          <w:ins w:id="599" w:author="Carter, Laura" w:date="2022-06-06T15:03:00Z">
            <w:r w:rsidR="001C5227">
              <w:fldChar w:fldCharType="end"/>
            </w:r>
          </w:ins>
          <w:r>
            <w:t>.org/10.1002/WE.2497.</w:t>
          </w:r>
        </w:p>
        <w:p w14:paraId="39D77207" w14:textId="42DE4517" w:rsidR="00DE3D1D" w:rsidRDefault="00DE3D1D">
          <w:pPr>
            <w:autoSpaceDE w:val="0"/>
            <w:autoSpaceDN w:val="0"/>
            <w:ind w:hanging="640"/>
            <w:divId w:val="496270270"/>
          </w:pPr>
          <w:r>
            <w:lastRenderedPageBreak/>
            <w:t>[17]</w:t>
          </w:r>
          <w:r>
            <w:tab/>
            <w:t xml:space="preserve">J. Zhang, A. </w:t>
          </w:r>
          <w:proofErr w:type="spellStart"/>
          <w:r>
            <w:t>Florita</w:t>
          </w:r>
          <w:proofErr w:type="spellEnd"/>
          <w:r>
            <w:t xml:space="preserve">, B.M. Hodge, S. Lu, H.F. Hamann, V. </w:t>
          </w:r>
          <w:proofErr w:type="spellStart"/>
          <w:r>
            <w:t>Banunarayanan</w:t>
          </w:r>
          <w:proofErr w:type="spellEnd"/>
          <w:r>
            <w:t xml:space="preserve">, A.M. Brockway, A suite of metrics for assessing the performance of solar power forecasting, Solar Energy. 111 (2015) 157–175. </w:t>
          </w:r>
          <w:ins w:id="600" w:author="Carter, Laura" w:date="2022-06-06T15:03:00Z">
            <w:r w:rsidR="001C5227">
              <w:fldChar w:fldCharType="begin"/>
            </w:r>
            <w:r w:rsidR="001C5227">
              <w:instrText xml:space="preserve"> HYPERLINK "</w:instrText>
            </w:r>
          </w:ins>
          <w:r w:rsidR="001C5227">
            <w:instrText>https://doi</w:instrText>
          </w:r>
          <w:ins w:id="601" w:author="Carter, Laura" w:date="2022-06-06T15:03:00Z">
            <w:r w:rsidR="001C5227">
              <w:instrText xml:space="preserve">" </w:instrText>
            </w:r>
            <w:r w:rsidR="001C5227">
              <w:fldChar w:fldCharType="separate"/>
            </w:r>
          </w:ins>
          <w:r w:rsidR="001C5227" w:rsidRPr="00EA0094">
            <w:rPr>
              <w:rStyle w:val="Hyperlink"/>
            </w:rPr>
            <w:t>https://doi</w:t>
          </w:r>
          <w:ins w:id="602" w:author="Carter, Laura" w:date="2022-06-06T15:03:00Z">
            <w:r w:rsidR="001C5227">
              <w:fldChar w:fldCharType="end"/>
            </w:r>
          </w:ins>
          <w:r>
            <w:t>.org/10.1016/J.SOLENER.2014.10.016.</w:t>
          </w:r>
        </w:p>
        <w:p w14:paraId="193E4ED0" w14:textId="77777777" w:rsidR="00DE3D1D" w:rsidRDefault="00DE3D1D">
          <w:pPr>
            <w:autoSpaceDE w:val="0"/>
            <w:autoSpaceDN w:val="0"/>
            <w:ind w:hanging="640"/>
            <w:divId w:val="1537624480"/>
          </w:pPr>
          <w:r>
            <w:t>[18]</w:t>
          </w:r>
          <w:r>
            <w:tab/>
            <w:t>D.S. Wilks, Statistical methods in the atmospheric sciences, Academic Press, Amsterdam, Netherlands, 2011.</w:t>
          </w:r>
        </w:p>
        <w:p w14:paraId="066233FE" w14:textId="23038B75" w:rsidR="00DE3D1D" w:rsidRDefault="00DE3D1D">
          <w:pPr>
            <w:autoSpaceDE w:val="0"/>
            <w:autoSpaceDN w:val="0"/>
            <w:ind w:hanging="640"/>
            <w:divId w:val="699627576"/>
          </w:pPr>
          <w:r>
            <w:t>[19]</w:t>
          </w:r>
          <w:r>
            <w:tab/>
            <w:t xml:space="preserve">D. Chakraborty, H. </w:t>
          </w:r>
          <w:proofErr w:type="spellStart"/>
          <w:r>
            <w:t>Elzarka</w:t>
          </w:r>
          <w:proofErr w:type="spellEnd"/>
          <w:r>
            <w:t xml:space="preserve">, Performance testing of energy models: are we using the right statistical metrics?, Journal of Building Performance Simulation. 11 (2018) 433–448. </w:t>
          </w:r>
          <w:ins w:id="603" w:author="Carter, Laura" w:date="2022-06-06T15:03:00Z">
            <w:r w:rsidR="001C5227">
              <w:fldChar w:fldCharType="begin"/>
            </w:r>
            <w:r w:rsidR="001C5227">
              <w:instrText xml:space="preserve"> HYPERLINK "</w:instrText>
            </w:r>
          </w:ins>
          <w:r w:rsidR="001C5227">
            <w:instrText>https://doi</w:instrText>
          </w:r>
          <w:ins w:id="604" w:author="Carter, Laura" w:date="2022-06-06T15:03:00Z">
            <w:r w:rsidR="001C5227">
              <w:instrText xml:space="preserve">" </w:instrText>
            </w:r>
            <w:r w:rsidR="001C5227">
              <w:fldChar w:fldCharType="separate"/>
            </w:r>
          </w:ins>
          <w:r w:rsidR="001C5227" w:rsidRPr="00EA0094">
            <w:rPr>
              <w:rStyle w:val="Hyperlink"/>
            </w:rPr>
            <w:t>https://doi</w:t>
          </w:r>
          <w:ins w:id="605" w:author="Carter, Laura" w:date="2022-06-06T15:03:00Z">
            <w:r w:rsidR="001C5227">
              <w:fldChar w:fldCharType="end"/>
            </w:r>
          </w:ins>
          <w:r>
            <w:t>.org/10.1080/19401493.2017.1387607.</w:t>
          </w:r>
        </w:p>
        <w:p w14:paraId="0071541F" w14:textId="5B8A02AF" w:rsidR="00DE3D1D" w:rsidRDefault="00DE3D1D">
          <w:pPr>
            <w:autoSpaceDE w:val="0"/>
            <w:autoSpaceDN w:val="0"/>
            <w:ind w:hanging="640"/>
            <w:divId w:val="689452947"/>
          </w:pPr>
          <w:r>
            <w:t>[20]</w:t>
          </w:r>
          <w:r>
            <w:tab/>
            <w:t xml:space="preserve">D. </w:t>
          </w:r>
          <w:proofErr w:type="spellStart"/>
          <w:r>
            <w:t>Entekhabi</w:t>
          </w:r>
          <w:proofErr w:type="spellEnd"/>
          <w:r>
            <w:t xml:space="preserve">, R.H. </w:t>
          </w:r>
          <w:proofErr w:type="spellStart"/>
          <w:r>
            <w:t>Reichle</w:t>
          </w:r>
          <w:proofErr w:type="spellEnd"/>
          <w:r>
            <w:t xml:space="preserve">, R.D. </w:t>
          </w:r>
          <w:proofErr w:type="spellStart"/>
          <w:r>
            <w:t>Koster</w:t>
          </w:r>
          <w:proofErr w:type="spellEnd"/>
          <w:r>
            <w:t xml:space="preserve">, W.T. Crow, Performance Metrics for Soil Moisture Retrievals and Application Requirements, Journal of Hydrometeorology. 11 (2010) 832–840. </w:t>
          </w:r>
          <w:ins w:id="606" w:author="Carter, Laura" w:date="2022-06-06T15:03:00Z">
            <w:r w:rsidR="001C5227">
              <w:fldChar w:fldCharType="begin"/>
            </w:r>
            <w:r w:rsidR="001C5227">
              <w:instrText xml:space="preserve"> HYPERLINK "</w:instrText>
            </w:r>
          </w:ins>
          <w:r w:rsidR="001C5227">
            <w:instrText>https://doi</w:instrText>
          </w:r>
          <w:ins w:id="607" w:author="Carter, Laura" w:date="2022-06-06T15:03:00Z">
            <w:r w:rsidR="001C5227">
              <w:instrText xml:space="preserve">" </w:instrText>
            </w:r>
            <w:r w:rsidR="001C5227">
              <w:fldChar w:fldCharType="separate"/>
            </w:r>
          </w:ins>
          <w:r w:rsidR="001C5227" w:rsidRPr="00EA0094">
            <w:rPr>
              <w:rStyle w:val="Hyperlink"/>
            </w:rPr>
            <w:t>https://doi</w:t>
          </w:r>
          <w:ins w:id="608" w:author="Carter, Laura" w:date="2022-06-06T15:03:00Z">
            <w:r w:rsidR="001C5227">
              <w:fldChar w:fldCharType="end"/>
            </w:r>
          </w:ins>
          <w:r>
            <w:t>.org/10.1175/2010JHM1223.1.</w:t>
          </w:r>
        </w:p>
        <w:p w14:paraId="16B4C942" w14:textId="17677614" w:rsidR="00DE3D1D" w:rsidRDefault="00DE3D1D">
          <w:pPr>
            <w:autoSpaceDE w:val="0"/>
            <w:autoSpaceDN w:val="0"/>
            <w:ind w:hanging="640"/>
            <w:divId w:val="569538371"/>
          </w:pPr>
          <w:r>
            <w:t>[21]</w:t>
          </w:r>
          <w:r>
            <w:tab/>
            <w:t xml:space="preserve">S. Kim, H. Kim, A new metric of absolute percentage error for intermittent demand forecasts, International Journal of Forecasting. 32 (2016) 669–679. </w:t>
          </w:r>
          <w:ins w:id="609" w:author="Carter, Laura" w:date="2022-06-06T15:03:00Z">
            <w:r w:rsidR="001C5227">
              <w:fldChar w:fldCharType="begin"/>
            </w:r>
            <w:r w:rsidR="001C5227">
              <w:instrText xml:space="preserve"> HYPERLINK "</w:instrText>
            </w:r>
          </w:ins>
          <w:r w:rsidR="001C5227">
            <w:instrText>https://doi</w:instrText>
          </w:r>
          <w:ins w:id="610" w:author="Carter, Laura" w:date="2022-06-06T15:03:00Z">
            <w:r w:rsidR="001C5227">
              <w:instrText xml:space="preserve">" </w:instrText>
            </w:r>
            <w:r w:rsidR="001C5227">
              <w:fldChar w:fldCharType="separate"/>
            </w:r>
          </w:ins>
          <w:r w:rsidR="001C5227" w:rsidRPr="00EA0094">
            <w:rPr>
              <w:rStyle w:val="Hyperlink"/>
            </w:rPr>
            <w:t>https://doi</w:t>
          </w:r>
          <w:ins w:id="611" w:author="Carter, Laura" w:date="2022-06-06T15:03:00Z">
            <w:r w:rsidR="001C5227">
              <w:fldChar w:fldCharType="end"/>
            </w:r>
          </w:ins>
          <w:r>
            <w:t>.org/10.1016/J.IJFORECAST.2015.12.003.</w:t>
          </w:r>
        </w:p>
        <w:p w14:paraId="3099B1F6" w14:textId="6E2F760A" w:rsidR="00DE3D1D" w:rsidRDefault="00DE3D1D">
          <w:pPr>
            <w:autoSpaceDE w:val="0"/>
            <w:autoSpaceDN w:val="0"/>
            <w:ind w:hanging="640"/>
            <w:divId w:val="2012950156"/>
          </w:pPr>
          <w:r>
            <w:t>[22]</w:t>
          </w:r>
          <w:r>
            <w:tab/>
            <w:t xml:space="preserve">S.K. Morley, T. v. Brito, D.T. Welling, Measures of Model Performance Based On the Log Accuracy Ratio, Space Weather. 16 (2018) 69–88. </w:t>
          </w:r>
          <w:ins w:id="612" w:author="Carter, Laura" w:date="2022-06-06T15:03:00Z">
            <w:r w:rsidR="001C5227">
              <w:fldChar w:fldCharType="begin"/>
            </w:r>
            <w:r w:rsidR="001C5227">
              <w:instrText xml:space="preserve"> HYPERLINK "</w:instrText>
            </w:r>
          </w:ins>
          <w:r w:rsidR="001C5227">
            <w:instrText>https://doi</w:instrText>
          </w:r>
          <w:ins w:id="613" w:author="Carter, Laura" w:date="2022-06-06T15:03:00Z">
            <w:r w:rsidR="001C5227">
              <w:instrText xml:space="preserve">" </w:instrText>
            </w:r>
            <w:r w:rsidR="001C5227">
              <w:fldChar w:fldCharType="separate"/>
            </w:r>
          </w:ins>
          <w:r w:rsidR="001C5227" w:rsidRPr="00EA0094">
            <w:rPr>
              <w:rStyle w:val="Hyperlink"/>
            </w:rPr>
            <w:t>https://doi</w:t>
          </w:r>
          <w:ins w:id="614" w:author="Carter, Laura" w:date="2022-06-06T15:03:00Z">
            <w:r w:rsidR="001C5227">
              <w:fldChar w:fldCharType="end"/>
            </w:r>
          </w:ins>
          <w:r>
            <w:t>.org/10.1002/2017SW001669.</w:t>
          </w:r>
        </w:p>
        <w:p w14:paraId="134CE633" w14:textId="17C3F3EA" w:rsidR="00DE3D1D" w:rsidRDefault="00DE3D1D">
          <w:pPr>
            <w:autoSpaceDE w:val="0"/>
            <w:autoSpaceDN w:val="0"/>
            <w:ind w:hanging="640"/>
            <w:divId w:val="973410199"/>
          </w:pPr>
          <w:r>
            <w:t>[23]</w:t>
          </w:r>
          <w:r>
            <w:tab/>
            <w:t xml:space="preserve">C. Gallego-Castillo, A. </w:t>
          </w:r>
          <w:proofErr w:type="spellStart"/>
          <w:r>
            <w:t>Cuerva-Tejero</w:t>
          </w:r>
          <w:proofErr w:type="spellEnd"/>
          <w:r>
            <w:t xml:space="preserve">, O. Lopez-Garcia, A review on the recent history of wind power ramp forecasting, Renewable and Sustainable Energy Reviews. 52 (2015) 1148–1157. </w:t>
          </w:r>
          <w:ins w:id="615" w:author="Carter, Laura" w:date="2022-06-06T15:03:00Z">
            <w:r w:rsidR="001C5227">
              <w:fldChar w:fldCharType="begin"/>
            </w:r>
            <w:r w:rsidR="001C5227">
              <w:instrText xml:space="preserve"> HYPERLINK "</w:instrText>
            </w:r>
          </w:ins>
          <w:r w:rsidR="001C5227">
            <w:instrText>https://doi</w:instrText>
          </w:r>
          <w:ins w:id="616" w:author="Carter, Laura" w:date="2022-06-06T15:03:00Z">
            <w:r w:rsidR="001C5227">
              <w:instrText xml:space="preserve">" </w:instrText>
            </w:r>
            <w:r w:rsidR="001C5227">
              <w:fldChar w:fldCharType="separate"/>
            </w:r>
          </w:ins>
          <w:r w:rsidR="001C5227" w:rsidRPr="00EA0094">
            <w:rPr>
              <w:rStyle w:val="Hyperlink"/>
            </w:rPr>
            <w:t>https://doi</w:t>
          </w:r>
          <w:ins w:id="617" w:author="Carter, Laura" w:date="2022-06-06T15:03:00Z">
            <w:r w:rsidR="001C5227">
              <w:fldChar w:fldCharType="end"/>
            </w:r>
          </w:ins>
          <w:r>
            <w:t>.org/10.1016/J.RSER.2015.07.154.</w:t>
          </w:r>
        </w:p>
        <w:p w14:paraId="0827FAB9" w14:textId="1B67993A" w:rsidR="00DE3D1D" w:rsidRDefault="00DE3D1D">
          <w:pPr>
            <w:autoSpaceDE w:val="0"/>
            <w:autoSpaceDN w:val="0"/>
            <w:ind w:hanging="640"/>
            <w:divId w:val="535434996"/>
          </w:pPr>
          <w:r>
            <w:t>[24]</w:t>
          </w:r>
          <w:r>
            <w:tab/>
            <w:t xml:space="preserve">M. Cui, J. Zhang, C. Feng, A.R. </w:t>
          </w:r>
          <w:proofErr w:type="spellStart"/>
          <w:r>
            <w:t>Florita</w:t>
          </w:r>
          <w:proofErr w:type="spellEnd"/>
          <w:r>
            <w:t xml:space="preserve">, Y. Sun, B.M. Hodge, Characterizing and analyzing ramping events in wind power, solar power, load, and netload, Renewable Energy. 111 (2017) 227–244. </w:t>
          </w:r>
          <w:ins w:id="618" w:author="Carter, Laura" w:date="2022-06-06T15:03:00Z">
            <w:r w:rsidR="001C5227">
              <w:fldChar w:fldCharType="begin"/>
            </w:r>
            <w:r w:rsidR="001C5227">
              <w:instrText xml:space="preserve"> HYPERLINK "</w:instrText>
            </w:r>
          </w:ins>
          <w:r w:rsidR="001C5227">
            <w:instrText>https://doi</w:instrText>
          </w:r>
          <w:ins w:id="619" w:author="Carter, Laura" w:date="2022-06-06T15:03:00Z">
            <w:r w:rsidR="001C5227">
              <w:instrText xml:space="preserve">" </w:instrText>
            </w:r>
            <w:r w:rsidR="001C5227">
              <w:fldChar w:fldCharType="separate"/>
            </w:r>
          </w:ins>
          <w:r w:rsidR="001C5227" w:rsidRPr="00EA0094">
            <w:rPr>
              <w:rStyle w:val="Hyperlink"/>
            </w:rPr>
            <w:t>https://doi</w:t>
          </w:r>
          <w:ins w:id="620" w:author="Carter, Laura" w:date="2022-06-06T15:03:00Z">
            <w:r w:rsidR="001C5227">
              <w:fldChar w:fldCharType="end"/>
            </w:r>
          </w:ins>
          <w:r>
            <w:t>.org/10.1016/J.RENENE.2017.04.005.</w:t>
          </w:r>
        </w:p>
        <w:p w14:paraId="00CA5248" w14:textId="78C45018" w:rsidR="00DE3D1D" w:rsidRDefault="00DE3D1D">
          <w:pPr>
            <w:autoSpaceDE w:val="0"/>
            <w:autoSpaceDN w:val="0"/>
            <w:ind w:hanging="640"/>
            <w:divId w:val="337778863"/>
          </w:pPr>
          <w:r>
            <w:t>[25]</w:t>
          </w:r>
          <w:r>
            <w:tab/>
            <w:t xml:space="preserve">J. Zhang, M. Cui, B.M. Hodge, A. </w:t>
          </w:r>
          <w:proofErr w:type="spellStart"/>
          <w:r>
            <w:t>Florita</w:t>
          </w:r>
          <w:proofErr w:type="spellEnd"/>
          <w:r>
            <w:t xml:space="preserve">, J. Freedman, Ramp forecasting performance from improved short-term wind power forecasting over multiple spatial and temporal scales, Energy. 122 (2017) 528–541. </w:t>
          </w:r>
          <w:ins w:id="621" w:author="Carter, Laura" w:date="2022-06-06T15:03:00Z">
            <w:r w:rsidR="001C5227">
              <w:fldChar w:fldCharType="begin"/>
            </w:r>
            <w:r w:rsidR="001C5227">
              <w:instrText xml:space="preserve"> HYPERLINK "</w:instrText>
            </w:r>
          </w:ins>
          <w:r w:rsidR="001C5227">
            <w:instrText>https://doi</w:instrText>
          </w:r>
          <w:ins w:id="622" w:author="Carter, Laura" w:date="2022-06-06T15:03:00Z">
            <w:r w:rsidR="001C5227">
              <w:instrText xml:space="preserve">" </w:instrText>
            </w:r>
            <w:r w:rsidR="001C5227">
              <w:fldChar w:fldCharType="separate"/>
            </w:r>
          </w:ins>
          <w:r w:rsidR="001C5227" w:rsidRPr="00EA0094">
            <w:rPr>
              <w:rStyle w:val="Hyperlink"/>
            </w:rPr>
            <w:t>https://doi</w:t>
          </w:r>
          <w:ins w:id="623" w:author="Carter, Laura" w:date="2022-06-06T15:03:00Z">
            <w:r w:rsidR="001C5227">
              <w:fldChar w:fldCharType="end"/>
            </w:r>
          </w:ins>
          <w:r>
            <w:t>.org/10.1016/J.ENERGY.2017.01.104.</w:t>
          </w:r>
        </w:p>
        <w:p w14:paraId="6CC33F6D" w14:textId="6B6F90D1" w:rsidR="00DE3D1D" w:rsidRDefault="00DE3D1D">
          <w:pPr>
            <w:autoSpaceDE w:val="0"/>
            <w:autoSpaceDN w:val="0"/>
            <w:ind w:hanging="640"/>
            <w:divId w:val="136924343"/>
          </w:pPr>
          <w:r>
            <w:t>[26]</w:t>
          </w:r>
          <w:r>
            <w:tab/>
            <w:t xml:space="preserve">Á. </w:t>
          </w:r>
          <w:proofErr w:type="spellStart"/>
          <w:r>
            <w:t>Hannesdóttir</w:t>
          </w:r>
          <w:proofErr w:type="spellEnd"/>
          <w:r>
            <w:t xml:space="preserve">, M. Kelly, Detection and characterization of extreme wind speed ramps, Wind Energy Science. 4 (2019) 385–396. </w:t>
          </w:r>
          <w:ins w:id="624" w:author="Carter, Laura" w:date="2022-06-06T15:03:00Z">
            <w:r w:rsidR="001C5227">
              <w:fldChar w:fldCharType="begin"/>
            </w:r>
            <w:r w:rsidR="001C5227">
              <w:instrText xml:space="preserve"> HYPERLINK "</w:instrText>
            </w:r>
          </w:ins>
          <w:r w:rsidR="001C5227">
            <w:instrText>https://doi</w:instrText>
          </w:r>
          <w:ins w:id="625" w:author="Carter, Laura" w:date="2022-06-06T15:03:00Z">
            <w:r w:rsidR="001C5227">
              <w:instrText xml:space="preserve">" </w:instrText>
            </w:r>
            <w:r w:rsidR="001C5227">
              <w:fldChar w:fldCharType="separate"/>
            </w:r>
          </w:ins>
          <w:r w:rsidR="001C5227" w:rsidRPr="00EA0094">
            <w:rPr>
              <w:rStyle w:val="Hyperlink"/>
            </w:rPr>
            <w:t>https://doi</w:t>
          </w:r>
          <w:ins w:id="626" w:author="Carter, Laura" w:date="2022-06-06T15:03:00Z">
            <w:r w:rsidR="001C5227">
              <w:fldChar w:fldCharType="end"/>
            </w:r>
          </w:ins>
          <w:r>
            <w:t>.org/10.5194/WES-4-385-2019.</w:t>
          </w:r>
        </w:p>
        <w:p w14:paraId="196521B0" w14:textId="54EEB66D" w:rsidR="00DE3D1D" w:rsidRDefault="00DE3D1D">
          <w:pPr>
            <w:autoSpaceDE w:val="0"/>
            <w:autoSpaceDN w:val="0"/>
            <w:ind w:hanging="640"/>
            <w:divId w:val="931476999"/>
          </w:pPr>
          <w:r>
            <w:lastRenderedPageBreak/>
            <w:t>[27]</w:t>
          </w:r>
          <w:r>
            <w:tab/>
            <w:t xml:space="preserve">B.R. </w:t>
          </w:r>
          <w:proofErr w:type="spellStart"/>
          <w:r>
            <w:t>Cheneka</w:t>
          </w:r>
          <w:proofErr w:type="spellEnd"/>
          <w:r>
            <w:t xml:space="preserve">, S.J. Watson, S. </w:t>
          </w:r>
          <w:proofErr w:type="spellStart"/>
          <w:r>
            <w:t>Basu</w:t>
          </w:r>
          <w:proofErr w:type="spellEnd"/>
          <w:r>
            <w:t xml:space="preserve">, A simple methodology to detect and quantify wind power ramps, Wind Energy Science. 5 (2020) 1731–1741. </w:t>
          </w:r>
          <w:ins w:id="627" w:author="Carter, Laura" w:date="2022-06-06T15:03:00Z">
            <w:r w:rsidR="001C5227">
              <w:fldChar w:fldCharType="begin"/>
            </w:r>
            <w:r w:rsidR="001C5227">
              <w:instrText xml:space="preserve"> HYPERLINK "</w:instrText>
            </w:r>
          </w:ins>
          <w:r w:rsidR="001C5227">
            <w:instrText>https://doi</w:instrText>
          </w:r>
          <w:ins w:id="628" w:author="Carter, Laura" w:date="2022-06-06T15:03:00Z">
            <w:r w:rsidR="001C5227">
              <w:instrText xml:space="preserve">" </w:instrText>
            </w:r>
            <w:r w:rsidR="001C5227">
              <w:fldChar w:fldCharType="separate"/>
            </w:r>
          </w:ins>
          <w:r w:rsidR="001C5227" w:rsidRPr="00EA0094">
            <w:rPr>
              <w:rStyle w:val="Hyperlink"/>
            </w:rPr>
            <w:t>https://doi</w:t>
          </w:r>
          <w:ins w:id="629" w:author="Carter, Laura" w:date="2022-06-06T15:03:00Z">
            <w:r w:rsidR="001C5227">
              <w:fldChar w:fldCharType="end"/>
            </w:r>
          </w:ins>
          <w:r>
            <w:t>.org/10.5194/WES-5-1731-2020.</w:t>
          </w:r>
        </w:p>
        <w:p w14:paraId="57CA258B" w14:textId="50212F55" w:rsidR="00DE3D1D" w:rsidRDefault="00DE3D1D">
          <w:pPr>
            <w:autoSpaceDE w:val="0"/>
            <w:autoSpaceDN w:val="0"/>
            <w:ind w:hanging="640"/>
            <w:divId w:val="1142193511"/>
          </w:pPr>
          <w:r>
            <w:t>[28]</w:t>
          </w:r>
          <w:r>
            <w:tab/>
            <w:t xml:space="preserve">M. Dorado-Moreno, L. Cornejo-Bueno, P.A. Gutiérrez, L. Prieto, C. </w:t>
          </w:r>
          <w:proofErr w:type="spellStart"/>
          <w:r>
            <w:t>Hervás</w:t>
          </w:r>
          <w:proofErr w:type="spellEnd"/>
          <w:r>
            <w:t xml:space="preserve">-Martínez, S. Salcedo-Sanz, Robust estimation of wind power ramp events with reservoir computing, Renewable Energy. 111 (2017) 428–437. </w:t>
          </w:r>
          <w:ins w:id="630" w:author="Carter, Laura" w:date="2022-06-06T15:03:00Z">
            <w:r w:rsidR="001C5227">
              <w:fldChar w:fldCharType="begin"/>
            </w:r>
            <w:r w:rsidR="001C5227">
              <w:instrText xml:space="preserve"> HYPERLINK "</w:instrText>
            </w:r>
          </w:ins>
          <w:r w:rsidR="001C5227">
            <w:instrText>https://doi</w:instrText>
          </w:r>
          <w:ins w:id="631" w:author="Carter, Laura" w:date="2022-06-06T15:03:00Z">
            <w:r w:rsidR="001C5227">
              <w:instrText xml:space="preserve">" </w:instrText>
            </w:r>
            <w:r w:rsidR="001C5227">
              <w:fldChar w:fldCharType="separate"/>
            </w:r>
          </w:ins>
          <w:r w:rsidR="001C5227" w:rsidRPr="00EA0094">
            <w:rPr>
              <w:rStyle w:val="Hyperlink"/>
            </w:rPr>
            <w:t>https://doi</w:t>
          </w:r>
          <w:ins w:id="632" w:author="Carter, Laura" w:date="2022-06-06T15:03:00Z">
            <w:r w:rsidR="001C5227">
              <w:fldChar w:fldCharType="end"/>
            </w:r>
          </w:ins>
          <w:r>
            <w:t>.org/10.1016/J.RENENE.2017.04.016.</w:t>
          </w:r>
        </w:p>
        <w:p w14:paraId="010F1FB7" w14:textId="1DD0C86A" w:rsidR="00DE3D1D" w:rsidRDefault="00DE3D1D">
          <w:pPr>
            <w:autoSpaceDE w:val="0"/>
            <w:autoSpaceDN w:val="0"/>
            <w:ind w:hanging="640"/>
            <w:divId w:val="66849922"/>
          </w:pPr>
          <w:r>
            <w:t>[29]</w:t>
          </w:r>
          <w:r>
            <w:tab/>
            <w:t xml:space="preserve">T. Ouyang, X. </w:t>
          </w:r>
          <w:proofErr w:type="spellStart"/>
          <w:r>
            <w:t>Zha</w:t>
          </w:r>
          <w:proofErr w:type="spellEnd"/>
          <w:r>
            <w:t xml:space="preserve">, L. Qin, Y. </w:t>
          </w:r>
          <w:proofErr w:type="spellStart"/>
          <w:r>
            <w:t>Xiong</w:t>
          </w:r>
          <w:proofErr w:type="spellEnd"/>
          <w:r>
            <w:t xml:space="preserve">, H. Huang, Model of selecting prediction window in ramps forecasting, Renewable Energy. 108 (2017) 98–107. </w:t>
          </w:r>
          <w:ins w:id="633" w:author="Carter, Laura" w:date="2022-06-06T15:03:00Z">
            <w:r w:rsidR="001C5227">
              <w:fldChar w:fldCharType="begin"/>
            </w:r>
            <w:r w:rsidR="001C5227">
              <w:instrText xml:space="preserve"> HYPERLINK "</w:instrText>
            </w:r>
          </w:ins>
          <w:r w:rsidR="001C5227">
            <w:instrText>https://doi</w:instrText>
          </w:r>
          <w:ins w:id="634" w:author="Carter, Laura" w:date="2022-06-06T15:03:00Z">
            <w:r w:rsidR="001C5227">
              <w:instrText xml:space="preserve">" </w:instrText>
            </w:r>
            <w:r w:rsidR="001C5227">
              <w:fldChar w:fldCharType="separate"/>
            </w:r>
          </w:ins>
          <w:r w:rsidR="001C5227" w:rsidRPr="00EA0094">
            <w:rPr>
              <w:rStyle w:val="Hyperlink"/>
            </w:rPr>
            <w:t>https://doi</w:t>
          </w:r>
          <w:ins w:id="635" w:author="Carter, Laura" w:date="2022-06-06T15:03:00Z">
            <w:r w:rsidR="001C5227">
              <w:fldChar w:fldCharType="end"/>
            </w:r>
          </w:ins>
          <w:r>
            <w:t>.org/10.1016/J.RENENE.2017.02.035.</w:t>
          </w:r>
        </w:p>
        <w:p w14:paraId="3C405745" w14:textId="1CE50065" w:rsidR="00DE3D1D" w:rsidRDefault="00DE3D1D">
          <w:pPr>
            <w:autoSpaceDE w:val="0"/>
            <w:autoSpaceDN w:val="0"/>
            <w:ind w:hanging="640"/>
            <w:divId w:val="1964992647"/>
          </w:pPr>
          <w:r>
            <w:t>[30]</w:t>
          </w:r>
          <w:r>
            <w:tab/>
            <w:t xml:space="preserve">R. </w:t>
          </w:r>
          <w:proofErr w:type="spellStart"/>
          <w:r>
            <w:t>Sevlian</w:t>
          </w:r>
          <w:proofErr w:type="spellEnd"/>
          <w:r>
            <w:t xml:space="preserve">, R. Rajagopal, Detection and statistics of wind power ramps, IEEE Transactions on Power Systems. 28 (2013) 3610–3620. </w:t>
          </w:r>
          <w:ins w:id="636" w:author="Carter, Laura" w:date="2022-06-06T15:03:00Z">
            <w:r w:rsidR="001C5227">
              <w:fldChar w:fldCharType="begin"/>
            </w:r>
            <w:r w:rsidR="001C5227">
              <w:instrText xml:space="preserve"> HYPERLINK "</w:instrText>
            </w:r>
          </w:ins>
          <w:r w:rsidR="001C5227">
            <w:instrText>https://doi</w:instrText>
          </w:r>
          <w:ins w:id="637" w:author="Carter, Laura" w:date="2022-06-06T15:03:00Z">
            <w:r w:rsidR="001C5227">
              <w:instrText xml:space="preserve">" </w:instrText>
            </w:r>
            <w:r w:rsidR="001C5227">
              <w:fldChar w:fldCharType="separate"/>
            </w:r>
          </w:ins>
          <w:r w:rsidR="001C5227" w:rsidRPr="00EA0094">
            <w:rPr>
              <w:rStyle w:val="Hyperlink"/>
            </w:rPr>
            <w:t>https://doi</w:t>
          </w:r>
          <w:ins w:id="638" w:author="Carter, Laura" w:date="2022-06-06T15:03:00Z">
            <w:r w:rsidR="001C5227">
              <w:fldChar w:fldCharType="end"/>
            </w:r>
          </w:ins>
          <w:r>
            <w:t>.org/10.1109/TPWRS.2013.2266378.</w:t>
          </w:r>
        </w:p>
        <w:p w14:paraId="0B60B6DB" w14:textId="2FF51DEE" w:rsidR="00DE3D1D" w:rsidRDefault="00DE3D1D">
          <w:pPr>
            <w:autoSpaceDE w:val="0"/>
            <w:autoSpaceDN w:val="0"/>
            <w:ind w:hanging="640"/>
            <w:divId w:val="793791136"/>
          </w:pPr>
          <w:r>
            <w:t>[31]</w:t>
          </w:r>
          <w:r>
            <w:tab/>
            <w:t xml:space="preserve">C. Ferreira, J. Gama, L. Matias, A. </w:t>
          </w:r>
          <w:proofErr w:type="spellStart"/>
          <w:r>
            <w:t>Botterud</w:t>
          </w:r>
          <w:proofErr w:type="spellEnd"/>
          <w:r>
            <w:t xml:space="preserve">, J. Wang, A survey on wind power ramp forecasting, Argonne, IL (United States), 2011. </w:t>
          </w:r>
          <w:ins w:id="639" w:author="Carter, Laura" w:date="2022-06-06T15:03:00Z">
            <w:r w:rsidR="001C5227">
              <w:fldChar w:fldCharType="begin"/>
            </w:r>
            <w:r w:rsidR="001C5227">
              <w:instrText xml:space="preserve"> HYPERLINK "</w:instrText>
            </w:r>
          </w:ins>
          <w:r w:rsidR="001C5227">
            <w:instrText>https://doi</w:instrText>
          </w:r>
          <w:ins w:id="640" w:author="Carter, Laura" w:date="2022-06-06T15:03:00Z">
            <w:r w:rsidR="001C5227">
              <w:instrText xml:space="preserve">" </w:instrText>
            </w:r>
            <w:r w:rsidR="001C5227">
              <w:fldChar w:fldCharType="separate"/>
            </w:r>
          </w:ins>
          <w:r w:rsidR="001C5227" w:rsidRPr="00EA0094">
            <w:rPr>
              <w:rStyle w:val="Hyperlink"/>
            </w:rPr>
            <w:t>https://doi</w:t>
          </w:r>
          <w:ins w:id="641" w:author="Carter, Laura" w:date="2022-06-06T15:03:00Z">
            <w:r w:rsidR="001C5227">
              <w:fldChar w:fldCharType="end"/>
            </w:r>
          </w:ins>
          <w:r>
            <w:t>.org/10.2172/1008309.</w:t>
          </w:r>
        </w:p>
        <w:p w14:paraId="1853A4C3" w14:textId="0522B8AC" w:rsidR="00DE3D1D" w:rsidRDefault="00DE3D1D">
          <w:pPr>
            <w:autoSpaceDE w:val="0"/>
            <w:autoSpaceDN w:val="0"/>
            <w:ind w:hanging="640"/>
            <w:divId w:val="1843474664"/>
          </w:pPr>
          <w:r>
            <w:t>[32]</w:t>
          </w:r>
          <w:r>
            <w:tab/>
            <w:t xml:space="preserve">P.J. </w:t>
          </w:r>
          <w:proofErr w:type="spellStart"/>
          <w:r>
            <w:t>Roebber</w:t>
          </w:r>
          <w:proofErr w:type="spellEnd"/>
          <w:r>
            <w:t xml:space="preserve">, Visualizing Multiple Measures of Forecast Quality, Weather and Forecasting. 24 (2009) 601–608. </w:t>
          </w:r>
          <w:ins w:id="642" w:author="Carter, Laura" w:date="2022-06-06T15:03:00Z">
            <w:r w:rsidR="001C5227">
              <w:fldChar w:fldCharType="begin"/>
            </w:r>
            <w:r w:rsidR="001C5227">
              <w:instrText xml:space="preserve"> HYPERLINK "</w:instrText>
            </w:r>
          </w:ins>
          <w:r w:rsidR="001C5227">
            <w:instrText>https://doi</w:instrText>
          </w:r>
          <w:ins w:id="643" w:author="Carter, Laura" w:date="2022-06-06T15:03:00Z">
            <w:r w:rsidR="001C5227">
              <w:instrText xml:space="preserve">" </w:instrText>
            </w:r>
            <w:r w:rsidR="001C5227">
              <w:fldChar w:fldCharType="separate"/>
            </w:r>
          </w:ins>
          <w:r w:rsidR="001C5227" w:rsidRPr="00EA0094">
            <w:rPr>
              <w:rStyle w:val="Hyperlink"/>
            </w:rPr>
            <w:t>https://doi</w:t>
          </w:r>
          <w:ins w:id="644" w:author="Carter, Laura" w:date="2022-06-06T15:03:00Z">
            <w:r w:rsidR="001C5227">
              <w:fldChar w:fldCharType="end"/>
            </w:r>
          </w:ins>
          <w:r>
            <w:t>.org/10.1175/2008WAF2222159.1.</w:t>
          </w:r>
        </w:p>
        <w:p w14:paraId="5BE47EF7" w14:textId="4370EEEE" w:rsidR="00DE3D1D" w:rsidRDefault="00DE3D1D">
          <w:pPr>
            <w:autoSpaceDE w:val="0"/>
            <w:autoSpaceDN w:val="0"/>
            <w:ind w:hanging="640"/>
            <w:divId w:val="1248614975"/>
          </w:pPr>
          <w:r>
            <w:t>[33]</w:t>
          </w:r>
          <w:r>
            <w:tab/>
            <w:t xml:space="preserve">L.R. Barnes, D.M. Schultz, E.C. </w:t>
          </w:r>
          <w:proofErr w:type="spellStart"/>
          <w:r>
            <w:t>Gruntfest</w:t>
          </w:r>
          <w:proofErr w:type="spellEnd"/>
          <w:r>
            <w:t xml:space="preserve">, M.H. Hayden, C.C. Benight, CORRIGENDUM: False Alarm Rate or False Alarm Ratio?, Weather and Forecasting. 24 (2009) 1452–1454. </w:t>
          </w:r>
          <w:ins w:id="645" w:author="Carter, Laura" w:date="2022-06-06T15:03:00Z">
            <w:r w:rsidR="001C5227">
              <w:fldChar w:fldCharType="begin"/>
            </w:r>
            <w:r w:rsidR="001C5227">
              <w:instrText xml:space="preserve"> HYPERLINK "</w:instrText>
            </w:r>
          </w:ins>
          <w:r w:rsidR="001C5227">
            <w:instrText>https://doi</w:instrText>
          </w:r>
          <w:ins w:id="646" w:author="Carter, Laura" w:date="2022-06-06T15:03:00Z">
            <w:r w:rsidR="001C5227">
              <w:instrText xml:space="preserve">" </w:instrText>
            </w:r>
            <w:r w:rsidR="001C5227">
              <w:fldChar w:fldCharType="separate"/>
            </w:r>
          </w:ins>
          <w:r w:rsidR="001C5227" w:rsidRPr="00EA0094">
            <w:rPr>
              <w:rStyle w:val="Hyperlink"/>
            </w:rPr>
            <w:t>https://doi</w:t>
          </w:r>
          <w:ins w:id="647" w:author="Carter, Laura" w:date="2022-06-06T15:03:00Z">
            <w:r w:rsidR="001C5227">
              <w:fldChar w:fldCharType="end"/>
            </w:r>
          </w:ins>
          <w:r>
            <w:t>.org/10.1175/2009WAF2222300.1.</w:t>
          </w:r>
        </w:p>
        <w:p w14:paraId="67E7B76C" w14:textId="00EF9572" w:rsidR="00DE3D1D" w:rsidRDefault="00DE3D1D">
          <w:pPr>
            <w:autoSpaceDE w:val="0"/>
            <w:autoSpaceDN w:val="0"/>
            <w:ind w:hanging="640"/>
            <w:divId w:val="1117064784"/>
          </w:pPr>
          <w:r>
            <w:t>[34]</w:t>
          </w:r>
          <w:r>
            <w:tab/>
            <w:t xml:space="preserve">L.S. </w:t>
          </w:r>
          <w:proofErr w:type="spellStart"/>
          <w:r>
            <w:t>Gandin</w:t>
          </w:r>
          <w:proofErr w:type="spellEnd"/>
          <w:r>
            <w:t xml:space="preserve">, A.H. Murphy, Equitable Skill Scores for Categorical Forecasts, Monthly Weather Review. 120 (1992) 361–370. </w:t>
          </w:r>
          <w:ins w:id="648" w:author="Carter, Laura" w:date="2022-06-06T15:03:00Z">
            <w:r w:rsidR="001C5227">
              <w:fldChar w:fldCharType="begin"/>
            </w:r>
            <w:r w:rsidR="001C5227">
              <w:instrText xml:space="preserve"> HYPERLINK "</w:instrText>
            </w:r>
          </w:ins>
          <w:r w:rsidR="001C5227">
            <w:instrText>https://doi</w:instrText>
          </w:r>
          <w:ins w:id="649" w:author="Carter, Laura" w:date="2022-06-06T15:03:00Z">
            <w:r w:rsidR="001C5227">
              <w:instrText xml:space="preserve">" </w:instrText>
            </w:r>
            <w:r w:rsidR="001C5227">
              <w:fldChar w:fldCharType="separate"/>
            </w:r>
          </w:ins>
          <w:r w:rsidR="001C5227" w:rsidRPr="00EA0094">
            <w:rPr>
              <w:rStyle w:val="Hyperlink"/>
            </w:rPr>
            <w:t>https://doi</w:t>
          </w:r>
          <w:ins w:id="650" w:author="Carter, Laura" w:date="2022-06-06T15:03:00Z">
            <w:r w:rsidR="001C5227">
              <w:fldChar w:fldCharType="end"/>
            </w:r>
          </w:ins>
          <w:r>
            <w:t>.org/10.1175/1520-0493(1992)120.</w:t>
          </w:r>
        </w:p>
        <w:p w14:paraId="3F74A771" w14:textId="527E3483" w:rsidR="00DE3D1D" w:rsidRDefault="00DE3D1D">
          <w:pPr>
            <w:autoSpaceDE w:val="0"/>
            <w:autoSpaceDN w:val="0"/>
            <w:ind w:hanging="640"/>
            <w:divId w:val="441458655"/>
          </w:pPr>
          <w:r>
            <w:t>[35]</w:t>
          </w:r>
          <w:r>
            <w:tab/>
            <w:t xml:space="preserve">R.J. Hogan, C.A.T. Ferro, I.T. Jolliffe, D.B. Stephenson, Equitability Revisited: Why the “Equitable Threat Score” Is Not Equitable, Weather and Forecasting. 25 (2010) 710–726. </w:t>
          </w:r>
          <w:ins w:id="651" w:author="Carter, Laura" w:date="2022-06-06T15:03:00Z">
            <w:r w:rsidR="001C5227">
              <w:fldChar w:fldCharType="begin"/>
            </w:r>
            <w:r w:rsidR="001C5227">
              <w:instrText xml:space="preserve"> HYPERLINK "</w:instrText>
            </w:r>
          </w:ins>
          <w:r w:rsidR="001C5227">
            <w:instrText>https://doi</w:instrText>
          </w:r>
          <w:ins w:id="652" w:author="Carter, Laura" w:date="2022-06-06T15:03:00Z">
            <w:r w:rsidR="001C5227">
              <w:instrText xml:space="preserve">" </w:instrText>
            </w:r>
            <w:r w:rsidR="001C5227">
              <w:fldChar w:fldCharType="separate"/>
            </w:r>
          </w:ins>
          <w:r w:rsidR="001C5227" w:rsidRPr="00EA0094">
            <w:rPr>
              <w:rStyle w:val="Hyperlink"/>
            </w:rPr>
            <w:t>https://doi</w:t>
          </w:r>
          <w:ins w:id="653" w:author="Carter, Laura" w:date="2022-06-06T15:03:00Z">
            <w:r w:rsidR="001C5227">
              <w:fldChar w:fldCharType="end"/>
            </w:r>
          </w:ins>
          <w:r>
            <w:t>.org/10.1175/2009WAF2222350.1.</w:t>
          </w:r>
        </w:p>
        <w:p w14:paraId="7F24BD32" w14:textId="77777777" w:rsidR="001C5227" w:rsidRDefault="00DE3D1D">
          <w:pPr>
            <w:autoSpaceDE w:val="0"/>
            <w:autoSpaceDN w:val="0"/>
            <w:ind w:hanging="640"/>
            <w:divId w:val="1357124336"/>
            <w:rPr>
              <w:ins w:id="654" w:author="Carter, Laura" w:date="2022-06-06T15:03:00Z"/>
            </w:rPr>
          </w:pPr>
          <w:r>
            <w:t>[36]</w:t>
          </w:r>
          <w:r>
            <w:tab/>
            <w:t xml:space="preserve">R.J. Hogan, E.J. O’Connor, A.J. Illingworth, Verification of cloud-fraction forecasts, Quarterly Journal of the Royal Meteorological </w:t>
          </w:r>
          <w:proofErr w:type="spellStart"/>
          <w:r>
            <w:t>Societ</w:t>
          </w:r>
          <w:proofErr w:type="spellEnd"/>
        </w:p>
        <w:p w14:paraId="79486187" w14:textId="328A4FD0" w:rsidR="00DE3D1D" w:rsidRDefault="00DE3D1D">
          <w:pPr>
            <w:autoSpaceDE w:val="0"/>
            <w:autoSpaceDN w:val="0"/>
            <w:ind w:hanging="640"/>
            <w:divId w:val="1357124336"/>
          </w:pPr>
          <w:r>
            <w:t>y. 135 (2009) 1494–1511. https://doi.org/10.1002/QJ.481.</w:t>
          </w:r>
        </w:p>
        <w:p w14:paraId="68D2832F" w14:textId="77777777" w:rsidR="00DE3D1D" w:rsidRDefault="00DE3D1D">
          <w:pPr>
            <w:autoSpaceDE w:val="0"/>
            <w:autoSpaceDN w:val="0"/>
            <w:ind w:hanging="640"/>
            <w:divId w:val="2119987069"/>
          </w:pPr>
          <w:r>
            <w:lastRenderedPageBreak/>
            <w:t>[37]</w:t>
          </w:r>
          <w:r>
            <w:tab/>
            <w:t>C.A.T. Ferro, D.B. Stephenson, Extremal Dependence Indices: Improved Verification Measures for Deterministic Forecasts of Rare Binary Events, Weather and Forecasting. 26 (2011) 699–713. https://doi.org/10.1175/WAF-D-10-05030.1.</w:t>
          </w:r>
        </w:p>
        <w:p w14:paraId="6EFF87C0" w14:textId="77777777" w:rsidR="00DE3D1D" w:rsidRDefault="00DE3D1D">
          <w:pPr>
            <w:autoSpaceDE w:val="0"/>
            <w:autoSpaceDN w:val="0"/>
            <w:ind w:hanging="640"/>
            <w:divId w:val="1111245404"/>
          </w:pPr>
          <w:r>
            <w:t>[38]</w:t>
          </w:r>
          <w:r>
            <w:tab/>
            <w:t xml:space="preserve">J. </w:t>
          </w:r>
          <w:proofErr w:type="spellStart"/>
          <w:r>
            <w:t>Wilczak</w:t>
          </w:r>
          <w:proofErr w:type="spellEnd"/>
          <w:r>
            <w:t xml:space="preserve">, C. Finley, J. Freedman, J. Cline, L. Bianco, J. Olson, I. </w:t>
          </w:r>
          <w:proofErr w:type="spellStart"/>
          <w:r>
            <w:t>Djalalova</w:t>
          </w:r>
          <w:proofErr w:type="spellEnd"/>
          <w:r>
            <w:t xml:space="preserve">, L. Sheridan, M. Ahlstrom, J. </w:t>
          </w:r>
          <w:proofErr w:type="spellStart"/>
          <w:r>
            <w:t>Manobianco</w:t>
          </w:r>
          <w:proofErr w:type="spellEnd"/>
          <w:r>
            <w:t xml:space="preserve">, J. Zack, J.R. Carley, S. Benjamin, R. Coulter, L.K. Berg, J. </w:t>
          </w:r>
          <w:proofErr w:type="spellStart"/>
          <w:r>
            <w:t>Mirocha</w:t>
          </w:r>
          <w:proofErr w:type="spellEnd"/>
          <w:r>
            <w:t xml:space="preserve">, K. Clawson, E. </w:t>
          </w:r>
          <w:proofErr w:type="spellStart"/>
          <w:r>
            <w:t>Natenberg</w:t>
          </w:r>
          <w:proofErr w:type="spellEnd"/>
          <w:r>
            <w:t xml:space="preserve">, M. Marquis, The Wind Forecast Improvement Project (WFIP): A Public–Private Partnership Addressing Wind Energy Forecast Needs, Bull Am </w:t>
          </w:r>
          <w:proofErr w:type="spellStart"/>
          <w:r>
            <w:t>Meteorol</w:t>
          </w:r>
          <w:proofErr w:type="spellEnd"/>
          <w:r>
            <w:t xml:space="preserve"> Soc. 96 (2015) 1699–1718. https://doi.org/10.1175/BAMS-D-14-00107.1.</w:t>
          </w:r>
        </w:p>
        <w:p w14:paraId="5C07BD3F" w14:textId="77777777" w:rsidR="00DE3D1D" w:rsidRDefault="00DE3D1D">
          <w:pPr>
            <w:autoSpaceDE w:val="0"/>
            <w:autoSpaceDN w:val="0"/>
            <w:ind w:hanging="640"/>
            <w:divId w:val="1400439737"/>
          </w:pPr>
          <w:r>
            <w:t>[39]</w:t>
          </w:r>
          <w:r>
            <w:tab/>
            <w:t xml:space="preserve">C. Draxl, R.P. </w:t>
          </w:r>
          <w:proofErr w:type="spellStart"/>
          <w:r>
            <w:t>Worsnop</w:t>
          </w:r>
          <w:proofErr w:type="spellEnd"/>
          <w:r>
            <w:t xml:space="preserve">, G. Xia, Y. </w:t>
          </w:r>
          <w:proofErr w:type="spellStart"/>
          <w:r>
            <w:t>Pichugina</w:t>
          </w:r>
          <w:proofErr w:type="spellEnd"/>
          <w:r>
            <w:t xml:space="preserve">, D. Chand, J.K. Lundquist, J. Sharp, G. </w:t>
          </w:r>
          <w:proofErr w:type="spellStart"/>
          <w:r>
            <w:t>Wedam</w:t>
          </w:r>
          <w:proofErr w:type="spellEnd"/>
          <w:r>
            <w:t xml:space="preserve">, J.M. </w:t>
          </w:r>
          <w:proofErr w:type="spellStart"/>
          <w:r>
            <w:t>Wilczak</w:t>
          </w:r>
          <w:proofErr w:type="spellEnd"/>
          <w:r>
            <w:t>, L.K. Berg, Mountain waves can impact wind power generation, Wind Energy Science. 6 (2021) 45–60. https://doi.org/10.5194/WES-6-45-2021.</w:t>
          </w:r>
        </w:p>
        <w:p w14:paraId="2FF3F454" w14:textId="77777777" w:rsidR="00DE3D1D" w:rsidRDefault="00DE3D1D">
          <w:pPr>
            <w:autoSpaceDE w:val="0"/>
            <w:autoSpaceDN w:val="0"/>
            <w:ind w:hanging="640"/>
            <w:divId w:val="1293485938"/>
          </w:pPr>
          <w:r>
            <w:t>[40]</w:t>
          </w:r>
          <w:r>
            <w:tab/>
            <w:t xml:space="preserve">M.B. </w:t>
          </w:r>
          <w:proofErr w:type="spellStart"/>
          <w:r>
            <w:t>Bjerregård</w:t>
          </w:r>
          <w:proofErr w:type="spellEnd"/>
          <w:r>
            <w:t xml:space="preserve">, J.K. </w:t>
          </w:r>
          <w:proofErr w:type="spellStart"/>
          <w:r>
            <w:t>Møller</w:t>
          </w:r>
          <w:proofErr w:type="spellEnd"/>
          <w:r>
            <w:t>, H. Madsen, An introduction to multivariate probabilistic forecast evaluation, Energy and AI. 4 (2021). https://doi.org/10.1016/J.EGYAI.2021.100058.</w:t>
          </w:r>
        </w:p>
        <w:p w14:paraId="51DA903B" w14:textId="44C8EEAD" w:rsidR="00250B5D" w:rsidRPr="008506FC" w:rsidRDefault="00DE3D1D" w:rsidP="00306FA4">
          <w:pPr>
            <w:pStyle w:val="References"/>
          </w:pPr>
          <w:r>
            <w:t> </w:t>
          </w:r>
        </w:p>
      </w:sdtContent>
    </w:sdt>
    <w:sectPr w:rsidR="00250B5D" w:rsidRPr="008506FC" w:rsidSect="005C312C">
      <w:type w:val="continuous"/>
      <w:pgSz w:w="12240" w:h="15840" w:code="1"/>
      <w:pgMar w:top="1440" w:right="1440" w:bottom="1440" w:left="1440" w:header="720" w:footer="288" w:gutter="0"/>
      <w:lnNumType w:countBy="1" w:restart="continuous"/>
      <w:cols w:space="432"/>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rter, Laura" w:date="2022-06-03T11:52:00Z" w:initials="CL">
    <w:p w14:paraId="3873EF99" w14:textId="77777777" w:rsidR="0016507E" w:rsidRDefault="0016507E" w:rsidP="005931A3">
      <w:pPr>
        <w:pStyle w:val="CommentText"/>
        <w:jc w:val="left"/>
      </w:pPr>
      <w:r>
        <w:rPr>
          <w:rStyle w:val="CommentReference"/>
        </w:rPr>
        <w:annotationRef/>
      </w:r>
      <w:r>
        <w:t>Please check if this should be "wind power ramp"</w:t>
      </w:r>
    </w:p>
  </w:comment>
  <w:comment w:id="3" w:author="Carter, Laura" w:date="2022-06-06T12:07:00Z" w:initials="CL">
    <w:p w14:paraId="68F9FEB2" w14:textId="77777777" w:rsidR="00CF0EF2" w:rsidRDefault="00CF0EF2" w:rsidP="00C87914">
      <w:pPr>
        <w:pStyle w:val="CommentText"/>
        <w:jc w:val="left"/>
      </w:pPr>
      <w:r>
        <w:rPr>
          <w:rStyle w:val="CommentReference"/>
        </w:rPr>
        <w:annotationRef/>
      </w:r>
      <w:r>
        <w:t>Please be sure you have all sections required by the journal (e.g., abbreviations, acknowledgements): https://www.elsevier.com/journals/renewable-energy/0960-1481/guide-for-authors</w:t>
      </w:r>
    </w:p>
  </w:comment>
  <w:comment w:id="39" w:author="Carter, Laura" w:date="2022-06-06T10:56:00Z" w:initials="CL">
    <w:p w14:paraId="7EC4F462" w14:textId="77777777" w:rsidR="00054216" w:rsidRDefault="00A03CC8" w:rsidP="00FC0C01">
      <w:pPr>
        <w:pStyle w:val="CommentText"/>
        <w:jc w:val="left"/>
      </w:pPr>
      <w:r>
        <w:rPr>
          <w:rStyle w:val="CommentReference"/>
        </w:rPr>
        <w:annotationRef/>
      </w:r>
      <w:r w:rsidR="00054216">
        <w:t xml:space="preserve">Please check that your sections match those required by the journal (e.g., "Introduction": </w:t>
      </w:r>
      <w:hyperlink r:id="rId1" w:history="1">
        <w:r w:rsidR="00054216" w:rsidRPr="00FC0C01">
          <w:rPr>
            <w:rStyle w:val="Hyperlink"/>
          </w:rPr>
          <w:t>https://www.elsevier.com/journals/renewable-energy/0960-1481/guide-for-authors</w:t>
        </w:r>
      </w:hyperlink>
    </w:p>
  </w:comment>
  <w:comment w:id="40" w:author="Carter, Laura" w:date="2022-06-06T10:57:00Z" w:initials="CL">
    <w:p w14:paraId="609208A6" w14:textId="4E707064" w:rsidR="00A03CC8" w:rsidRDefault="00A03CC8" w:rsidP="00855C0A">
      <w:pPr>
        <w:pStyle w:val="CommentText"/>
        <w:jc w:val="left"/>
      </w:pPr>
      <w:r>
        <w:rPr>
          <w:rStyle w:val="CommentReference"/>
        </w:rPr>
        <w:annotationRef/>
      </w:r>
      <w:r>
        <w:t>I suggest rephrasing this to keep parallel structure with the example before this: "forecast uncertainty communications"</w:t>
      </w:r>
    </w:p>
  </w:comment>
  <w:comment w:id="48" w:author="Carter, Laura" w:date="2022-06-06T11:04:00Z" w:initials="CL">
    <w:p w14:paraId="60C064EB" w14:textId="77777777" w:rsidR="00DC2202" w:rsidRDefault="00DC2202" w:rsidP="004E718A">
      <w:pPr>
        <w:pStyle w:val="CommentText"/>
        <w:jc w:val="left"/>
      </w:pPr>
      <w:r>
        <w:rPr>
          <w:rStyle w:val="CommentReference"/>
        </w:rPr>
        <w:annotationRef/>
      </w:r>
      <w:r>
        <w:t>As this acronym only appears once later, you do not need it.</w:t>
      </w:r>
    </w:p>
  </w:comment>
  <w:comment w:id="51" w:author="Carter, Laura" w:date="2022-06-06T11:03:00Z" w:initials="CL">
    <w:p w14:paraId="0E9A91FB" w14:textId="4FEC67C2" w:rsidR="00DC2202" w:rsidRDefault="00DC2202" w:rsidP="004963F5">
      <w:pPr>
        <w:pStyle w:val="CommentText"/>
        <w:jc w:val="left"/>
      </w:pPr>
      <w:r>
        <w:rPr>
          <w:rStyle w:val="CommentReference"/>
        </w:rPr>
        <w:annotationRef/>
      </w:r>
      <w:r>
        <w:t>This is not needed as the acronym does not appear anywhere else.</w:t>
      </w:r>
    </w:p>
  </w:comment>
  <w:comment w:id="53" w:author="Carter, Laura" w:date="2022-06-06T11:07:00Z" w:initials="CL">
    <w:p w14:paraId="0B3609EE" w14:textId="77777777" w:rsidR="005A10AA" w:rsidRDefault="005A10AA" w:rsidP="00A83808">
      <w:pPr>
        <w:pStyle w:val="CommentText"/>
        <w:jc w:val="left"/>
      </w:pPr>
      <w:r>
        <w:rPr>
          <w:rStyle w:val="CommentReference"/>
        </w:rPr>
        <w:annotationRef/>
      </w:r>
      <w:r>
        <w:t>Suggest: wind energy industry</w:t>
      </w:r>
    </w:p>
  </w:comment>
  <w:comment w:id="54" w:author="Carter, Laura" w:date="2022-06-06T11:12:00Z" w:initials="CL">
    <w:p w14:paraId="228C9867" w14:textId="77777777" w:rsidR="005A10AA" w:rsidRDefault="005A10AA" w:rsidP="00654889">
      <w:pPr>
        <w:pStyle w:val="CommentText"/>
        <w:jc w:val="left"/>
      </w:pPr>
      <w:r>
        <w:rPr>
          <w:rStyle w:val="CommentReference"/>
        </w:rPr>
        <w:annotationRef/>
      </w:r>
      <w:r>
        <w:t>Suggest deleting this. It's unnecessary because you say "applications" at the end of the sentence.</w:t>
      </w:r>
    </w:p>
  </w:comment>
  <w:comment w:id="56" w:author="Carter, Laura" w:date="2022-06-06T11:15:00Z" w:initials="CL">
    <w:p w14:paraId="4D3BB1AF" w14:textId="77777777" w:rsidR="005E1CAA" w:rsidRDefault="005E1CAA" w:rsidP="00CD1FD6">
      <w:pPr>
        <w:pStyle w:val="CommentText"/>
        <w:jc w:val="left"/>
      </w:pPr>
      <w:r>
        <w:rPr>
          <w:rStyle w:val="CommentReference"/>
        </w:rPr>
        <w:annotationRef/>
      </w:r>
      <w:r>
        <w:t>You can delete this as you already explained this acronym three paragraphs previously.</w:t>
      </w:r>
    </w:p>
  </w:comment>
  <w:comment w:id="61" w:author="Carter, Laura" w:date="2022-06-06T14:07:00Z" w:initials="CL">
    <w:p w14:paraId="14B57010" w14:textId="77777777" w:rsidR="00554F3D" w:rsidRDefault="00C21803" w:rsidP="006D50D1">
      <w:pPr>
        <w:pStyle w:val="CommentText"/>
        <w:jc w:val="left"/>
      </w:pPr>
      <w:r>
        <w:rPr>
          <w:rStyle w:val="CommentReference"/>
        </w:rPr>
        <w:annotationRef/>
      </w:r>
      <w:r w:rsidR="00554F3D">
        <w:t>If you decided to keep numerals, although it's not recommended, please use the mathematical symbol rather than a lowercase X (2×2).</w:t>
      </w:r>
    </w:p>
  </w:comment>
  <w:comment w:id="67" w:author="Carter, Laura" w:date="2022-06-06T11:19:00Z" w:initials="CL">
    <w:p w14:paraId="44CF0BC2" w14:textId="5BBA39B2" w:rsidR="00AB331D" w:rsidRDefault="00AB331D" w:rsidP="002213A8">
      <w:pPr>
        <w:pStyle w:val="CommentText"/>
        <w:jc w:val="left"/>
      </w:pPr>
      <w:r>
        <w:rPr>
          <w:rStyle w:val="CommentReference"/>
        </w:rPr>
        <w:annotationRef/>
      </w:r>
      <w:r>
        <w:t>Can?</w:t>
      </w:r>
    </w:p>
  </w:comment>
  <w:comment w:id="69" w:author="Carter, Laura" w:date="2022-06-06T11:23:00Z" w:initials="CL">
    <w:p w14:paraId="2482F7F7" w14:textId="77777777" w:rsidR="0015712A" w:rsidRDefault="0015712A" w:rsidP="00F820E9">
      <w:pPr>
        <w:pStyle w:val="CommentText"/>
        <w:jc w:val="left"/>
      </w:pPr>
      <w:r>
        <w:rPr>
          <w:rStyle w:val="CommentReference"/>
        </w:rPr>
        <w:annotationRef/>
      </w:r>
      <w:r>
        <w:t>They appear to not use "The" before the noun (only if WindSider is used as an adjective, e.g., "the WindSider team")</w:t>
      </w:r>
      <w:r>
        <w:br/>
      </w:r>
      <w:r>
        <w:br/>
      </w:r>
      <w:hyperlink r:id="rId2" w:history="1">
        <w:r w:rsidRPr="00F820E9">
          <w:rPr>
            <w:rStyle w:val="Hyperlink"/>
          </w:rPr>
          <w:t>https://www.windsider.io/</w:t>
        </w:r>
      </w:hyperlink>
    </w:p>
  </w:comment>
  <w:comment w:id="76" w:author="Carter, Laura" w:date="2022-06-06T11:25:00Z" w:initials="CL">
    <w:p w14:paraId="52405033" w14:textId="77777777" w:rsidR="0015712A" w:rsidRDefault="0015712A" w:rsidP="00F673BB">
      <w:pPr>
        <w:pStyle w:val="CommentText"/>
        <w:jc w:val="left"/>
      </w:pPr>
      <w:r>
        <w:rPr>
          <w:rStyle w:val="CommentReference"/>
        </w:rPr>
        <w:annotationRef/>
      </w:r>
      <w:r>
        <w:t>Because this acronym only appears once after this, you do not need it.</w:t>
      </w:r>
    </w:p>
  </w:comment>
  <w:comment w:id="78" w:author="Carter, Laura" w:date="2022-06-06T11:26:00Z" w:initials="CL">
    <w:p w14:paraId="6C4C3018" w14:textId="77777777" w:rsidR="0015712A" w:rsidRDefault="0015712A" w:rsidP="002D0655">
      <w:pPr>
        <w:pStyle w:val="CommentText"/>
        <w:jc w:val="left"/>
      </w:pPr>
      <w:r>
        <w:rPr>
          <w:rStyle w:val="CommentReference"/>
        </w:rPr>
        <w:annotationRef/>
      </w:r>
      <w:r>
        <w:t>Suggest "cannot be" instead of "is not"</w:t>
      </w:r>
    </w:p>
  </w:comment>
  <w:comment w:id="92" w:author="Carter, Laura" w:date="2022-06-06T11:32:00Z" w:initials="CL">
    <w:p w14:paraId="35EE782D" w14:textId="77777777" w:rsidR="00EC4517" w:rsidRDefault="00EC4517" w:rsidP="008F2221">
      <w:pPr>
        <w:pStyle w:val="CommentText"/>
        <w:jc w:val="left"/>
      </w:pPr>
      <w:r>
        <w:rPr>
          <w:rStyle w:val="CommentReference"/>
        </w:rPr>
        <w:annotationRef/>
      </w:r>
      <w:r>
        <w:t>Because this acronym only appears here, you can delete it unless you'd like it here for reference.</w:t>
      </w:r>
    </w:p>
  </w:comment>
  <w:comment w:id="93" w:author="Carter, Laura" w:date="2022-06-06T11:25:00Z" w:initials="CL">
    <w:p w14:paraId="42339230" w14:textId="2455EC5A" w:rsidR="0015712A" w:rsidRDefault="0015712A" w:rsidP="006B7D56">
      <w:pPr>
        <w:pStyle w:val="CommentText"/>
        <w:jc w:val="left"/>
      </w:pPr>
      <w:r>
        <w:rPr>
          <w:rStyle w:val="CommentReference"/>
        </w:rPr>
        <w:annotationRef/>
      </w:r>
      <w:r>
        <w:t>Because this is the only time this acronym appears in the text, you should write it out.</w:t>
      </w:r>
    </w:p>
  </w:comment>
  <w:comment w:id="103" w:author="Carter, Laura" w:date="2022-06-06T12:00:00Z" w:initials="CL">
    <w:p w14:paraId="7F9A414C" w14:textId="77777777" w:rsidR="000A2761" w:rsidRDefault="009F2EC5" w:rsidP="00D874BA">
      <w:pPr>
        <w:pStyle w:val="CommentText"/>
        <w:jc w:val="left"/>
      </w:pPr>
      <w:r>
        <w:rPr>
          <w:rStyle w:val="CommentReference"/>
        </w:rPr>
        <w:annotationRef/>
      </w:r>
      <w:r w:rsidR="000A2761">
        <w:t>When directly referencing the citation, the style should include the authors' names before the number.</w:t>
      </w:r>
    </w:p>
  </w:comment>
  <w:comment w:id="109" w:author="Carter, Laura" w:date="2022-06-06T12:03:00Z" w:initials="CL">
    <w:p w14:paraId="5DE4F651" w14:textId="77777777" w:rsidR="00AB3A56" w:rsidRDefault="00AB3A56" w:rsidP="00832A3E">
      <w:pPr>
        <w:pStyle w:val="CommentText"/>
        <w:jc w:val="left"/>
      </w:pPr>
      <w:r>
        <w:rPr>
          <w:rStyle w:val="CommentReference"/>
        </w:rPr>
        <w:annotationRef/>
      </w:r>
      <w:r>
        <w:t>Optional: you can delete this word.</w:t>
      </w:r>
    </w:p>
  </w:comment>
  <w:comment w:id="114" w:author="Carter, Laura" w:date="2022-06-06T12:49:00Z" w:initials="CL">
    <w:p w14:paraId="33391636" w14:textId="77777777" w:rsidR="00DB54EC" w:rsidRDefault="00DB54EC" w:rsidP="000D161C">
      <w:pPr>
        <w:pStyle w:val="CommentText"/>
        <w:jc w:val="left"/>
      </w:pPr>
      <w:r>
        <w:rPr>
          <w:rStyle w:val="CommentReference"/>
        </w:rPr>
        <w:annotationRef/>
      </w:r>
      <w:r>
        <w:t>You have already introduced this software, so you could (optional) delete all of this and begin the sentence with "The Ramp Tool and Metric uses a set of…"</w:t>
      </w:r>
    </w:p>
  </w:comment>
  <w:comment w:id="117" w:author="Carter, Laura" w:date="2022-06-06T12:51:00Z" w:initials="CL">
    <w:p w14:paraId="16F8F8C8" w14:textId="77777777" w:rsidR="00DB54EC" w:rsidRDefault="00DB54EC" w:rsidP="00D814F6">
      <w:pPr>
        <w:pStyle w:val="CommentText"/>
        <w:jc w:val="left"/>
      </w:pPr>
      <w:r>
        <w:rPr>
          <w:rStyle w:val="CommentReference"/>
        </w:rPr>
        <w:annotationRef/>
      </w:r>
      <w:r>
        <w:t>I might suggest using "correct" here as in the opposite of "wrong" to avoid any confusion with "right" as in the opposite of "left."</w:t>
      </w:r>
    </w:p>
  </w:comment>
  <w:comment w:id="124" w:author="Carter, Laura" w:date="2022-06-06T13:09:00Z" w:initials="CL">
    <w:p w14:paraId="44417F93" w14:textId="77777777" w:rsidR="008321B6" w:rsidRDefault="008321B6" w:rsidP="00757398">
      <w:pPr>
        <w:pStyle w:val="CommentText"/>
        <w:jc w:val="left"/>
      </w:pPr>
      <w:r>
        <w:rPr>
          <w:rStyle w:val="CommentReference"/>
        </w:rPr>
        <w:annotationRef/>
      </w:r>
      <w:r>
        <w:t>To match the style of other references, this should be "Roebber [32]."</w:t>
      </w:r>
    </w:p>
  </w:comment>
  <w:comment w:id="125" w:author="Carter, Laura" w:date="2022-06-06T13:10:00Z" w:initials="CL">
    <w:p w14:paraId="704E6731" w14:textId="77777777" w:rsidR="00214A7E" w:rsidRDefault="008321B6" w:rsidP="00DA61F8">
      <w:pPr>
        <w:pStyle w:val="CommentText"/>
        <w:jc w:val="left"/>
      </w:pPr>
      <w:r>
        <w:rPr>
          <w:rStyle w:val="CommentReference"/>
        </w:rPr>
        <w:annotationRef/>
      </w:r>
      <w:r w:rsidR="00214A7E">
        <w:t>I suggest adding "(Eq. 3)" to remind the reader what this equation was so they can see how it differs.</w:t>
      </w:r>
    </w:p>
  </w:comment>
  <w:comment w:id="131" w:author="Carter, Laura" w:date="2022-06-06T13:13:00Z" w:initials="CL">
    <w:p w14:paraId="60C7EDC5" w14:textId="77777777" w:rsidR="00214A7E" w:rsidRDefault="00214A7E" w:rsidP="00040EBF">
      <w:pPr>
        <w:pStyle w:val="CommentText"/>
        <w:jc w:val="left"/>
      </w:pPr>
      <w:r>
        <w:rPr>
          <w:rStyle w:val="CommentReference"/>
        </w:rPr>
        <w:annotationRef/>
      </w:r>
      <w:r>
        <w:t>This should be displayed like the other equations on its own line as "(10)".</w:t>
      </w:r>
    </w:p>
  </w:comment>
  <w:comment w:id="139" w:author="Carter, Laura" w:date="2022-06-06T11:04:00Z" w:initials="CL">
    <w:p w14:paraId="1D2A92E7" w14:textId="70F986B7" w:rsidR="00DC2202" w:rsidRDefault="00DC2202" w:rsidP="00590E68">
      <w:pPr>
        <w:pStyle w:val="CommentText"/>
        <w:jc w:val="left"/>
      </w:pPr>
      <w:r>
        <w:rPr>
          <w:rStyle w:val="CommentReference"/>
        </w:rPr>
        <w:annotationRef/>
      </w:r>
      <w:r>
        <w:t>Because this is the only time this acronym appears, you should write it out.</w:t>
      </w:r>
    </w:p>
  </w:comment>
  <w:comment w:id="149" w:author="Carter, Laura" w:date="2022-06-06T13:24:00Z" w:initials="CL">
    <w:p w14:paraId="7D416BD1" w14:textId="77777777" w:rsidR="001A4A74" w:rsidRDefault="001A4A74" w:rsidP="00A52C0B">
      <w:pPr>
        <w:pStyle w:val="CommentText"/>
        <w:jc w:val="left"/>
      </w:pPr>
      <w:r>
        <w:rPr>
          <w:rStyle w:val="CommentReference"/>
        </w:rPr>
        <w:annotationRef/>
      </w:r>
      <w:r>
        <w:t>Because you are directly referring to these references, you should cite them by name with the reference number following: "can be found in publications by Shaw et al. [8], Olson et al. [9] and Wilczak et al. [38].").</w:t>
      </w:r>
    </w:p>
  </w:comment>
  <w:comment w:id="156" w:author="Carter, Laura" w:date="2022-06-06T13:41:00Z" w:initials="CL">
    <w:p w14:paraId="55918250" w14:textId="77777777" w:rsidR="00BC7679" w:rsidRDefault="00BC7679" w:rsidP="00193FE5">
      <w:pPr>
        <w:pStyle w:val="CommentText"/>
        <w:jc w:val="left"/>
      </w:pPr>
      <w:r>
        <w:rPr>
          <w:rStyle w:val="CommentReference"/>
        </w:rPr>
        <w:annotationRef/>
      </w:r>
      <w:r>
        <w:t>Please also write out this citation: "as in the publication by Draxl et al. [30]."</w:t>
      </w:r>
    </w:p>
  </w:comment>
  <w:comment w:id="157" w:author="Carter, Laura" w:date="2022-06-06T14:13:00Z" w:initials="CL">
    <w:p w14:paraId="754B6F60" w14:textId="77777777" w:rsidR="00777815" w:rsidRDefault="00777815" w:rsidP="00D63AAE">
      <w:pPr>
        <w:pStyle w:val="CommentText"/>
        <w:jc w:val="left"/>
      </w:pPr>
      <w:r>
        <w:rPr>
          <w:rStyle w:val="CommentReference"/>
        </w:rPr>
        <w:annotationRef/>
      </w:r>
      <w:r>
        <w:t>I have moved this in the front to give the reader context as well as avoid having to write "the" beforehand and add "st" or "th" after each number.</w:t>
      </w:r>
    </w:p>
  </w:comment>
  <w:comment w:id="161" w:author="Carter, Laura" w:date="2022-06-06T13:29:00Z" w:initials="CL">
    <w:p w14:paraId="3FC84DB6" w14:textId="69FCAB83" w:rsidR="00CB12F9" w:rsidRDefault="00CB12F9" w:rsidP="00474B82">
      <w:pPr>
        <w:pStyle w:val="CommentText"/>
        <w:jc w:val="left"/>
      </w:pPr>
      <w:r>
        <w:rPr>
          <w:rStyle w:val="CommentReference"/>
        </w:rPr>
        <w:annotationRef/>
      </w:r>
      <w:r>
        <w:t>I suggest adding the year: "and 10, 2021."</w:t>
      </w:r>
    </w:p>
  </w:comment>
  <w:comment w:id="164" w:author="Carter, Laura" w:date="2022-06-06T13:31:00Z" w:initials="CL">
    <w:p w14:paraId="73951593" w14:textId="77777777" w:rsidR="00CB12F9" w:rsidRDefault="00CB12F9" w:rsidP="00820592">
      <w:pPr>
        <w:pStyle w:val="CommentText"/>
        <w:jc w:val="left"/>
      </w:pPr>
      <w:r>
        <w:rPr>
          <w:rStyle w:val="CommentReference"/>
        </w:rPr>
        <w:annotationRef/>
      </w:r>
      <w:r>
        <w:t>I suggest moving this above the table.</w:t>
      </w:r>
    </w:p>
  </w:comment>
  <w:comment w:id="165" w:author="Carter, Laura" w:date="2022-06-06T15:37:00Z" w:initials="CL">
    <w:p w14:paraId="4D33310E" w14:textId="77777777" w:rsidR="00A82E61" w:rsidRDefault="00A82E61" w:rsidP="00F961D1">
      <w:pPr>
        <w:pStyle w:val="CommentText"/>
        <w:jc w:val="left"/>
      </w:pPr>
      <w:r>
        <w:rPr>
          <w:rStyle w:val="CommentReference"/>
        </w:rPr>
        <w:annotationRef/>
      </w:r>
      <w:r>
        <w:t>Note: I have provided alt text for all of the images in the document by right clicking and choosing "Edit alt text."</w:t>
      </w:r>
    </w:p>
  </w:comment>
  <w:comment w:id="168" w:author="Carter, Laura" w:date="2022-06-06T13:30:00Z" w:initials="CL">
    <w:p w14:paraId="6ADA0BF4" w14:textId="3FEDB67C" w:rsidR="00CB12F9" w:rsidRDefault="00CB12F9" w:rsidP="00E73139">
      <w:pPr>
        <w:pStyle w:val="CommentText"/>
        <w:jc w:val="left"/>
      </w:pPr>
      <w:r>
        <w:rPr>
          <w:rStyle w:val="CommentReference"/>
        </w:rPr>
        <w:annotationRef/>
      </w:r>
      <w:r>
        <w:t>This is the journal's style.</w:t>
      </w:r>
    </w:p>
  </w:comment>
  <w:comment w:id="177" w:author="Carter, Laura" w:date="2022-06-06T13:33:00Z" w:initials="CL">
    <w:p w14:paraId="7E181183" w14:textId="77777777" w:rsidR="00330B3A" w:rsidRDefault="00330B3A" w:rsidP="00D117F5">
      <w:pPr>
        <w:pStyle w:val="CommentText"/>
        <w:jc w:val="left"/>
      </w:pPr>
      <w:r>
        <w:rPr>
          <w:rStyle w:val="CommentReference"/>
        </w:rPr>
        <w:annotationRef/>
      </w:r>
      <w:r>
        <w:t>Or "p5's submission"</w:t>
      </w:r>
    </w:p>
  </w:comment>
  <w:comment w:id="198" w:author="Carter, Laura" w:date="2022-06-06T13:36:00Z" w:initials="CL">
    <w:p w14:paraId="79265CCE" w14:textId="77777777" w:rsidR="00093408" w:rsidRDefault="00093408" w:rsidP="00E3550F">
      <w:pPr>
        <w:pStyle w:val="CommentText"/>
        <w:jc w:val="left"/>
      </w:pPr>
      <w:r>
        <w:rPr>
          <w:rStyle w:val="CommentReference"/>
        </w:rPr>
        <w:annotationRef/>
      </w:r>
      <w:r>
        <w:t>By saying "except for," you are already inferring "other."</w:t>
      </w:r>
    </w:p>
  </w:comment>
  <w:comment w:id="296" w:author="Carter, Laura" w:date="2022-06-06T14:11:00Z" w:initials="CL">
    <w:p w14:paraId="3F1A2EC0" w14:textId="77777777" w:rsidR="00777815" w:rsidRDefault="00777815" w:rsidP="00446993">
      <w:pPr>
        <w:pStyle w:val="CommentText"/>
        <w:jc w:val="left"/>
      </w:pPr>
      <w:r>
        <w:rPr>
          <w:rStyle w:val="CommentReference"/>
        </w:rPr>
        <w:annotationRef/>
      </w:r>
      <w:r>
        <w:t>This is the style you used previously. Either way, please be consistent.</w:t>
      </w:r>
    </w:p>
  </w:comment>
  <w:comment w:id="301" w:author="Carter, Laura" w:date="2022-06-06T14:10:00Z" w:initials="CL">
    <w:p w14:paraId="1F283F3A" w14:textId="6A80592F" w:rsidR="00777815" w:rsidRDefault="00777815" w:rsidP="003C1D47">
      <w:pPr>
        <w:pStyle w:val="CommentText"/>
        <w:jc w:val="left"/>
      </w:pPr>
      <w:r>
        <w:rPr>
          <w:rStyle w:val="CommentReference"/>
        </w:rPr>
        <w:annotationRef/>
      </w:r>
      <w:r>
        <w:t>I suggest adding the year: "October 5, 2021."</w:t>
      </w:r>
    </w:p>
  </w:comment>
  <w:comment w:id="369" w:author="Carter, Laura" w:date="2022-06-06T15:04:00Z" w:initials="CL">
    <w:p w14:paraId="14A688C6" w14:textId="77777777" w:rsidR="001C5227" w:rsidRDefault="001C5227" w:rsidP="00E12019">
      <w:pPr>
        <w:pStyle w:val="CommentText"/>
        <w:jc w:val="left"/>
      </w:pPr>
      <w:r>
        <w:rPr>
          <w:rStyle w:val="CommentReference"/>
        </w:rPr>
        <w:annotationRef/>
      </w:r>
      <w:r>
        <w:t>A plural acronym should not have an apostrophe before the S.</w:t>
      </w:r>
    </w:p>
  </w:comment>
  <w:comment w:id="371" w:author="Carter, Laura" w:date="2022-06-06T14:19:00Z" w:initials="CL">
    <w:p w14:paraId="5F743DD4" w14:textId="53D9CED3" w:rsidR="003333CA" w:rsidRDefault="003333CA" w:rsidP="00F73676">
      <w:pPr>
        <w:pStyle w:val="CommentText"/>
        <w:jc w:val="left"/>
      </w:pPr>
      <w:r>
        <w:rPr>
          <w:rStyle w:val="CommentReference"/>
        </w:rPr>
        <w:annotationRef/>
      </w:r>
      <w:r>
        <w:t>You can delete this. It's unnecessary.</w:t>
      </w:r>
    </w:p>
  </w:comment>
  <w:comment w:id="406" w:author="Carter, Laura" w:date="2022-06-06T14:22:00Z" w:initials="CL">
    <w:p w14:paraId="5A81E430" w14:textId="77777777" w:rsidR="003333CA" w:rsidRDefault="003333CA" w:rsidP="004E2B80">
      <w:pPr>
        <w:pStyle w:val="CommentText"/>
        <w:jc w:val="left"/>
      </w:pPr>
      <w:r>
        <w:rPr>
          <w:rStyle w:val="CommentReference"/>
        </w:rPr>
        <w:annotationRef/>
      </w:r>
      <w:r>
        <w:t>Is this edit correct? Please confirm.</w:t>
      </w:r>
    </w:p>
  </w:comment>
  <w:comment w:id="413" w:author="Carter, Laura" w:date="2022-06-06T14:28:00Z" w:initials="CL">
    <w:p w14:paraId="05449968" w14:textId="77777777" w:rsidR="00BA5371" w:rsidRDefault="00BA5371" w:rsidP="00055AA6">
      <w:pPr>
        <w:pStyle w:val="CommentText"/>
        <w:jc w:val="left"/>
      </w:pPr>
      <w:r>
        <w:rPr>
          <w:rStyle w:val="CommentReference"/>
        </w:rPr>
        <w:annotationRef/>
      </w:r>
      <w:r>
        <w:t>Or "a substantially higher SEDS than" depending on if this should be plural (as I've made it) or singular.</w:t>
      </w:r>
    </w:p>
  </w:comment>
  <w:comment w:id="415" w:author="Carter, Laura" w:date="2022-06-06T14:32:00Z" w:initials="CL">
    <w:p w14:paraId="4757DC37" w14:textId="77777777" w:rsidR="00BA5371" w:rsidRDefault="00BA5371" w:rsidP="00A46680">
      <w:pPr>
        <w:pStyle w:val="CommentText"/>
        <w:jc w:val="left"/>
      </w:pPr>
      <w:r>
        <w:rPr>
          <w:rStyle w:val="CommentReference"/>
        </w:rPr>
        <w:annotationRef/>
      </w:r>
      <w:r>
        <w:t>"Where" is used incorrectly here. Instead, you can:</w:t>
      </w:r>
      <w:r>
        <w:br/>
        <w:t>(a) Delete this and use a semicolon: "are often inflexible; they forecast zero")</w:t>
      </w:r>
      <w:r>
        <w:br/>
        <w:t>(b) Add a different conjunction: "are often inflexible, and they forecast zero"</w:t>
      </w:r>
      <w:r>
        <w:br/>
        <w:t>(c) Change the tense of the second verb: "are often inflexible, forecasting zero".</w:t>
      </w:r>
    </w:p>
  </w:comment>
  <w:comment w:id="417" w:author="Carter, Laura" w:date="2022-06-06T14:32:00Z" w:initials="CL">
    <w:p w14:paraId="4FFC9C60" w14:textId="77777777" w:rsidR="00353153" w:rsidRDefault="00353153" w:rsidP="00CD7F1B">
      <w:pPr>
        <w:pStyle w:val="CommentText"/>
        <w:jc w:val="left"/>
      </w:pPr>
      <w:r>
        <w:rPr>
          <w:rStyle w:val="CommentReference"/>
        </w:rPr>
        <w:annotationRef/>
      </w:r>
      <w:r>
        <w:t>Optional but you could delete this. It's inferred.</w:t>
      </w:r>
    </w:p>
  </w:comment>
  <w:comment w:id="446" w:author="Carter, Laura" w:date="2022-06-06T15:35:00Z" w:initials="CL">
    <w:p w14:paraId="1261F79B" w14:textId="77777777" w:rsidR="00A91514" w:rsidRDefault="00A91514" w:rsidP="00E72B44">
      <w:pPr>
        <w:pStyle w:val="CommentText"/>
        <w:jc w:val="left"/>
      </w:pPr>
      <w:r>
        <w:rPr>
          <w:rStyle w:val="CommentReference"/>
        </w:rPr>
        <w:annotationRef/>
      </w:r>
      <w:r>
        <w:t>I think p1 on this key should not say "mean" as that participant did not submit an ensemble according to the rest of this document.</w:t>
      </w:r>
    </w:p>
  </w:comment>
  <w:comment w:id="471" w:author="Carter, Laura" w:date="2022-06-06T14:44:00Z" w:initials="CL">
    <w:p w14:paraId="04AE0060" w14:textId="5364B346" w:rsidR="001C5227" w:rsidRDefault="00565880" w:rsidP="00B10982">
      <w:pPr>
        <w:pStyle w:val="CommentText"/>
        <w:jc w:val="left"/>
      </w:pPr>
      <w:r>
        <w:rPr>
          <w:rStyle w:val="CommentReference"/>
        </w:rPr>
        <w:annotationRef/>
      </w:r>
      <w:r w:rsidR="001C5227">
        <w:t xml:space="preserve">You have already defined the acronym, so you can either use the acronym without the full name (just "PSS") or, if you want to write it out again for readers who skip the methods section, you can delete the acronym (just "Peirce skill score"). </w:t>
      </w:r>
    </w:p>
  </w:comment>
  <w:comment w:id="472" w:author="Carter, Laura" w:date="2022-06-06T14:44:00Z" w:initials="CL">
    <w:p w14:paraId="4A4F3995" w14:textId="1F4DBD6F" w:rsidR="00565880" w:rsidRDefault="00565880" w:rsidP="00606D52">
      <w:pPr>
        <w:pStyle w:val="CommentText"/>
        <w:jc w:val="left"/>
      </w:pPr>
      <w:r>
        <w:rPr>
          <w:rStyle w:val="CommentReference"/>
        </w:rPr>
        <w:annotationRef/>
      </w:r>
      <w:r>
        <w:t>Same as previous comment.</w:t>
      </w:r>
    </w:p>
  </w:comment>
  <w:comment w:id="484" w:author="Carter, Laura" w:date="2022-06-06T14:54:00Z" w:initials="CL">
    <w:p w14:paraId="6764ADF5" w14:textId="77777777" w:rsidR="006E43BD" w:rsidRDefault="006E43BD" w:rsidP="000F57A0">
      <w:pPr>
        <w:pStyle w:val="CommentText"/>
        <w:jc w:val="left"/>
      </w:pPr>
      <w:r>
        <w:rPr>
          <w:rStyle w:val="CommentReference"/>
        </w:rPr>
        <w:annotationRef/>
      </w:r>
      <w:r>
        <w:t>Or you could delete this and just say, "is more hits and fewer misses."</w:t>
      </w:r>
    </w:p>
  </w:comment>
  <w:comment w:id="491" w:author="Carter, Laura" w:date="2022-06-06T14:55:00Z" w:initials="CL">
    <w:p w14:paraId="4D7BABCC" w14:textId="77777777" w:rsidR="00D5054B" w:rsidRDefault="00D5054B" w:rsidP="0053595C">
      <w:pPr>
        <w:pStyle w:val="CommentText"/>
        <w:jc w:val="left"/>
      </w:pPr>
      <w:r>
        <w:rPr>
          <w:rStyle w:val="CommentReference"/>
        </w:rPr>
        <w:annotationRef/>
      </w:r>
      <w:r>
        <w:t>This is grammatically incorrect because, in the first phrase, the subject is "we," and in the second, it's "our vision". You could replace the beginning of this sentence with:</w:t>
      </w:r>
      <w:r>
        <w:br/>
        <w:t>(a) "As we look forward, our vision is that"</w:t>
      </w:r>
      <w:r>
        <w:br/>
        <w:t>(b) "Looking forward, we envision that"</w:t>
      </w:r>
    </w:p>
  </w:comment>
  <w:comment w:id="498" w:author="Carter, Laura" w:date="2022-06-06T15:00:00Z" w:initials="CL">
    <w:p w14:paraId="3CFB511E" w14:textId="77777777" w:rsidR="00AC53E7" w:rsidRDefault="00AC53E7" w:rsidP="005441A4">
      <w:pPr>
        <w:pStyle w:val="CommentText"/>
        <w:jc w:val="left"/>
      </w:pPr>
      <w:r>
        <w:rPr>
          <w:rStyle w:val="CommentReference"/>
        </w:rPr>
        <w:annotationRef/>
      </w:r>
      <w:r>
        <w:t>If it was in part, please remove the brackets.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73EF99" w15:done="0"/>
  <w15:commentEx w15:paraId="68F9FEB2" w15:done="0"/>
  <w15:commentEx w15:paraId="7EC4F462" w15:done="0"/>
  <w15:commentEx w15:paraId="609208A6" w15:done="0"/>
  <w15:commentEx w15:paraId="60C064EB" w15:done="0"/>
  <w15:commentEx w15:paraId="0E9A91FB" w15:done="0"/>
  <w15:commentEx w15:paraId="0B3609EE" w15:done="0"/>
  <w15:commentEx w15:paraId="228C9867" w15:done="0"/>
  <w15:commentEx w15:paraId="4D3BB1AF" w15:done="0"/>
  <w15:commentEx w15:paraId="14B57010" w15:done="0"/>
  <w15:commentEx w15:paraId="44CF0BC2" w15:done="0"/>
  <w15:commentEx w15:paraId="2482F7F7" w15:done="0"/>
  <w15:commentEx w15:paraId="52405033" w15:done="0"/>
  <w15:commentEx w15:paraId="6C4C3018" w15:done="0"/>
  <w15:commentEx w15:paraId="35EE782D" w15:done="0"/>
  <w15:commentEx w15:paraId="42339230" w15:done="0"/>
  <w15:commentEx w15:paraId="7F9A414C" w15:done="0"/>
  <w15:commentEx w15:paraId="5DE4F651" w15:done="0"/>
  <w15:commentEx w15:paraId="33391636" w15:done="0"/>
  <w15:commentEx w15:paraId="16F8F8C8" w15:done="0"/>
  <w15:commentEx w15:paraId="44417F93" w15:done="0"/>
  <w15:commentEx w15:paraId="704E6731" w15:done="0"/>
  <w15:commentEx w15:paraId="60C7EDC5" w15:done="0"/>
  <w15:commentEx w15:paraId="1D2A92E7" w15:done="0"/>
  <w15:commentEx w15:paraId="7D416BD1" w15:done="0"/>
  <w15:commentEx w15:paraId="55918250" w15:done="0"/>
  <w15:commentEx w15:paraId="754B6F60" w15:done="0"/>
  <w15:commentEx w15:paraId="3FC84DB6" w15:done="0"/>
  <w15:commentEx w15:paraId="73951593" w15:done="0"/>
  <w15:commentEx w15:paraId="4D33310E" w15:done="0"/>
  <w15:commentEx w15:paraId="6ADA0BF4" w15:done="0"/>
  <w15:commentEx w15:paraId="7E181183" w15:done="0"/>
  <w15:commentEx w15:paraId="79265CCE" w15:done="0"/>
  <w15:commentEx w15:paraId="3F1A2EC0" w15:done="0"/>
  <w15:commentEx w15:paraId="1F283F3A" w15:done="0"/>
  <w15:commentEx w15:paraId="14A688C6" w15:done="0"/>
  <w15:commentEx w15:paraId="5F743DD4" w15:done="0"/>
  <w15:commentEx w15:paraId="5A81E430" w15:done="0"/>
  <w15:commentEx w15:paraId="05449968" w15:done="0"/>
  <w15:commentEx w15:paraId="4757DC37" w15:done="0"/>
  <w15:commentEx w15:paraId="4FFC9C60" w15:done="0"/>
  <w15:commentEx w15:paraId="1261F79B" w15:done="0"/>
  <w15:commentEx w15:paraId="04AE0060" w15:done="0"/>
  <w15:commentEx w15:paraId="4A4F3995" w15:done="0"/>
  <w15:commentEx w15:paraId="6764ADF5" w15:done="0"/>
  <w15:commentEx w15:paraId="4D7BABCC" w15:done="0"/>
  <w15:commentEx w15:paraId="3CFB5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47489" w16cex:dateUtc="2022-06-03T17:52:00Z"/>
  <w16cex:commentExtensible w16cex:durableId="26486C74" w16cex:dateUtc="2022-06-06T18:07:00Z"/>
  <w16cex:commentExtensible w16cex:durableId="26485BD0" w16cex:dateUtc="2022-06-06T16:56:00Z"/>
  <w16cex:commentExtensible w16cex:durableId="26485C34" w16cex:dateUtc="2022-06-06T16:57:00Z"/>
  <w16cex:commentExtensible w16cex:durableId="26485DAD" w16cex:dateUtc="2022-06-06T17:04:00Z"/>
  <w16cex:commentExtensible w16cex:durableId="26485D8D" w16cex:dateUtc="2022-06-06T17:03:00Z"/>
  <w16cex:commentExtensible w16cex:durableId="26485E78" w16cex:dateUtc="2022-06-06T17:07:00Z"/>
  <w16cex:commentExtensible w16cex:durableId="26485F90" w16cex:dateUtc="2022-06-06T17:12:00Z"/>
  <w16cex:commentExtensible w16cex:durableId="26486044" w16cex:dateUtc="2022-06-06T17:15:00Z"/>
  <w16cex:commentExtensible w16cex:durableId="2648888A" w16cex:dateUtc="2022-06-06T20:07:00Z"/>
  <w16cex:commentExtensible w16cex:durableId="26486154" w16cex:dateUtc="2022-06-06T17:19:00Z"/>
  <w16cex:commentExtensible w16cex:durableId="2648624C" w16cex:dateUtc="2022-06-06T17:23:00Z"/>
  <w16cex:commentExtensible w16cex:durableId="264862A1" w16cex:dateUtc="2022-06-06T17:25:00Z"/>
  <w16cex:commentExtensible w16cex:durableId="264862F9" w16cex:dateUtc="2022-06-06T17:26:00Z"/>
  <w16cex:commentExtensible w16cex:durableId="2648645D" w16cex:dateUtc="2022-06-06T17:32:00Z"/>
  <w16cex:commentExtensible w16cex:durableId="264862BD" w16cex:dateUtc="2022-06-06T17:25:00Z"/>
  <w16cex:commentExtensible w16cex:durableId="26486ACA" w16cex:dateUtc="2022-06-06T18:00:00Z"/>
  <w16cex:commentExtensible w16cex:durableId="26486B7D" w16cex:dateUtc="2022-06-06T18:03:00Z"/>
  <w16cex:commentExtensible w16cex:durableId="26487651" w16cex:dateUtc="2022-06-06T18:49:00Z"/>
  <w16cex:commentExtensible w16cex:durableId="264876E5" w16cex:dateUtc="2022-06-06T18:51:00Z"/>
  <w16cex:commentExtensible w16cex:durableId="26487AFB" w16cex:dateUtc="2022-06-06T19:09:00Z"/>
  <w16cex:commentExtensible w16cex:durableId="26487B28" w16cex:dateUtc="2022-06-06T19:10:00Z"/>
  <w16cex:commentExtensible w16cex:durableId="26487C16" w16cex:dateUtc="2022-06-06T19:13:00Z"/>
  <w16cex:commentExtensible w16cex:durableId="26485DDA" w16cex:dateUtc="2022-06-06T17:04:00Z"/>
  <w16cex:commentExtensible w16cex:durableId="26487EA1" w16cex:dateUtc="2022-06-06T19:24:00Z"/>
  <w16cex:commentExtensible w16cex:durableId="264882A6" w16cex:dateUtc="2022-06-06T19:41:00Z"/>
  <w16cex:commentExtensible w16cex:durableId="264889FA" w16cex:dateUtc="2022-06-06T20:13:00Z"/>
  <w16cex:commentExtensible w16cex:durableId="26487FA6" w16cex:dateUtc="2022-06-06T19:29:00Z"/>
  <w16cex:commentExtensible w16cex:durableId="26488016" w16cex:dateUtc="2022-06-06T19:31:00Z"/>
  <w16cex:commentExtensible w16cex:durableId="26489DA1" w16cex:dateUtc="2022-06-06T21:37:00Z"/>
  <w16cex:commentExtensible w16cex:durableId="26488001" w16cex:dateUtc="2022-06-06T19:30:00Z"/>
  <w16cex:commentExtensible w16cex:durableId="264880B3" w16cex:dateUtc="2022-06-06T19:33:00Z"/>
  <w16cex:commentExtensible w16cex:durableId="2648816C" w16cex:dateUtc="2022-06-06T19:36:00Z"/>
  <w16cex:commentExtensible w16cex:durableId="26488990" w16cex:dateUtc="2022-06-06T20:11:00Z"/>
  <w16cex:commentExtensible w16cex:durableId="26488944" w16cex:dateUtc="2022-06-06T20:10:00Z"/>
  <w16cex:commentExtensible w16cex:durableId="26489606" w16cex:dateUtc="2022-06-06T21:04:00Z"/>
  <w16cex:commentExtensible w16cex:durableId="26488B82" w16cex:dateUtc="2022-06-06T20:19:00Z"/>
  <w16cex:commentExtensible w16cex:durableId="26488C36" w16cex:dateUtc="2022-06-06T20:22:00Z"/>
  <w16cex:commentExtensible w16cex:durableId="26488D72" w16cex:dateUtc="2022-06-06T20:28:00Z"/>
  <w16cex:commentExtensible w16cex:durableId="26488E75" w16cex:dateUtc="2022-06-06T20:32:00Z"/>
  <w16cex:commentExtensible w16cex:durableId="26488E90" w16cex:dateUtc="2022-06-06T20:32:00Z"/>
  <w16cex:commentExtensible w16cex:durableId="26489D24" w16cex:dateUtc="2022-06-06T21:35:00Z"/>
  <w16cex:commentExtensible w16cex:durableId="2648914F" w16cex:dateUtc="2022-06-06T20:44:00Z"/>
  <w16cex:commentExtensible w16cex:durableId="2648915F" w16cex:dateUtc="2022-06-06T20:44:00Z"/>
  <w16cex:commentExtensible w16cex:durableId="264893AD" w16cex:dateUtc="2022-06-06T20:54:00Z"/>
  <w16cex:commentExtensible w16cex:durableId="264893EE" w16cex:dateUtc="2022-06-06T20:55:00Z"/>
  <w16cex:commentExtensible w16cex:durableId="2648952A" w16cex:dateUtc="2022-06-06T21: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73EF99" w16cid:durableId="26447489"/>
  <w16cid:commentId w16cid:paraId="68F9FEB2" w16cid:durableId="26486C74"/>
  <w16cid:commentId w16cid:paraId="7EC4F462" w16cid:durableId="26485BD0"/>
  <w16cid:commentId w16cid:paraId="609208A6" w16cid:durableId="26485C34"/>
  <w16cid:commentId w16cid:paraId="60C064EB" w16cid:durableId="26485DAD"/>
  <w16cid:commentId w16cid:paraId="0E9A91FB" w16cid:durableId="26485D8D"/>
  <w16cid:commentId w16cid:paraId="0B3609EE" w16cid:durableId="26485E78"/>
  <w16cid:commentId w16cid:paraId="228C9867" w16cid:durableId="26485F90"/>
  <w16cid:commentId w16cid:paraId="4D3BB1AF" w16cid:durableId="26486044"/>
  <w16cid:commentId w16cid:paraId="14B57010" w16cid:durableId="2648888A"/>
  <w16cid:commentId w16cid:paraId="44CF0BC2" w16cid:durableId="26486154"/>
  <w16cid:commentId w16cid:paraId="2482F7F7" w16cid:durableId="2648624C"/>
  <w16cid:commentId w16cid:paraId="52405033" w16cid:durableId="264862A1"/>
  <w16cid:commentId w16cid:paraId="6C4C3018" w16cid:durableId="264862F9"/>
  <w16cid:commentId w16cid:paraId="35EE782D" w16cid:durableId="2648645D"/>
  <w16cid:commentId w16cid:paraId="42339230" w16cid:durableId="264862BD"/>
  <w16cid:commentId w16cid:paraId="7F9A414C" w16cid:durableId="26486ACA"/>
  <w16cid:commentId w16cid:paraId="5DE4F651" w16cid:durableId="26486B7D"/>
  <w16cid:commentId w16cid:paraId="33391636" w16cid:durableId="26487651"/>
  <w16cid:commentId w16cid:paraId="16F8F8C8" w16cid:durableId="264876E5"/>
  <w16cid:commentId w16cid:paraId="44417F93" w16cid:durableId="26487AFB"/>
  <w16cid:commentId w16cid:paraId="704E6731" w16cid:durableId="26487B28"/>
  <w16cid:commentId w16cid:paraId="60C7EDC5" w16cid:durableId="26487C16"/>
  <w16cid:commentId w16cid:paraId="1D2A92E7" w16cid:durableId="26485DDA"/>
  <w16cid:commentId w16cid:paraId="7D416BD1" w16cid:durableId="26487EA1"/>
  <w16cid:commentId w16cid:paraId="55918250" w16cid:durableId="264882A6"/>
  <w16cid:commentId w16cid:paraId="754B6F60" w16cid:durableId="264889FA"/>
  <w16cid:commentId w16cid:paraId="3FC84DB6" w16cid:durableId="26487FA6"/>
  <w16cid:commentId w16cid:paraId="73951593" w16cid:durableId="26488016"/>
  <w16cid:commentId w16cid:paraId="4D33310E" w16cid:durableId="26489DA1"/>
  <w16cid:commentId w16cid:paraId="6ADA0BF4" w16cid:durableId="26488001"/>
  <w16cid:commentId w16cid:paraId="7E181183" w16cid:durableId="264880B3"/>
  <w16cid:commentId w16cid:paraId="79265CCE" w16cid:durableId="2648816C"/>
  <w16cid:commentId w16cid:paraId="3F1A2EC0" w16cid:durableId="26488990"/>
  <w16cid:commentId w16cid:paraId="1F283F3A" w16cid:durableId="26488944"/>
  <w16cid:commentId w16cid:paraId="14A688C6" w16cid:durableId="26489606"/>
  <w16cid:commentId w16cid:paraId="5F743DD4" w16cid:durableId="26488B82"/>
  <w16cid:commentId w16cid:paraId="5A81E430" w16cid:durableId="26488C36"/>
  <w16cid:commentId w16cid:paraId="05449968" w16cid:durableId="26488D72"/>
  <w16cid:commentId w16cid:paraId="4757DC37" w16cid:durableId="26488E75"/>
  <w16cid:commentId w16cid:paraId="4FFC9C60" w16cid:durableId="26488E90"/>
  <w16cid:commentId w16cid:paraId="1261F79B" w16cid:durableId="26489D24"/>
  <w16cid:commentId w16cid:paraId="04AE0060" w16cid:durableId="2648914F"/>
  <w16cid:commentId w16cid:paraId="4A4F3995" w16cid:durableId="2648915F"/>
  <w16cid:commentId w16cid:paraId="6764ADF5" w16cid:durableId="264893AD"/>
  <w16cid:commentId w16cid:paraId="4D7BABCC" w16cid:durableId="264893EE"/>
  <w16cid:commentId w16cid:paraId="3CFB511E" w16cid:durableId="264895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21B0D" w14:textId="77777777" w:rsidR="008A4CB4" w:rsidRDefault="008A4CB4" w:rsidP="002263C9">
      <w:r>
        <w:separator/>
      </w:r>
    </w:p>
  </w:endnote>
  <w:endnote w:type="continuationSeparator" w:id="0">
    <w:p w14:paraId="0E036F80" w14:textId="77777777" w:rsidR="008A4CB4" w:rsidRDefault="008A4CB4" w:rsidP="002263C9">
      <w:r>
        <w:continuationSeparator/>
      </w:r>
    </w:p>
  </w:endnote>
  <w:endnote w:type="continuationNotice" w:id="1">
    <w:p w14:paraId="0BE08BD9" w14:textId="77777777" w:rsidR="008A4CB4" w:rsidRDefault="008A4C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92FCF" w14:textId="77777777" w:rsidR="008A4CB4" w:rsidRDefault="008A4CB4" w:rsidP="002263C9">
      <w:r>
        <w:separator/>
      </w:r>
    </w:p>
  </w:footnote>
  <w:footnote w:type="continuationSeparator" w:id="0">
    <w:p w14:paraId="1C72552C" w14:textId="77777777" w:rsidR="008A4CB4" w:rsidRDefault="008A4CB4" w:rsidP="002263C9">
      <w:r>
        <w:continuationSeparator/>
      </w:r>
    </w:p>
  </w:footnote>
  <w:footnote w:type="continuationNotice" w:id="1">
    <w:p w14:paraId="7A801D3D" w14:textId="77777777" w:rsidR="008A4CB4" w:rsidRDefault="008A4CB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14F40D04"/>
    <w:multiLevelType w:val="hybridMultilevel"/>
    <w:tmpl w:val="1D84BF60"/>
    <w:lvl w:ilvl="0" w:tplc="68A86BC8">
      <w:start w:val="1"/>
      <w:numFmt w:val="bullet"/>
      <w:pStyle w:val="BulletedLis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8EA71B2"/>
    <w:multiLevelType w:val="multilevel"/>
    <w:tmpl w:val="3C340030"/>
    <w:lvl w:ilvl="0">
      <w:start w:val="1"/>
      <w:numFmt w:val="decimal"/>
      <w:pStyle w:val="SectionHeading"/>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4F2E5B7A"/>
    <w:multiLevelType w:val="hybridMultilevel"/>
    <w:tmpl w:val="205EFAAE"/>
    <w:lvl w:ilvl="0" w:tplc="38823BD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60615B"/>
    <w:multiLevelType w:val="multilevel"/>
    <w:tmpl w:val="46102A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27E6074"/>
    <w:multiLevelType w:val="multilevel"/>
    <w:tmpl w:val="1D06F30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8AD353F"/>
    <w:multiLevelType w:val="hybridMultilevel"/>
    <w:tmpl w:val="3D4E6844"/>
    <w:lvl w:ilvl="0" w:tplc="996432B4">
      <w:start w:val="1"/>
      <w:numFmt w:val="decimal"/>
      <w:pStyle w:val="Numbered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11C43BE"/>
    <w:multiLevelType w:val="hybridMultilevel"/>
    <w:tmpl w:val="2B14265A"/>
    <w:lvl w:ilvl="0" w:tplc="927AB5A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8E6170"/>
    <w:multiLevelType w:val="multilevel"/>
    <w:tmpl w:val="1EB447EC"/>
    <w:lvl w:ilvl="0">
      <w:start w:val="1"/>
      <w:numFmt w:val="decimal"/>
      <w:lvlText w:val="%1."/>
      <w:lvlJc w:val="left"/>
      <w:pPr>
        <w:ind w:left="360" w:hanging="360"/>
      </w:pPr>
      <w:rPr>
        <w:rFonts w:hint="default"/>
      </w:rPr>
    </w:lvl>
    <w:lvl w:ilvl="1">
      <w:start w:val="1"/>
      <w:numFmt w:val="decimal"/>
      <w:pStyle w:val="Sub-sectionHeader"/>
      <w:lvlText w:val="%1.%2."/>
      <w:lvlJc w:val="left"/>
      <w:pPr>
        <w:ind w:left="3402" w:hanging="432"/>
      </w:pPr>
      <w:rPr>
        <w:rFonts w:hint="default"/>
      </w:rPr>
    </w:lvl>
    <w:lvl w:ilvl="2">
      <w:start w:val="1"/>
      <w:numFmt w:val="decimal"/>
      <w:pStyle w:val="Sub-sub-sectionheader"/>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744384F"/>
    <w:multiLevelType w:val="multilevel"/>
    <w:tmpl w:val="EB38790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34895363">
    <w:abstractNumId w:val="2"/>
  </w:num>
  <w:num w:numId="2" w16cid:durableId="66921825">
    <w:abstractNumId w:val="1"/>
  </w:num>
  <w:num w:numId="3" w16cid:durableId="1242133367">
    <w:abstractNumId w:val="0"/>
  </w:num>
  <w:num w:numId="4" w16cid:durableId="1293973541">
    <w:abstractNumId w:val="5"/>
  </w:num>
  <w:num w:numId="5" w16cid:durableId="997421217">
    <w:abstractNumId w:val="9"/>
  </w:num>
  <w:num w:numId="6" w16cid:durableId="979070509">
    <w:abstractNumId w:val="3"/>
  </w:num>
  <w:num w:numId="7" w16cid:durableId="1552574731">
    <w:abstractNumId w:val="11"/>
  </w:num>
  <w:num w:numId="8" w16cid:durableId="572081536">
    <w:abstractNumId w:val="4"/>
  </w:num>
  <w:num w:numId="9" w16cid:durableId="745611856">
    <w:abstractNumId w:val="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853842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5619557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494493942">
    <w:abstractNumId w:val="8"/>
  </w:num>
  <w:num w:numId="13" w16cid:durableId="1969434649">
    <w:abstractNumId w:val="12"/>
  </w:num>
  <w:num w:numId="14" w16cid:durableId="641496933">
    <w:abstractNumId w:val="7"/>
  </w:num>
  <w:num w:numId="15" w16cid:durableId="2060670487">
    <w:abstractNumId w:val="10"/>
  </w:num>
  <w:num w:numId="16" w16cid:durableId="2058311067">
    <w:abstractNumId w:val="6"/>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ter, Laura">
    <w15:presenceInfo w15:providerId="AD" w15:userId="S::lcarter@nrel.gov::2c91abca-7831-4006-b2b9-267f9921fa9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oNotDisplayPageBoundaries/>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O0MLIwMjcxMTK1MDRW0lEKTi0uzszPAykwrAUAEgRXpSwAAAA="/>
    <w:docVar w:name="CHIPaperNum" w:val="400"/>
  </w:docVars>
  <w:rsids>
    <w:rsidRoot w:val="004F7602"/>
    <w:rsid w:val="00001594"/>
    <w:rsid w:val="00002061"/>
    <w:rsid w:val="000104EA"/>
    <w:rsid w:val="000108FC"/>
    <w:rsid w:val="00012837"/>
    <w:rsid w:val="00012912"/>
    <w:rsid w:val="00013ED9"/>
    <w:rsid w:val="00013F1B"/>
    <w:rsid w:val="00014248"/>
    <w:rsid w:val="00015FC7"/>
    <w:rsid w:val="0001659E"/>
    <w:rsid w:val="00024A20"/>
    <w:rsid w:val="000278B4"/>
    <w:rsid w:val="00031DA4"/>
    <w:rsid w:val="00032573"/>
    <w:rsid w:val="000333DE"/>
    <w:rsid w:val="0003450C"/>
    <w:rsid w:val="00040794"/>
    <w:rsid w:val="000414E3"/>
    <w:rsid w:val="00044007"/>
    <w:rsid w:val="00044C89"/>
    <w:rsid w:val="00047058"/>
    <w:rsid w:val="0005242C"/>
    <w:rsid w:val="000536C0"/>
    <w:rsid w:val="00054216"/>
    <w:rsid w:val="00054829"/>
    <w:rsid w:val="00055598"/>
    <w:rsid w:val="000558AA"/>
    <w:rsid w:val="000617E1"/>
    <w:rsid w:val="00062B94"/>
    <w:rsid w:val="00063446"/>
    <w:rsid w:val="00065AB6"/>
    <w:rsid w:val="000661C2"/>
    <w:rsid w:val="000670A5"/>
    <w:rsid w:val="00067860"/>
    <w:rsid w:val="000707EF"/>
    <w:rsid w:val="0007210B"/>
    <w:rsid w:val="000728F3"/>
    <w:rsid w:val="000728F4"/>
    <w:rsid w:val="00072B3A"/>
    <w:rsid w:val="00072C34"/>
    <w:rsid w:val="000734E0"/>
    <w:rsid w:val="00073DCD"/>
    <w:rsid w:val="00076B53"/>
    <w:rsid w:val="00077353"/>
    <w:rsid w:val="00080729"/>
    <w:rsid w:val="000823AD"/>
    <w:rsid w:val="000858FD"/>
    <w:rsid w:val="00086444"/>
    <w:rsid w:val="000918F8"/>
    <w:rsid w:val="00091CE4"/>
    <w:rsid w:val="000931D5"/>
    <w:rsid w:val="00093408"/>
    <w:rsid w:val="00096863"/>
    <w:rsid w:val="00097434"/>
    <w:rsid w:val="000A19E1"/>
    <w:rsid w:val="000A2761"/>
    <w:rsid w:val="000A3738"/>
    <w:rsid w:val="000A3852"/>
    <w:rsid w:val="000A7347"/>
    <w:rsid w:val="000B0628"/>
    <w:rsid w:val="000B2497"/>
    <w:rsid w:val="000B35DC"/>
    <w:rsid w:val="000B532E"/>
    <w:rsid w:val="000B5562"/>
    <w:rsid w:val="000B6A11"/>
    <w:rsid w:val="000B72DA"/>
    <w:rsid w:val="000B76E5"/>
    <w:rsid w:val="000C022A"/>
    <w:rsid w:val="000C1D6D"/>
    <w:rsid w:val="000C5179"/>
    <w:rsid w:val="000C7869"/>
    <w:rsid w:val="000D3ECB"/>
    <w:rsid w:val="000D407E"/>
    <w:rsid w:val="000D7973"/>
    <w:rsid w:val="000D7C87"/>
    <w:rsid w:val="000E246D"/>
    <w:rsid w:val="000E2CD3"/>
    <w:rsid w:val="000E30F9"/>
    <w:rsid w:val="000E3577"/>
    <w:rsid w:val="000E4445"/>
    <w:rsid w:val="000E5328"/>
    <w:rsid w:val="000E5572"/>
    <w:rsid w:val="000F04F4"/>
    <w:rsid w:val="000F19BD"/>
    <w:rsid w:val="000F2F7D"/>
    <w:rsid w:val="000F3485"/>
    <w:rsid w:val="000F4B8F"/>
    <w:rsid w:val="0010082E"/>
    <w:rsid w:val="00101636"/>
    <w:rsid w:val="0010210D"/>
    <w:rsid w:val="00102D74"/>
    <w:rsid w:val="001035B0"/>
    <w:rsid w:val="00103A12"/>
    <w:rsid w:val="00103A63"/>
    <w:rsid w:val="001060F7"/>
    <w:rsid w:val="00110153"/>
    <w:rsid w:val="001105CA"/>
    <w:rsid w:val="00111875"/>
    <w:rsid w:val="00114577"/>
    <w:rsid w:val="001157AE"/>
    <w:rsid w:val="001169FA"/>
    <w:rsid w:val="001170A8"/>
    <w:rsid w:val="00117CC2"/>
    <w:rsid w:val="00121C40"/>
    <w:rsid w:val="00121EE5"/>
    <w:rsid w:val="00123CFD"/>
    <w:rsid w:val="001271CE"/>
    <w:rsid w:val="00136AE8"/>
    <w:rsid w:val="00137145"/>
    <w:rsid w:val="00137B2B"/>
    <w:rsid w:val="00145694"/>
    <w:rsid w:val="001465AB"/>
    <w:rsid w:val="001478F8"/>
    <w:rsid w:val="00147EF4"/>
    <w:rsid w:val="00150D9E"/>
    <w:rsid w:val="00151FAA"/>
    <w:rsid w:val="00156C81"/>
    <w:rsid w:val="0015712A"/>
    <w:rsid w:val="0016124B"/>
    <w:rsid w:val="00161911"/>
    <w:rsid w:val="00163934"/>
    <w:rsid w:val="0016507E"/>
    <w:rsid w:val="00166233"/>
    <w:rsid w:val="00166333"/>
    <w:rsid w:val="001663C6"/>
    <w:rsid w:val="00167687"/>
    <w:rsid w:val="00174170"/>
    <w:rsid w:val="00175C00"/>
    <w:rsid w:val="00176AB0"/>
    <w:rsid w:val="0017799B"/>
    <w:rsid w:val="00177F60"/>
    <w:rsid w:val="00180DDA"/>
    <w:rsid w:val="00184BC5"/>
    <w:rsid w:val="00186236"/>
    <w:rsid w:val="0018656E"/>
    <w:rsid w:val="00190567"/>
    <w:rsid w:val="00191462"/>
    <w:rsid w:val="00195BF4"/>
    <w:rsid w:val="00195CBA"/>
    <w:rsid w:val="0019741E"/>
    <w:rsid w:val="00197B90"/>
    <w:rsid w:val="00197E75"/>
    <w:rsid w:val="00197EC6"/>
    <w:rsid w:val="001A4A74"/>
    <w:rsid w:val="001A560F"/>
    <w:rsid w:val="001A602C"/>
    <w:rsid w:val="001A678A"/>
    <w:rsid w:val="001B0693"/>
    <w:rsid w:val="001B2C33"/>
    <w:rsid w:val="001B41F2"/>
    <w:rsid w:val="001B76D9"/>
    <w:rsid w:val="001B7CA8"/>
    <w:rsid w:val="001C20F7"/>
    <w:rsid w:val="001C2488"/>
    <w:rsid w:val="001C2A81"/>
    <w:rsid w:val="001C5227"/>
    <w:rsid w:val="001C5247"/>
    <w:rsid w:val="001D29E1"/>
    <w:rsid w:val="001D4DA6"/>
    <w:rsid w:val="001D572E"/>
    <w:rsid w:val="001D678B"/>
    <w:rsid w:val="001E10FD"/>
    <w:rsid w:val="001E429C"/>
    <w:rsid w:val="001E5C50"/>
    <w:rsid w:val="001F042A"/>
    <w:rsid w:val="001F062E"/>
    <w:rsid w:val="001F2F23"/>
    <w:rsid w:val="001F40BF"/>
    <w:rsid w:val="001F43DC"/>
    <w:rsid w:val="001F4B3C"/>
    <w:rsid w:val="0020192F"/>
    <w:rsid w:val="002022E4"/>
    <w:rsid w:val="002028D3"/>
    <w:rsid w:val="002046C0"/>
    <w:rsid w:val="00207D55"/>
    <w:rsid w:val="00207F8A"/>
    <w:rsid w:val="00210191"/>
    <w:rsid w:val="00214551"/>
    <w:rsid w:val="00214A7E"/>
    <w:rsid w:val="0021632B"/>
    <w:rsid w:val="00216CFA"/>
    <w:rsid w:val="00217779"/>
    <w:rsid w:val="0022034F"/>
    <w:rsid w:val="00221506"/>
    <w:rsid w:val="00222004"/>
    <w:rsid w:val="002263C9"/>
    <w:rsid w:val="00227741"/>
    <w:rsid w:val="0023383B"/>
    <w:rsid w:val="00233A38"/>
    <w:rsid w:val="00233BFC"/>
    <w:rsid w:val="0024113A"/>
    <w:rsid w:val="00245B68"/>
    <w:rsid w:val="002465F2"/>
    <w:rsid w:val="00246BB9"/>
    <w:rsid w:val="00247A12"/>
    <w:rsid w:val="00250B5D"/>
    <w:rsid w:val="00251B3D"/>
    <w:rsid w:val="0025665A"/>
    <w:rsid w:val="0025707B"/>
    <w:rsid w:val="002570B6"/>
    <w:rsid w:val="00263558"/>
    <w:rsid w:val="002639F6"/>
    <w:rsid w:val="00270A71"/>
    <w:rsid w:val="0027172B"/>
    <w:rsid w:val="002727A0"/>
    <w:rsid w:val="00272DB6"/>
    <w:rsid w:val="00281E74"/>
    <w:rsid w:val="00281F97"/>
    <w:rsid w:val="00282CFA"/>
    <w:rsid w:val="002862A4"/>
    <w:rsid w:val="002867EA"/>
    <w:rsid w:val="00290294"/>
    <w:rsid w:val="002907AB"/>
    <w:rsid w:val="002918B4"/>
    <w:rsid w:val="00291C99"/>
    <w:rsid w:val="00296570"/>
    <w:rsid w:val="002A7606"/>
    <w:rsid w:val="002B2184"/>
    <w:rsid w:val="002B2725"/>
    <w:rsid w:val="002B2DB6"/>
    <w:rsid w:val="002B65B1"/>
    <w:rsid w:val="002B70B9"/>
    <w:rsid w:val="002C0546"/>
    <w:rsid w:val="002C1C15"/>
    <w:rsid w:val="002C3318"/>
    <w:rsid w:val="002C394C"/>
    <w:rsid w:val="002C3F81"/>
    <w:rsid w:val="002C7105"/>
    <w:rsid w:val="002D3A35"/>
    <w:rsid w:val="002D41E8"/>
    <w:rsid w:val="002D5EB1"/>
    <w:rsid w:val="002D639D"/>
    <w:rsid w:val="002D6AE0"/>
    <w:rsid w:val="002E17BA"/>
    <w:rsid w:val="002E55B4"/>
    <w:rsid w:val="002F1553"/>
    <w:rsid w:val="002F21FE"/>
    <w:rsid w:val="002F3549"/>
    <w:rsid w:val="002F3C71"/>
    <w:rsid w:val="002F48EE"/>
    <w:rsid w:val="002F61EC"/>
    <w:rsid w:val="002F7A09"/>
    <w:rsid w:val="00300019"/>
    <w:rsid w:val="0030482A"/>
    <w:rsid w:val="003049B6"/>
    <w:rsid w:val="00305747"/>
    <w:rsid w:val="003066F7"/>
    <w:rsid w:val="00306B89"/>
    <w:rsid w:val="00306FA4"/>
    <w:rsid w:val="0031009F"/>
    <w:rsid w:val="00310376"/>
    <w:rsid w:val="00311723"/>
    <w:rsid w:val="00311FB0"/>
    <w:rsid w:val="003123C3"/>
    <w:rsid w:val="00315CD7"/>
    <w:rsid w:val="003167C1"/>
    <w:rsid w:val="00316BA7"/>
    <w:rsid w:val="00316E87"/>
    <w:rsid w:val="00317269"/>
    <w:rsid w:val="00321ACD"/>
    <w:rsid w:val="0032360B"/>
    <w:rsid w:val="003244A4"/>
    <w:rsid w:val="003245E2"/>
    <w:rsid w:val="003256DB"/>
    <w:rsid w:val="00330B3A"/>
    <w:rsid w:val="00331AFF"/>
    <w:rsid w:val="003321FC"/>
    <w:rsid w:val="0033221D"/>
    <w:rsid w:val="00332648"/>
    <w:rsid w:val="003333CA"/>
    <w:rsid w:val="0033415A"/>
    <w:rsid w:val="00334D5C"/>
    <w:rsid w:val="0034039C"/>
    <w:rsid w:val="00340493"/>
    <w:rsid w:val="00340C0E"/>
    <w:rsid w:val="00343F75"/>
    <w:rsid w:val="00344D8E"/>
    <w:rsid w:val="0034783A"/>
    <w:rsid w:val="003500C6"/>
    <w:rsid w:val="003500F1"/>
    <w:rsid w:val="003521DC"/>
    <w:rsid w:val="00353153"/>
    <w:rsid w:val="00354AC8"/>
    <w:rsid w:val="00354D90"/>
    <w:rsid w:val="00355923"/>
    <w:rsid w:val="00356781"/>
    <w:rsid w:val="003607F1"/>
    <w:rsid w:val="003637B4"/>
    <w:rsid w:val="003644E7"/>
    <w:rsid w:val="00366860"/>
    <w:rsid w:val="00367551"/>
    <w:rsid w:val="00373D87"/>
    <w:rsid w:val="00373F8D"/>
    <w:rsid w:val="003746F2"/>
    <w:rsid w:val="003755B6"/>
    <w:rsid w:val="00375926"/>
    <w:rsid w:val="0038237A"/>
    <w:rsid w:val="00382608"/>
    <w:rsid w:val="00383BDF"/>
    <w:rsid w:val="00384B84"/>
    <w:rsid w:val="00387098"/>
    <w:rsid w:val="00387D32"/>
    <w:rsid w:val="00390731"/>
    <w:rsid w:val="003907EC"/>
    <w:rsid w:val="003909DF"/>
    <w:rsid w:val="0039156C"/>
    <w:rsid w:val="003948CB"/>
    <w:rsid w:val="00394A74"/>
    <w:rsid w:val="0039574F"/>
    <w:rsid w:val="003968E3"/>
    <w:rsid w:val="00396BBA"/>
    <w:rsid w:val="003A1067"/>
    <w:rsid w:val="003A1E5E"/>
    <w:rsid w:val="003A6D8D"/>
    <w:rsid w:val="003A7DC7"/>
    <w:rsid w:val="003B07DF"/>
    <w:rsid w:val="003B101E"/>
    <w:rsid w:val="003B1F3C"/>
    <w:rsid w:val="003B4EB4"/>
    <w:rsid w:val="003B6E49"/>
    <w:rsid w:val="003B74D8"/>
    <w:rsid w:val="003C2934"/>
    <w:rsid w:val="003C38FD"/>
    <w:rsid w:val="003C45A0"/>
    <w:rsid w:val="003C529A"/>
    <w:rsid w:val="003C5C17"/>
    <w:rsid w:val="003C7DC4"/>
    <w:rsid w:val="003D048A"/>
    <w:rsid w:val="003D1652"/>
    <w:rsid w:val="003D2EA8"/>
    <w:rsid w:val="003D43A0"/>
    <w:rsid w:val="003D47BF"/>
    <w:rsid w:val="003D5402"/>
    <w:rsid w:val="003D7F56"/>
    <w:rsid w:val="003E1FB5"/>
    <w:rsid w:val="003E3C69"/>
    <w:rsid w:val="003E50C5"/>
    <w:rsid w:val="003E5977"/>
    <w:rsid w:val="003F2AE2"/>
    <w:rsid w:val="003F386F"/>
    <w:rsid w:val="003F53D3"/>
    <w:rsid w:val="003F58EF"/>
    <w:rsid w:val="003F6227"/>
    <w:rsid w:val="003F70AB"/>
    <w:rsid w:val="003F749C"/>
    <w:rsid w:val="003F749D"/>
    <w:rsid w:val="00402D27"/>
    <w:rsid w:val="00404487"/>
    <w:rsid w:val="00404682"/>
    <w:rsid w:val="00404F5B"/>
    <w:rsid w:val="0040554D"/>
    <w:rsid w:val="004076CD"/>
    <w:rsid w:val="00407FAA"/>
    <w:rsid w:val="00410C31"/>
    <w:rsid w:val="0041136C"/>
    <w:rsid w:val="0041270E"/>
    <w:rsid w:val="00412B24"/>
    <w:rsid w:val="004154F0"/>
    <w:rsid w:val="00417290"/>
    <w:rsid w:val="004213AF"/>
    <w:rsid w:val="0042437D"/>
    <w:rsid w:val="004312CC"/>
    <w:rsid w:val="004314BC"/>
    <w:rsid w:val="00431B38"/>
    <w:rsid w:val="00435F24"/>
    <w:rsid w:val="00440C5C"/>
    <w:rsid w:val="00443E9F"/>
    <w:rsid w:val="00444726"/>
    <w:rsid w:val="004468BF"/>
    <w:rsid w:val="004535A6"/>
    <w:rsid w:val="0045483F"/>
    <w:rsid w:val="00454A5E"/>
    <w:rsid w:val="0045652F"/>
    <w:rsid w:val="004602A6"/>
    <w:rsid w:val="00462BDF"/>
    <w:rsid w:val="00462F46"/>
    <w:rsid w:val="00463E83"/>
    <w:rsid w:val="00465491"/>
    <w:rsid w:val="00466019"/>
    <w:rsid w:val="0046771C"/>
    <w:rsid w:val="00467C7B"/>
    <w:rsid w:val="00470738"/>
    <w:rsid w:val="0047525E"/>
    <w:rsid w:val="00476F22"/>
    <w:rsid w:val="0047729C"/>
    <w:rsid w:val="004802BA"/>
    <w:rsid w:val="00480565"/>
    <w:rsid w:val="00480F98"/>
    <w:rsid w:val="00484539"/>
    <w:rsid w:val="00486BBE"/>
    <w:rsid w:val="00487AE4"/>
    <w:rsid w:val="00487E34"/>
    <w:rsid w:val="00492466"/>
    <w:rsid w:val="00493EDB"/>
    <w:rsid w:val="00496CD0"/>
    <w:rsid w:val="004A1E12"/>
    <w:rsid w:val="004A284F"/>
    <w:rsid w:val="004A3275"/>
    <w:rsid w:val="004A413E"/>
    <w:rsid w:val="004A4785"/>
    <w:rsid w:val="004A5C67"/>
    <w:rsid w:val="004B0EFF"/>
    <w:rsid w:val="004B241B"/>
    <w:rsid w:val="004B35DA"/>
    <w:rsid w:val="004B3962"/>
    <w:rsid w:val="004B440B"/>
    <w:rsid w:val="004B4E2C"/>
    <w:rsid w:val="004B590B"/>
    <w:rsid w:val="004B5AF6"/>
    <w:rsid w:val="004B6BE7"/>
    <w:rsid w:val="004C3AB4"/>
    <w:rsid w:val="004C3DA6"/>
    <w:rsid w:val="004C7A86"/>
    <w:rsid w:val="004D206C"/>
    <w:rsid w:val="004D2CB2"/>
    <w:rsid w:val="004D3362"/>
    <w:rsid w:val="004D3BD4"/>
    <w:rsid w:val="004D5710"/>
    <w:rsid w:val="004D7C61"/>
    <w:rsid w:val="004E2BC1"/>
    <w:rsid w:val="004E46D2"/>
    <w:rsid w:val="004E52DA"/>
    <w:rsid w:val="004E5997"/>
    <w:rsid w:val="004E6530"/>
    <w:rsid w:val="004F0FC6"/>
    <w:rsid w:val="004F1670"/>
    <w:rsid w:val="004F242E"/>
    <w:rsid w:val="004F26F2"/>
    <w:rsid w:val="004F5754"/>
    <w:rsid w:val="004F5F24"/>
    <w:rsid w:val="004F7602"/>
    <w:rsid w:val="004F7A15"/>
    <w:rsid w:val="0050023B"/>
    <w:rsid w:val="005004D4"/>
    <w:rsid w:val="00501066"/>
    <w:rsid w:val="00505DFC"/>
    <w:rsid w:val="00505E1B"/>
    <w:rsid w:val="00506F77"/>
    <w:rsid w:val="00507848"/>
    <w:rsid w:val="0050793A"/>
    <w:rsid w:val="005079E9"/>
    <w:rsid w:val="005126E2"/>
    <w:rsid w:val="00516E8B"/>
    <w:rsid w:val="00517083"/>
    <w:rsid w:val="005172BB"/>
    <w:rsid w:val="005235A6"/>
    <w:rsid w:val="005239F9"/>
    <w:rsid w:val="00526FB1"/>
    <w:rsid w:val="00531922"/>
    <w:rsid w:val="005327F1"/>
    <w:rsid w:val="00536A67"/>
    <w:rsid w:val="00536A68"/>
    <w:rsid w:val="00536C2C"/>
    <w:rsid w:val="00536E67"/>
    <w:rsid w:val="00541E5C"/>
    <w:rsid w:val="00542B7D"/>
    <w:rsid w:val="0054300D"/>
    <w:rsid w:val="00545A5B"/>
    <w:rsid w:val="00546883"/>
    <w:rsid w:val="00547E53"/>
    <w:rsid w:val="00551456"/>
    <w:rsid w:val="00552C72"/>
    <w:rsid w:val="00553092"/>
    <w:rsid w:val="00554069"/>
    <w:rsid w:val="00554F3D"/>
    <w:rsid w:val="0055722A"/>
    <w:rsid w:val="00560E90"/>
    <w:rsid w:val="005632FB"/>
    <w:rsid w:val="00565880"/>
    <w:rsid w:val="005659F3"/>
    <w:rsid w:val="00571218"/>
    <w:rsid w:val="00571335"/>
    <w:rsid w:val="00571C65"/>
    <w:rsid w:val="005737ED"/>
    <w:rsid w:val="005772E5"/>
    <w:rsid w:val="0058016D"/>
    <w:rsid w:val="00581312"/>
    <w:rsid w:val="00583589"/>
    <w:rsid w:val="00584128"/>
    <w:rsid w:val="005850FE"/>
    <w:rsid w:val="0058675A"/>
    <w:rsid w:val="00586B14"/>
    <w:rsid w:val="00586FE5"/>
    <w:rsid w:val="00587B87"/>
    <w:rsid w:val="00590EC8"/>
    <w:rsid w:val="00591C69"/>
    <w:rsid w:val="00593712"/>
    <w:rsid w:val="00595E76"/>
    <w:rsid w:val="00596109"/>
    <w:rsid w:val="005A0D7A"/>
    <w:rsid w:val="005A0E25"/>
    <w:rsid w:val="005A10AA"/>
    <w:rsid w:val="005A1DB7"/>
    <w:rsid w:val="005A2C27"/>
    <w:rsid w:val="005B0DFB"/>
    <w:rsid w:val="005B23D4"/>
    <w:rsid w:val="005B3734"/>
    <w:rsid w:val="005B4601"/>
    <w:rsid w:val="005C0F5B"/>
    <w:rsid w:val="005C0FDD"/>
    <w:rsid w:val="005C1A76"/>
    <w:rsid w:val="005C216A"/>
    <w:rsid w:val="005C2D83"/>
    <w:rsid w:val="005C312C"/>
    <w:rsid w:val="005C3CE8"/>
    <w:rsid w:val="005C493A"/>
    <w:rsid w:val="005C632C"/>
    <w:rsid w:val="005C6478"/>
    <w:rsid w:val="005C7BC5"/>
    <w:rsid w:val="005D144D"/>
    <w:rsid w:val="005D43AD"/>
    <w:rsid w:val="005D4A32"/>
    <w:rsid w:val="005D6EAE"/>
    <w:rsid w:val="005E1CAA"/>
    <w:rsid w:val="005E3616"/>
    <w:rsid w:val="005E3A00"/>
    <w:rsid w:val="005E3A95"/>
    <w:rsid w:val="005E4AEF"/>
    <w:rsid w:val="005E7D85"/>
    <w:rsid w:val="005F1C1F"/>
    <w:rsid w:val="005F1CC2"/>
    <w:rsid w:val="005F5B2D"/>
    <w:rsid w:val="006040B7"/>
    <w:rsid w:val="006048E3"/>
    <w:rsid w:val="00604E86"/>
    <w:rsid w:val="00605B31"/>
    <w:rsid w:val="0061007B"/>
    <w:rsid w:val="006127F1"/>
    <w:rsid w:val="00612846"/>
    <w:rsid w:val="00613D18"/>
    <w:rsid w:val="00624474"/>
    <w:rsid w:val="00624D38"/>
    <w:rsid w:val="006255FE"/>
    <w:rsid w:val="00625888"/>
    <w:rsid w:val="006269FF"/>
    <w:rsid w:val="00626F42"/>
    <w:rsid w:val="00627420"/>
    <w:rsid w:val="00627A8A"/>
    <w:rsid w:val="006309E8"/>
    <w:rsid w:val="00632F1C"/>
    <w:rsid w:val="006335F5"/>
    <w:rsid w:val="006351C8"/>
    <w:rsid w:val="00635DFC"/>
    <w:rsid w:val="00646E21"/>
    <w:rsid w:val="00651FC8"/>
    <w:rsid w:val="00652C41"/>
    <w:rsid w:val="00655ECF"/>
    <w:rsid w:val="00656018"/>
    <w:rsid w:val="00657A79"/>
    <w:rsid w:val="0066072D"/>
    <w:rsid w:val="00660B68"/>
    <w:rsid w:val="006619D3"/>
    <w:rsid w:val="006621E5"/>
    <w:rsid w:val="006629C5"/>
    <w:rsid w:val="00663A28"/>
    <w:rsid w:val="006673C6"/>
    <w:rsid w:val="00667C35"/>
    <w:rsid w:val="00671BFA"/>
    <w:rsid w:val="00672138"/>
    <w:rsid w:val="0067248E"/>
    <w:rsid w:val="00673257"/>
    <w:rsid w:val="00674493"/>
    <w:rsid w:val="00676734"/>
    <w:rsid w:val="00676A53"/>
    <w:rsid w:val="00676FA8"/>
    <w:rsid w:val="00681C78"/>
    <w:rsid w:val="00684747"/>
    <w:rsid w:val="00690918"/>
    <w:rsid w:val="00690CE4"/>
    <w:rsid w:val="00691DF1"/>
    <w:rsid w:val="0069261B"/>
    <w:rsid w:val="00693489"/>
    <w:rsid w:val="00693D04"/>
    <w:rsid w:val="00695F7C"/>
    <w:rsid w:val="00696030"/>
    <w:rsid w:val="00696AE7"/>
    <w:rsid w:val="00696D9F"/>
    <w:rsid w:val="006973A2"/>
    <w:rsid w:val="00697AB2"/>
    <w:rsid w:val="006A0290"/>
    <w:rsid w:val="006A2E07"/>
    <w:rsid w:val="006A304B"/>
    <w:rsid w:val="006A36F2"/>
    <w:rsid w:val="006A620B"/>
    <w:rsid w:val="006A7A4E"/>
    <w:rsid w:val="006B00A7"/>
    <w:rsid w:val="006B0C82"/>
    <w:rsid w:val="006B1D5B"/>
    <w:rsid w:val="006B22E9"/>
    <w:rsid w:val="006B3485"/>
    <w:rsid w:val="006B3541"/>
    <w:rsid w:val="006B3F1F"/>
    <w:rsid w:val="006C3292"/>
    <w:rsid w:val="006C453A"/>
    <w:rsid w:val="006C7EF7"/>
    <w:rsid w:val="006D1912"/>
    <w:rsid w:val="006D2412"/>
    <w:rsid w:val="006D6417"/>
    <w:rsid w:val="006D6F59"/>
    <w:rsid w:val="006E0745"/>
    <w:rsid w:val="006E0D1D"/>
    <w:rsid w:val="006E401D"/>
    <w:rsid w:val="006E43BD"/>
    <w:rsid w:val="006E702B"/>
    <w:rsid w:val="006E7D93"/>
    <w:rsid w:val="006F1B1F"/>
    <w:rsid w:val="006F2012"/>
    <w:rsid w:val="006F3AD1"/>
    <w:rsid w:val="006F47F8"/>
    <w:rsid w:val="006F56EF"/>
    <w:rsid w:val="006F61A5"/>
    <w:rsid w:val="006F6354"/>
    <w:rsid w:val="006F7306"/>
    <w:rsid w:val="006F7E70"/>
    <w:rsid w:val="00700769"/>
    <w:rsid w:val="00701DA1"/>
    <w:rsid w:val="007031CC"/>
    <w:rsid w:val="007041DA"/>
    <w:rsid w:val="00704C09"/>
    <w:rsid w:val="007078B9"/>
    <w:rsid w:val="007121E1"/>
    <w:rsid w:val="00722BFB"/>
    <w:rsid w:val="00722CC5"/>
    <w:rsid w:val="007243A6"/>
    <w:rsid w:val="00725244"/>
    <w:rsid w:val="00725786"/>
    <w:rsid w:val="00726AD5"/>
    <w:rsid w:val="0073242B"/>
    <w:rsid w:val="0073304F"/>
    <w:rsid w:val="007343D1"/>
    <w:rsid w:val="00734875"/>
    <w:rsid w:val="00735638"/>
    <w:rsid w:val="007412E1"/>
    <w:rsid w:val="007414E3"/>
    <w:rsid w:val="0074229F"/>
    <w:rsid w:val="00742829"/>
    <w:rsid w:val="00743D46"/>
    <w:rsid w:val="00746169"/>
    <w:rsid w:val="007462C0"/>
    <w:rsid w:val="007476E9"/>
    <w:rsid w:val="00750CBD"/>
    <w:rsid w:val="00752A83"/>
    <w:rsid w:val="007535BD"/>
    <w:rsid w:val="007547F7"/>
    <w:rsid w:val="00754ED4"/>
    <w:rsid w:val="0075553C"/>
    <w:rsid w:val="00761FD3"/>
    <w:rsid w:val="00764F75"/>
    <w:rsid w:val="007662AD"/>
    <w:rsid w:val="00766D44"/>
    <w:rsid w:val="00767309"/>
    <w:rsid w:val="00770435"/>
    <w:rsid w:val="0077690A"/>
    <w:rsid w:val="00777772"/>
    <w:rsid w:val="00777815"/>
    <w:rsid w:val="007806A0"/>
    <w:rsid w:val="00780FEB"/>
    <w:rsid w:val="00782280"/>
    <w:rsid w:val="00782A36"/>
    <w:rsid w:val="00791975"/>
    <w:rsid w:val="00794D3B"/>
    <w:rsid w:val="00794FF1"/>
    <w:rsid w:val="00796CC5"/>
    <w:rsid w:val="0079746A"/>
    <w:rsid w:val="007974FC"/>
    <w:rsid w:val="007A056C"/>
    <w:rsid w:val="007A2D53"/>
    <w:rsid w:val="007A43F0"/>
    <w:rsid w:val="007A6103"/>
    <w:rsid w:val="007A7109"/>
    <w:rsid w:val="007B7144"/>
    <w:rsid w:val="007C1651"/>
    <w:rsid w:val="007C2182"/>
    <w:rsid w:val="007C42A3"/>
    <w:rsid w:val="007C46B8"/>
    <w:rsid w:val="007C56C2"/>
    <w:rsid w:val="007C67B0"/>
    <w:rsid w:val="007C786F"/>
    <w:rsid w:val="007C7E48"/>
    <w:rsid w:val="007D5191"/>
    <w:rsid w:val="007E174B"/>
    <w:rsid w:val="007E1E16"/>
    <w:rsid w:val="007E5323"/>
    <w:rsid w:val="007E587A"/>
    <w:rsid w:val="007F0CB3"/>
    <w:rsid w:val="007F29CA"/>
    <w:rsid w:val="007F5A1F"/>
    <w:rsid w:val="007F61EF"/>
    <w:rsid w:val="007F645F"/>
    <w:rsid w:val="007F6949"/>
    <w:rsid w:val="007F6DD2"/>
    <w:rsid w:val="008005E8"/>
    <w:rsid w:val="00801675"/>
    <w:rsid w:val="00803022"/>
    <w:rsid w:val="00812A35"/>
    <w:rsid w:val="008134A2"/>
    <w:rsid w:val="0082338F"/>
    <w:rsid w:val="0082437C"/>
    <w:rsid w:val="008245FC"/>
    <w:rsid w:val="00824B85"/>
    <w:rsid w:val="008309DC"/>
    <w:rsid w:val="008321B6"/>
    <w:rsid w:val="00833EF5"/>
    <w:rsid w:val="00836CDB"/>
    <w:rsid w:val="008402A0"/>
    <w:rsid w:val="00841780"/>
    <w:rsid w:val="008429E8"/>
    <w:rsid w:val="00844BE5"/>
    <w:rsid w:val="00844FE4"/>
    <w:rsid w:val="008451C6"/>
    <w:rsid w:val="0084582E"/>
    <w:rsid w:val="00845CE0"/>
    <w:rsid w:val="008506FC"/>
    <w:rsid w:val="00851CF5"/>
    <w:rsid w:val="00853097"/>
    <w:rsid w:val="00853A06"/>
    <w:rsid w:val="00855456"/>
    <w:rsid w:val="0085781C"/>
    <w:rsid w:val="008603FC"/>
    <w:rsid w:val="0086153E"/>
    <w:rsid w:val="00863703"/>
    <w:rsid w:val="008639E0"/>
    <w:rsid w:val="00865215"/>
    <w:rsid w:val="0086574B"/>
    <w:rsid w:val="00865D29"/>
    <w:rsid w:val="008671E5"/>
    <w:rsid w:val="00867817"/>
    <w:rsid w:val="00867DB2"/>
    <w:rsid w:val="008702CD"/>
    <w:rsid w:val="008716BC"/>
    <w:rsid w:val="00877460"/>
    <w:rsid w:val="0088145B"/>
    <w:rsid w:val="0088264F"/>
    <w:rsid w:val="008834FC"/>
    <w:rsid w:val="008840CD"/>
    <w:rsid w:val="00884FAB"/>
    <w:rsid w:val="00886A66"/>
    <w:rsid w:val="008878AA"/>
    <w:rsid w:val="00890225"/>
    <w:rsid w:val="00890771"/>
    <w:rsid w:val="008913D0"/>
    <w:rsid w:val="0089606C"/>
    <w:rsid w:val="00896DA4"/>
    <w:rsid w:val="008977C3"/>
    <w:rsid w:val="00897C36"/>
    <w:rsid w:val="008A00A7"/>
    <w:rsid w:val="008A29DE"/>
    <w:rsid w:val="008A2D8A"/>
    <w:rsid w:val="008A37AF"/>
    <w:rsid w:val="008A4CB4"/>
    <w:rsid w:val="008A7899"/>
    <w:rsid w:val="008B0FA6"/>
    <w:rsid w:val="008B4F10"/>
    <w:rsid w:val="008B51E3"/>
    <w:rsid w:val="008B6E63"/>
    <w:rsid w:val="008C0754"/>
    <w:rsid w:val="008C14DF"/>
    <w:rsid w:val="008C3181"/>
    <w:rsid w:val="008C41ED"/>
    <w:rsid w:val="008C5E06"/>
    <w:rsid w:val="008D07FD"/>
    <w:rsid w:val="008D3B9B"/>
    <w:rsid w:val="008D681A"/>
    <w:rsid w:val="008D682B"/>
    <w:rsid w:val="008E0260"/>
    <w:rsid w:val="008E048C"/>
    <w:rsid w:val="008E29C7"/>
    <w:rsid w:val="008E56EB"/>
    <w:rsid w:val="008E6FD5"/>
    <w:rsid w:val="008F2956"/>
    <w:rsid w:val="008F3733"/>
    <w:rsid w:val="008F75A7"/>
    <w:rsid w:val="0090077D"/>
    <w:rsid w:val="00901095"/>
    <w:rsid w:val="0090145C"/>
    <w:rsid w:val="0090170E"/>
    <w:rsid w:val="00902FC0"/>
    <w:rsid w:val="00904A50"/>
    <w:rsid w:val="00905BD4"/>
    <w:rsid w:val="00911BDF"/>
    <w:rsid w:val="00912528"/>
    <w:rsid w:val="00912676"/>
    <w:rsid w:val="00912FD3"/>
    <w:rsid w:val="00916282"/>
    <w:rsid w:val="00916448"/>
    <w:rsid w:val="00920F7D"/>
    <w:rsid w:val="00922BB2"/>
    <w:rsid w:val="00923416"/>
    <w:rsid w:val="00925EAC"/>
    <w:rsid w:val="00930FC3"/>
    <w:rsid w:val="009312A3"/>
    <w:rsid w:val="00932CC3"/>
    <w:rsid w:val="00933068"/>
    <w:rsid w:val="00934451"/>
    <w:rsid w:val="009375E5"/>
    <w:rsid w:val="009376EF"/>
    <w:rsid w:val="009402CA"/>
    <w:rsid w:val="00941697"/>
    <w:rsid w:val="009428C1"/>
    <w:rsid w:val="00951CBE"/>
    <w:rsid w:val="00952D4E"/>
    <w:rsid w:val="00954859"/>
    <w:rsid w:val="00954D00"/>
    <w:rsid w:val="00955B43"/>
    <w:rsid w:val="009620DA"/>
    <w:rsid w:val="0096381B"/>
    <w:rsid w:val="00963A41"/>
    <w:rsid w:val="00964327"/>
    <w:rsid w:val="00967BAB"/>
    <w:rsid w:val="0097132E"/>
    <w:rsid w:val="00971C27"/>
    <w:rsid w:val="009732D3"/>
    <w:rsid w:val="00974407"/>
    <w:rsid w:val="009854B7"/>
    <w:rsid w:val="00986060"/>
    <w:rsid w:val="009863CF"/>
    <w:rsid w:val="00987848"/>
    <w:rsid w:val="0099007C"/>
    <w:rsid w:val="00991EAC"/>
    <w:rsid w:val="00992B5D"/>
    <w:rsid w:val="00992D8D"/>
    <w:rsid w:val="00993E8A"/>
    <w:rsid w:val="009953B6"/>
    <w:rsid w:val="00997424"/>
    <w:rsid w:val="009A01FB"/>
    <w:rsid w:val="009A12B6"/>
    <w:rsid w:val="009A229A"/>
    <w:rsid w:val="009A402E"/>
    <w:rsid w:val="009A4A08"/>
    <w:rsid w:val="009A557A"/>
    <w:rsid w:val="009A590E"/>
    <w:rsid w:val="009A62ED"/>
    <w:rsid w:val="009B07F1"/>
    <w:rsid w:val="009B1B9F"/>
    <w:rsid w:val="009B1D87"/>
    <w:rsid w:val="009B1DAE"/>
    <w:rsid w:val="009C117D"/>
    <w:rsid w:val="009C1CEA"/>
    <w:rsid w:val="009C36A9"/>
    <w:rsid w:val="009C40D3"/>
    <w:rsid w:val="009C542C"/>
    <w:rsid w:val="009D0E6F"/>
    <w:rsid w:val="009D1A17"/>
    <w:rsid w:val="009D316B"/>
    <w:rsid w:val="009D34B2"/>
    <w:rsid w:val="009D3800"/>
    <w:rsid w:val="009D468C"/>
    <w:rsid w:val="009D5433"/>
    <w:rsid w:val="009D56F5"/>
    <w:rsid w:val="009D660E"/>
    <w:rsid w:val="009D7553"/>
    <w:rsid w:val="009E0C9A"/>
    <w:rsid w:val="009E3831"/>
    <w:rsid w:val="009E3B95"/>
    <w:rsid w:val="009E5CD8"/>
    <w:rsid w:val="009E62F7"/>
    <w:rsid w:val="009F2B73"/>
    <w:rsid w:val="009F2EC5"/>
    <w:rsid w:val="009F45D2"/>
    <w:rsid w:val="009F4D82"/>
    <w:rsid w:val="009F7C31"/>
    <w:rsid w:val="00A00EE2"/>
    <w:rsid w:val="00A02A7A"/>
    <w:rsid w:val="00A03CC8"/>
    <w:rsid w:val="00A03CDD"/>
    <w:rsid w:val="00A062B5"/>
    <w:rsid w:val="00A06419"/>
    <w:rsid w:val="00A07958"/>
    <w:rsid w:val="00A1173C"/>
    <w:rsid w:val="00A126EF"/>
    <w:rsid w:val="00A136AA"/>
    <w:rsid w:val="00A15998"/>
    <w:rsid w:val="00A15EED"/>
    <w:rsid w:val="00A203E9"/>
    <w:rsid w:val="00A20776"/>
    <w:rsid w:val="00A244DE"/>
    <w:rsid w:val="00A259FA"/>
    <w:rsid w:val="00A31896"/>
    <w:rsid w:val="00A31EBC"/>
    <w:rsid w:val="00A3272B"/>
    <w:rsid w:val="00A368FB"/>
    <w:rsid w:val="00A37C34"/>
    <w:rsid w:val="00A434C7"/>
    <w:rsid w:val="00A43EBE"/>
    <w:rsid w:val="00A44974"/>
    <w:rsid w:val="00A45CEE"/>
    <w:rsid w:val="00A478EE"/>
    <w:rsid w:val="00A51489"/>
    <w:rsid w:val="00A52906"/>
    <w:rsid w:val="00A537CE"/>
    <w:rsid w:val="00A5444B"/>
    <w:rsid w:val="00A54BB4"/>
    <w:rsid w:val="00A56217"/>
    <w:rsid w:val="00A563CD"/>
    <w:rsid w:val="00A6002A"/>
    <w:rsid w:val="00A616AC"/>
    <w:rsid w:val="00A62848"/>
    <w:rsid w:val="00A62A70"/>
    <w:rsid w:val="00A630CD"/>
    <w:rsid w:val="00A631A3"/>
    <w:rsid w:val="00A6468E"/>
    <w:rsid w:val="00A649F1"/>
    <w:rsid w:val="00A6678D"/>
    <w:rsid w:val="00A71EF6"/>
    <w:rsid w:val="00A7221A"/>
    <w:rsid w:val="00A72455"/>
    <w:rsid w:val="00A7286E"/>
    <w:rsid w:val="00A729A3"/>
    <w:rsid w:val="00A73067"/>
    <w:rsid w:val="00A749CF"/>
    <w:rsid w:val="00A74A52"/>
    <w:rsid w:val="00A768CC"/>
    <w:rsid w:val="00A76E82"/>
    <w:rsid w:val="00A8132E"/>
    <w:rsid w:val="00A82014"/>
    <w:rsid w:val="00A82E61"/>
    <w:rsid w:val="00A82E66"/>
    <w:rsid w:val="00A83F3D"/>
    <w:rsid w:val="00A84677"/>
    <w:rsid w:val="00A85CBA"/>
    <w:rsid w:val="00A9084B"/>
    <w:rsid w:val="00A91514"/>
    <w:rsid w:val="00A930AF"/>
    <w:rsid w:val="00A93563"/>
    <w:rsid w:val="00A95097"/>
    <w:rsid w:val="00A97FA3"/>
    <w:rsid w:val="00AA1466"/>
    <w:rsid w:val="00AA1470"/>
    <w:rsid w:val="00AA156C"/>
    <w:rsid w:val="00AA43FE"/>
    <w:rsid w:val="00AA57F8"/>
    <w:rsid w:val="00AA7718"/>
    <w:rsid w:val="00AA7F91"/>
    <w:rsid w:val="00AB12C0"/>
    <w:rsid w:val="00AB1F47"/>
    <w:rsid w:val="00AB2650"/>
    <w:rsid w:val="00AB2711"/>
    <w:rsid w:val="00AB2BC2"/>
    <w:rsid w:val="00AB331D"/>
    <w:rsid w:val="00AB3A56"/>
    <w:rsid w:val="00AB560E"/>
    <w:rsid w:val="00AB6E70"/>
    <w:rsid w:val="00AC2114"/>
    <w:rsid w:val="00AC24A5"/>
    <w:rsid w:val="00AC2888"/>
    <w:rsid w:val="00AC2B33"/>
    <w:rsid w:val="00AC313D"/>
    <w:rsid w:val="00AC3365"/>
    <w:rsid w:val="00AC53E7"/>
    <w:rsid w:val="00AC5540"/>
    <w:rsid w:val="00AC7B51"/>
    <w:rsid w:val="00AC7BE6"/>
    <w:rsid w:val="00AD1BA6"/>
    <w:rsid w:val="00AD2DB8"/>
    <w:rsid w:val="00AD3AF6"/>
    <w:rsid w:val="00AD6731"/>
    <w:rsid w:val="00AE16FA"/>
    <w:rsid w:val="00AE2497"/>
    <w:rsid w:val="00AE25CF"/>
    <w:rsid w:val="00AE281B"/>
    <w:rsid w:val="00AE4F4A"/>
    <w:rsid w:val="00AF347A"/>
    <w:rsid w:val="00AF5009"/>
    <w:rsid w:val="00AF750E"/>
    <w:rsid w:val="00AF750F"/>
    <w:rsid w:val="00B00445"/>
    <w:rsid w:val="00B034D6"/>
    <w:rsid w:val="00B03AA9"/>
    <w:rsid w:val="00B049DE"/>
    <w:rsid w:val="00B0618C"/>
    <w:rsid w:val="00B07032"/>
    <w:rsid w:val="00B210D0"/>
    <w:rsid w:val="00B220BC"/>
    <w:rsid w:val="00B26B20"/>
    <w:rsid w:val="00B26FEF"/>
    <w:rsid w:val="00B30270"/>
    <w:rsid w:val="00B30392"/>
    <w:rsid w:val="00B309B2"/>
    <w:rsid w:val="00B36C47"/>
    <w:rsid w:val="00B4280C"/>
    <w:rsid w:val="00B43AE0"/>
    <w:rsid w:val="00B47F23"/>
    <w:rsid w:val="00B5142B"/>
    <w:rsid w:val="00B51B62"/>
    <w:rsid w:val="00B553E1"/>
    <w:rsid w:val="00B55950"/>
    <w:rsid w:val="00B604B7"/>
    <w:rsid w:val="00B62026"/>
    <w:rsid w:val="00B6338B"/>
    <w:rsid w:val="00B640B0"/>
    <w:rsid w:val="00B665D0"/>
    <w:rsid w:val="00B67222"/>
    <w:rsid w:val="00B71C54"/>
    <w:rsid w:val="00B72E44"/>
    <w:rsid w:val="00B73F9C"/>
    <w:rsid w:val="00B76261"/>
    <w:rsid w:val="00B774D3"/>
    <w:rsid w:val="00B80046"/>
    <w:rsid w:val="00B808FD"/>
    <w:rsid w:val="00B82F58"/>
    <w:rsid w:val="00B83D0C"/>
    <w:rsid w:val="00B84F1C"/>
    <w:rsid w:val="00B85EBD"/>
    <w:rsid w:val="00B91BB6"/>
    <w:rsid w:val="00B92176"/>
    <w:rsid w:val="00B93406"/>
    <w:rsid w:val="00B96110"/>
    <w:rsid w:val="00BA48CE"/>
    <w:rsid w:val="00BA5371"/>
    <w:rsid w:val="00BA57F0"/>
    <w:rsid w:val="00BA6322"/>
    <w:rsid w:val="00BA6F06"/>
    <w:rsid w:val="00BA714B"/>
    <w:rsid w:val="00BA7371"/>
    <w:rsid w:val="00BB2327"/>
    <w:rsid w:val="00BB294B"/>
    <w:rsid w:val="00BB2E33"/>
    <w:rsid w:val="00BB348C"/>
    <w:rsid w:val="00BC45CB"/>
    <w:rsid w:val="00BC74E6"/>
    <w:rsid w:val="00BC7679"/>
    <w:rsid w:val="00BD2529"/>
    <w:rsid w:val="00BD30B7"/>
    <w:rsid w:val="00BD5EE9"/>
    <w:rsid w:val="00BE132C"/>
    <w:rsid w:val="00BE1C55"/>
    <w:rsid w:val="00BE68E5"/>
    <w:rsid w:val="00BE699C"/>
    <w:rsid w:val="00BF1387"/>
    <w:rsid w:val="00BF1E0B"/>
    <w:rsid w:val="00BF24EA"/>
    <w:rsid w:val="00BF3EF8"/>
    <w:rsid w:val="00BF4790"/>
    <w:rsid w:val="00BF4FAC"/>
    <w:rsid w:val="00C01A72"/>
    <w:rsid w:val="00C04417"/>
    <w:rsid w:val="00C0449E"/>
    <w:rsid w:val="00C05F1A"/>
    <w:rsid w:val="00C06485"/>
    <w:rsid w:val="00C06521"/>
    <w:rsid w:val="00C07EC8"/>
    <w:rsid w:val="00C10395"/>
    <w:rsid w:val="00C11D90"/>
    <w:rsid w:val="00C12308"/>
    <w:rsid w:val="00C15D79"/>
    <w:rsid w:val="00C20107"/>
    <w:rsid w:val="00C21803"/>
    <w:rsid w:val="00C21985"/>
    <w:rsid w:val="00C24039"/>
    <w:rsid w:val="00C241E1"/>
    <w:rsid w:val="00C30623"/>
    <w:rsid w:val="00C41C45"/>
    <w:rsid w:val="00C41E58"/>
    <w:rsid w:val="00C42DF6"/>
    <w:rsid w:val="00C43470"/>
    <w:rsid w:val="00C4657B"/>
    <w:rsid w:val="00C46E74"/>
    <w:rsid w:val="00C50AFE"/>
    <w:rsid w:val="00C5324C"/>
    <w:rsid w:val="00C5329E"/>
    <w:rsid w:val="00C538FB"/>
    <w:rsid w:val="00C5393B"/>
    <w:rsid w:val="00C559E6"/>
    <w:rsid w:val="00C55FE3"/>
    <w:rsid w:val="00C6028F"/>
    <w:rsid w:val="00C61B0C"/>
    <w:rsid w:val="00C657C8"/>
    <w:rsid w:val="00C668FF"/>
    <w:rsid w:val="00C71B92"/>
    <w:rsid w:val="00C7705E"/>
    <w:rsid w:val="00C80D28"/>
    <w:rsid w:val="00C81B22"/>
    <w:rsid w:val="00C827A4"/>
    <w:rsid w:val="00C82FBB"/>
    <w:rsid w:val="00C83F7C"/>
    <w:rsid w:val="00C840BB"/>
    <w:rsid w:val="00C846DA"/>
    <w:rsid w:val="00C852D4"/>
    <w:rsid w:val="00C87D29"/>
    <w:rsid w:val="00C91563"/>
    <w:rsid w:val="00C938CA"/>
    <w:rsid w:val="00C94279"/>
    <w:rsid w:val="00C95023"/>
    <w:rsid w:val="00C96376"/>
    <w:rsid w:val="00CA14C1"/>
    <w:rsid w:val="00CA1F35"/>
    <w:rsid w:val="00CA3D1B"/>
    <w:rsid w:val="00CA4A8F"/>
    <w:rsid w:val="00CA5249"/>
    <w:rsid w:val="00CA5766"/>
    <w:rsid w:val="00CA57E1"/>
    <w:rsid w:val="00CB0DAC"/>
    <w:rsid w:val="00CB12F9"/>
    <w:rsid w:val="00CB1DB1"/>
    <w:rsid w:val="00CB2E92"/>
    <w:rsid w:val="00CB3307"/>
    <w:rsid w:val="00CC3C6C"/>
    <w:rsid w:val="00CC5340"/>
    <w:rsid w:val="00CC6A1D"/>
    <w:rsid w:val="00CC6A32"/>
    <w:rsid w:val="00CC7AFF"/>
    <w:rsid w:val="00CD0999"/>
    <w:rsid w:val="00CD14A5"/>
    <w:rsid w:val="00CD5A55"/>
    <w:rsid w:val="00CE021D"/>
    <w:rsid w:val="00CE1B49"/>
    <w:rsid w:val="00CE28F2"/>
    <w:rsid w:val="00CE2D5F"/>
    <w:rsid w:val="00CE327B"/>
    <w:rsid w:val="00CE33D5"/>
    <w:rsid w:val="00CE3B0A"/>
    <w:rsid w:val="00CE503D"/>
    <w:rsid w:val="00CE6F25"/>
    <w:rsid w:val="00CE7D73"/>
    <w:rsid w:val="00CF0EF2"/>
    <w:rsid w:val="00CF128E"/>
    <w:rsid w:val="00CF1367"/>
    <w:rsid w:val="00CF1F28"/>
    <w:rsid w:val="00CF2A42"/>
    <w:rsid w:val="00CF6B2E"/>
    <w:rsid w:val="00D01E57"/>
    <w:rsid w:val="00D02CD6"/>
    <w:rsid w:val="00D10462"/>
    <w:rsid w:val="00D10926"/>
    <w:rsid w:val="00D10AD2"/>
    <w:rsid w:val="00D12810"/>
    <w:rsid w:val="00D13411"/>
    <w:rsid w:val="00D13BD4"/>
    <w:rsid w:val="00D14474"/>
    <w:rsid w:val="00D155A0"/>
    <w:rsid w:val="00D16190"/>
    <w:rsid w:val="00D16612"/>
    <w:rsid w:val="00D170CB"/>
    <w:rsid w:val="00D1716B"/>
    <w:rsid w:val="00D2190F"/>
    <w:rsid w:val="00D223D6"/>
    <w:rsid w:val="00D22D16"/>
    <w:rsid w:val="00D24F69"/>
    <w:rsid w:val="00D32315"/>
    <w:rsid w:val="00D32E62"/>
    <w:rsid w:val="00D3324C"/>
    <w:rsid w:val="00D33B57"/>
    <w:rsid w:val="00D3725A"/>
    <w:rsid w:val="00D37A65"/>
    <w:rsid w:val="00D41E1E"/>
    <w:rsid w:val="00D4372D"/>
    <w:rsid w:val="00D45340"/>
    <w:rsid w:val="00D45C72"/>
    <w:rsid w:val="00D47152"/>
    <w:rsid w:val="00D475AC"/>
    <w:rsid w:val="00D50397"/>
    <w:rsid w:val="00D5054B"/>
    <w:rsid w:val="00D514CE"/>
    <w:rsid w:val="00D52346"/>
    <w:rsid w:val="00D547AD"/>
    <w:rsid w:val="00D54DC0"/>
    <w:rsid w:val="00D5556E"/>
    <w:rsid w:val="00D55BD9"/>
    <w:rsid w:val="00D60CC2"/>
    <w:rsid w:val="00D60FA7"/>
    <w:rsid w:val="00D6100E"/>
    <w:rsid w:val="00D6112E"/>
    <w:rsid w:val="00D642A3"/>
    <w:rsid w:val="00D65617"/>
    <w:rsid w:val="00D65C63"/>
    <w:rsid w:val="00D71964"/>
    <w:rsid w:val="00D724C2"/>
    <w:rsid w:val="00D75061"/>
    <w:rsid w:val="00D75658"/>
    <w:rsid w:val="00D776ED"/>
    <w:rsid w:val="00D82D53"/>
    <w:rsid w:val="00D83164"/>
    <w:rsid w:val="00D8354D"/>
    <w:rsid w:val="00D84543"/>
    <w:rsid w:val="00D84763"/>
    <w:rsid w:val="00D90F52"/>
    <w:rsid w:val="00D93431"/>
    <w:rsid w:val="00D95A5F"/>
    <w:rsid w:val="00D97B57"/>
    <w:rsid w:val="00D97DE5"/>
    <w:rsid w:val="00DA26BE"/>
    <w:rsid w:val="00DA2EAB"/>
    <w:rsid w:val="00DA4616"/>
    <w:rsid w:val="00DA524E"/>
    <w:rsid w:val="00DA6848"/>
    <w:rsid w:val="00DA6ADE"/>
    <w:rsid w:val="00DB2CE7"/>
    <w:rsid w:val="00DB3BEC"/>
    <w:rsid w:val="00DB3BEE"/>
    <w:rsid w:val="00DB3E8B"/>
    <w:rsid w:val="00DB54EC"/>
    <w:rsid w:val="00DB7094"/>
    <w:rsid w:val="00DB7864"/>
    <w:rsid w:val="00DB7B90"/>
    <w:rsid w:val="00DB7F67"/>
    <w:rsid w:val="00DC2202"/>
    <w:rsid w:val="00DC3C94"/>
    <w:rsid w:val="00DC6F8A"/>
    <w:rsid w:val="00DD1BA6"/>
    <w:rsid w:val="00DD7C55"/>
    <w:rsid w:val="00DE1746"/>
    <w:rsid w:val="00DE3B36"/>
    <w:rsid w:val="00DE3D1D"/>
    <w:rsid w:val="00DE4BFC"/>
    <w:rsid w:val="00DE55D1"/>
    <w:rsid w:val="00DF042A"/>
    <w:rsid w:val="00E00E08"/>
    <w:rsid w:val="00E06FBA"/>
    <w:rsid w:val="00E07F00"/>
    <w:rsid w:val="00E10CBE"/>
    <w:rsid w:val="00E12256"/>
    <w:rsid w:val="00E12DE4"/>
    <w:rsid w:val="00E149A5"/>
    <w:rsid w:val="00E14BF5"/>
    <w:rsid w:val="00E155B5"/>
    <w:rsid w:val="00E21718"/>
    <w:rsid w:val="00E245C8"/>
    <w:rsid w:val="00E24B5B"/>
    <w:rsid w:val="00E24FCD"/>
    <w:rsid w:val="00E26D7E"/>
    <w:rsid w:val="00E309BC"/>
    <w:rsid w:val="00E31A7A"/>
    <w:rsid w:val="00E3280F"/>
    <w:rsid w:val="00E3395F"/>
    <w:rsid w:val="00E343AD"/>
    <w:rsid w:val="00E35232"/>
    <w:rsid w:val="00E35A4C"/>
    <w:rsid w:val="00E36413"/>
    <w:rsid w:val="00E4453C"/>
    <w:rsid w:val="00E44F55"/>
    <w:rsid w:val="00E45D0A"/>
    <w:rsid w:val="00E45F0A"/>
    <w:rsid w:val="00E46BC9"/>
    <w:rsid w:val="00E51742"/>
    <w:rsid w:val="00E52EA2"/>
    <w:rsid w:val="00E5311E"/>
    <w:rsid w:val="00E5406B"/>
    <w:rsid w:val="00E547AB"/>
    <w:rsid w:val="00E548EC"/>
    <w:rsid w:val="00E64DDD"/>
    <w:rsid w:val="00E6532B"/>
    <w:rsid w:val="00E65B32"/>
    <w:rsid w:val="00E66CCF"/>
    <w:rsid w:val="00E7279E"/>
    <w:rsid w:val="00E73C9E"/>
    <w:rsid w:val="00E76CEC"/>
    <w:rsid w:val="00E8082D"/>
    <w:rsid w:val="00E833F8"/>
    <w:rsid w:val="00E83C9D"/>
    <w:rsid w:val="00E907F1"/>
    <w:rsid w:val="00E92C5F"/>
    <w:rsid w:val="00E95ED1"/>
    <w:rsid w:val="00E961F5"/>
    <w:rsid w:val="00E9672C"/>
    <w:rsid w:val="00EA20E2"/>
    <w:rsid w:val="00EA2FD2"/>
    <w:rsid w:val="00EB0753"/>
    <w:rsid w:val="00EB2F37"/>
    <w:rsid w:val="00EB3CF4"/>
    <w:rsid w:val="00EB4B78"/>
    <w:rsid w:val="00EB4C79"/>
    <w:rsid w:val="00EB5909"/>
    <w:rsid w:val="00EC0BBC"/>
    <w:rsid w:val="00EC1C28"/>
    <w:rsid w:val="00EC3982"/>
    <w:rsid w:val="00EC4517"/>
    <w:rsid w:val="00EC4584"/>
    <w:rsid w:val="00EC4963"/>
    <w:rsid w:val="00EC54AB"/>
    <w:rsid w:val="00EC6AD4"/>
    <w:rsid w:val="00EC71C6"/>
    <w:rsid w:val="00ED1D06"/>
    <w:rsid w:val="00ED3121"/>
    <w:rsid w:val="00ED34FA"/>
    <w:rsid w:val="00ED36D8"/>
    <w:rsid w:val="00ED3D60"/>
    <w:rsid w:val="00EE0621"/>
    <w:rsid w:val="00EE16AA"/>
    <w:rsid w:val="00EE3A7E"/>
    <w:rsid w:val="00EE4A38"/>
    <w:rsid w:val="00EE4CD1"/>
    <w:rsid w:val="00EE7F6C"/>
    <w:rsid w:val="00EF04ED"/>
    <w:rsid w:val="00EF321C"/>
    <w:rsid w:val="00EF3DEC"/>
    <w:rsid w:val="00EF53FE"/>
    <w:rsid w:val="00EF561D"/>
    <w:rsid w:val="00EF63EA"/>
    <w:rsid w:val="00EF70AA"/>
    <w:rsid w:val="00EF7760"/>
    <w:rsid w:val="00F001C9"/>
    <w:rsid w:val="00F00ECC"/>
    <w:rsid w:val="00F01986"/>
    <w:rsid w:val="00F100EF"/>
    <w:rsid w:val="00F112F8"/>
    <w:rsid w:val="00F1698D"/>
    <w:rsid w:val="00F208C3"/>
    <w:rsid w:val="00F257E7"/>
    <w:rsid w:val="00F2718D"/>
    <w:rsid w:val="00F311C1"/>
    <w:rsid w:val="00F31AE0"/>
    <w:rsid w:val="00F33BFF"/>
    <w:rsid w:val="00F369CB"/>
    <w:rsid w:val="00F36FDB"/>
    <w:rsid w:val="00F37844"/>
    <w:rsid w:val="00F40339"/>
    <w:rsid w:val="00F41687"/>
    <w:rsid w:val="00F43371"/>
    <w:rsid w:val="00F437B4"/>
    <w:rsid w:val="00F45931"/>
    <w:rsid w:val="00F464E1"/>
    <w:rsid w:val="00F47607"/>
    <w:rsid w:val="00F47D2B"/>
    <w:rsid w:val="00F512A6"/>
    <w:rsid w:val="00F52A78"/>
    <w:rsid w:val="00F53366"/>
    <w:rsid w:val="00F5437C"/>
    <w:rsid w:val="00F547C4"/>
    <w:rsid w:val="00F553AA"/>
    <w:rsid w:val="00F56305"/>
    <w:rsid w:val="00F631B5"/>
    <w:rsid w:val="00F640F2"/>
    <w:rsid w:val="00F64853"/>
    <w:rsid w:val="00F64D84"/>
    <w:rsid w:val="00F65916"/>
    <w:rsid w:val="00F664D5"/>
    <w:rsid w:val="00F67859"/>
    <w:rsid w:val="00F70FB2"/>
    <w:rsid w:val="00F71803"/>
    <w:rsid w:val="00F741F1"/>
    <w:rsid w:val="00F74526"/>
    <w:rsid w:val="00F75A9B"/>
    <w:rsid w:val="00F8024F"/>
    <w:rsid w:val="00F80394"/>
    <w:rsid w:val="00F82DC3"/>
    <w:rsid w:val="00F836D2"/>
    <w:rsid w:val="00F83C8A"/>
    <w:rsid w:val="00F85093"/>
    <w:rsid w:val="00F90E70"/>
    <w:rsid w:val="00F91421"/>
    <w:rsid w:val="00F94063"/>
    <w:rsid w:val="00FA0683"/>
    <w:rsid w:val="00FA1B14"/>
    <w:rsid w:val="00FA1CB8"/>
    <w:rsid w:val="00FA33A5"/>
    <w:rsid w:val="00FA4964"/>
    <w:rsid w:val="00FA519E"/>
    <w:rsid w:val="00FA5879"/>
    <w:rsid w:val="00FB1DEC"/>
    <w:rsid w:val="00FB2C93"/>
    <w:rsid w:val="00FB38C0"/>
    <w:rsid w:val="00FB5217"/>
    <w:rsid w:val="00FB5FFE"/>
    <w:rsid w:val="00FB6AEB"/>
    <w:rsid w:val="00FB6DD1"/>
    <w:rsid w:val="00FC06E7"/>
    <w:rsid w:val="00FC17C6"/>
    <w:rsid w:val="00FC2505"/>
    <w:rsid w:val="00FC5A94"/>
    <w:rsid w:val="00FC5AB6"/>
    <w:rsid w:val="00FC6A21"/>
    <w:rsid w:val="00FC796E"/>
    <w:rsid w:val="00FD08E5"/>
    <w:rsid w:val="00FD3E2C"/>
    <w:rsid w:val="00FD44AD"/>
    <w:rsid w:val="00FD4B4B"/>
    <w:rsid w:val="00FD5AAA"/>
    <w:rsid w:val="00FE1EFC"/>
    <w:rsid w:val="00FE2000"/>
    <w:rsid w:val="00FE288C"/>
    <w:rsid w:val="00FE6374"/>
    <w:rsid w:val="00FF177D"/>
    <w:rsid w:val="00FF1AB0"/>
    <w:rsid w:val="00FF2DD4"/>
    <w:rsid w:val="00FF3354"/>
    <w:rsid w:val="00FF3BCD"/>
    <w:rsid w:val="00FF4AB2"/>
    <w:rsid w:val="00FF6D0D"/>
    <w:rsid w:val="00FF7063"/>
    <w:rsid w:val="00FF7C2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lsdException w:name="footnote text" w:semiHidden="1"/>
    <w:lsdException w:name="annotation text" w:semiHidden="1"/>
    <w:lsdException w:name="header" w:semiHidden="1" w:unhideWhenUsed="1"/>
    <w:lsdException w:name="footer" w:semiHidden="1"/>
    <w:lsdException w:name="index heading" w:semiHidden="1" w:unhideWhenUsed="1"/>
    <w:lsdException w:name="caption"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unhideWhenUsed="1"/>
    <w:lsdException w:name="toa heading" w:semiHidden="1" w:unhideWhenUsed="1"/>
    <w:lsdException w:name="List" w:semiHidden="1" w:unhideWhenUsed="1"/>
    <w:lsdException w:name="List Bullet" w:semiHidden="1"/>
    <w:lsdException w:name="List Number" w:semiHidden="1"/>
    <w:lsdException w:name="List 2" w:semiHidden="1"/>
    <w:lsdException w:name="List 3" w:semiHidden="1"/>
    <w:lsdException w:name="List 4" w:semiHidden="1" w:unhideWhenUsed="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lsdException w:name="Signature" w:semiHidden="1" w:unhideWhenUsed="1"/>
    <w:lsdException w:name="Default Paragraph Font" w:semiHidden="1" w:uiPriority="1" w:unhideWhenUsed="1"/>
    <w:lsdException w:name="Body Text" w:semiHidden="1" w:uiPriority="0" w:qFormat="1"/>
    <w:lsdException w:name="Body Text Indent" w:semiHidden="1"/>
    <w:lsdException w:name="List Continue" w:semiHidden="1"/>
    <w:lsdException w:name="List Continue 2" w:semiHidden="1" w:unhideWhenUsed="1"/>
    <w:lsdException w:name="List Continue 3" w:semiHidden="1"/>
    <w:lsdException w:name="List Continue 4" w:semiHidden="1"/>
    <w:lsdException w:name="List Continue 5" w:semiHidden="1" w:unhideWhenUsed="1"/>
    <w:lsdException w:name="Message Header" w:semiHidden="1" w:unhideWhenUsed="1"/>
    <w:lsdException w:name="Subtitle" w:uiPriority="11"/>
    <w:lsdException w:name="Salutation" w:semiHidden="1" w:unhideWhenUsed="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0" w:unhideWhenUsed="1"/>
    <w:lsdException w:name="FollowedHyperlink" w:semiHidden="1"/>
    <w:lsdException w:name="Strong" w:semiHidden="1"/>
    <w:lsdException w:name="Emphasis" w:semiHidden="1"/>
    <w:lsdException w:name="Document Map" w:semiHidden="1"/>
    <w:lsdException w:name="Plain Text" w:semiHidden="1" w:unhideWhenUsed="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lsdException w:name="Quote" w:semiHidden="1"/>
    <w:lsdException w:name="Intense Quote"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semiHidden="1"/>
    <w:lsdException w:name="Intense Emphasis" w:semiHidden="1"/>
    <w:lsdException w:name="Subtle Reference" w:semiHidden="1"/>
    <w:lsdException w:name="Intense Reference" w:semiHidden="1"/>
    <w:lsdException w:name="Book Title" w:semiHidden="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99"/>
    <w:qFormat/>
    <w:rsid w:val="002263C9"/>
    <w:pPr>
      <w:spacing w:after="120" w:line="480" w:lineRule="auto"/>
      <w:jc w:val="both"/>
    </w:pPr>
    <w:rPr>
      <w:rFonts w:ascii="Times New Roman" w:eastAsia="Times New Roman" w:hAnsi="Times New Roman"/>
    </w:rPr>
  </w:style>
  <w:style w:type="paragraph" w:styleId="Heading1">
    <w:name w:val="heading 1"/>
    <w:basedOn w:val="Normal"/>
    <w:next w:val="Normal"/>
    <w:link w:val="Heading1Char"/>
    <w:uiPriority w:val="99"/>
    <w:semiHidden/>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9"/>
    <w:semiHidden/>
    <w:pPr>
      <w:outlineLvl w:val="1"/>
    </w:pPr>
    <w:rPr>
      <w:caps w:val="0"/>
    </w:rPr>
  </w:style>
  <w:style w:type="paragraph" w:styleId="Heading3">
    <w:name w:val="heading 3"/>
    <w:basedOn w:val="Heading2"/>
    <w:next w:val="Normal"/>
    <w:link w:val="Heading3Char"/>
    <w:uiPriority w:val="99"/>
    <w:semiHidden/>
    <w:pPr>
      <w:outlineLvl w:val="2"/>
    </w:pPr>
    <w:rPr>
      <w:b w:val="0"/>
      <w:i/>
    </w:rPr>
  </w:style>
  <w:style w:type="paragraph" w:styleId="Heading4">
    <w:name w:val="heading 4"/>
    <w:basedOn w:val="Normal"/>
    <w:next w:val="Normal"/>
    <w:uiPriority w:val="99"/>
    <w:semiHidden/>
    <w:pPr>
      <w:keepNext/>
      <w:numPr>
        <w:ilvl w:val="3"/>
        <w:numId w:val="4"/>
      </w:numPr>
      <w:spacing w:before="240" w:after="60"/>
      <w:outlineLvl w:val="3"/>
    </w:pPr>
    <w:rPr>
      <w:b/>
      <w:sz w:val="28"/>
    </w:rPr>
  </w:style>
  <w:style w:type="paragraph" w:styleId="Heading5">
    <w:name w:val="heading 5"/>
    <w:basedOn w:val="Normal"/>
    <w:next w:val="Normal"/>
    <w:uiPriority w:val="99"/>
    <w:semiHidden/>
    <w:pPr>
      <w:numPr>
        <w:ilvl w:val="4"/>
        <w:numId w:val="4"/>
      </w:numPr>
      <w:spacing w:before="240" w:after="60"/>
      <w:outlineLvl w:val="4"/>
    </w:pPr>
    <w:rPr>
      <w:b/>
      <w:i/>
      <w:sz w:val="26"/>
    </w:rPr>
  </w:style>
  <w:style w:type="paragraph" w:styleId="Heading6">
    <w:name w:val="heading 6"/>
    <w:basedOn w:val="Normal"/>
    <w:next w:val="Normal"/>
    <w:uiPriority w:val="99"/>
    <w:semiHidden/>
    <w:pPr>
      <w:numPr>
        <w:ilvl w:val="5"/>
        <w:numId w:val="4"/>
      </w:numPr>
      <w:spacing w:before="240" w:after="60"/>
      <w:outlineLvl w:val="5"/>
    </w:pPr>
    <w:rPr>
      <w:b/>
      <w:sz w:val="22"/>
    </w:rPr>
  </w:style>
  <w:style w:type="paragraph" w:styleId="Heading7">
    <w:name w:val="heading 7"/>
    <w:basedOn w:val="Normal"/>
    <w:next w:val="Normal"/>
    <w:uiPriority w:val="99"/>
    <w:semiHidden/>
    <w:pPr>
      <w:numPr>
        <w:ilvl w:val="6"/>
        <w:numId w:val="4"/>
      </w:numPr>
      <w:spacing w:before="240" w:after="60"/>
      <w:outlineLvl w:val="6"/>
    </w:pPr>
  </w:style>
  <w:style w:type="paragraph" w:styleId="Heading8">
    <w:name w:val="heading 8"/>
    <w:basedOn w:val="Normal"/>
    <w:next w:val="Normal"/>
    <w:uiPriority w:val="99"/>
    <w:semiHidden/>
    <w:pPr>
      <w:numPr>
        <w:ilvl w:val="7"/>
        <w:numId w:val="4"/>
      </w:numPr>
      <w:spacing w:before="240" w:after="60"/>
      <w:outlineLvl w:val="7"/>
    </w:pPr>
    <w:rPr>
      <w:i/>
    </w:rPr>
  </w:style>
  <w:style w:type="paragraph" w:styleId="Heading9">
    <w:name w:val="heading 9"/>
    <w:basedOn w:val="Normal"/>
    <w:next w:val="Normal"/>
    <w:uiPriority w:val="99"/>
    <w:semiHidden/>
    <w:pPr>
      <w:numPr>
        <w:ilvl w:val="8"/>
        <w:numId w:val="4"/>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Email">
    <w:name w:val="Author Email"/>
    <w:basedOn w:val="Normal"/>
    <w:link w:val="AuthorEmailChar"/>
    <w:uiPriority w:val="99"/>
    <w:qFormat/>
    <w:rsid w:val="00013F1B"/>
    <w:rPr>
      <w:sz w:val="18"/>
    </w:rPr>
  </w:style>
  <w:style w:type="paragraph" w:styleId="Header">
    <w:name w:val="header"/>
    <w:basedOn w:val="Normal"/>
    <w:uiPriority w:val="99"/>
    <w:semiHidden/>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uiPriority w:val="99"/>
    <w:semiHidden/>
  </w:style>
  <w:style w:type="paragraph" w:styleId="Title">
    <w:name w:val="Title"/>
    <w:basedOn w:val="Normal"/>
    <w:uiPriority w:val="99"/>
    <w:qFormat/>
    <w:rsid w:val="005A0D7A"/>
    <w:pPr>
      <w:jc w:val="center"/>
      <w:outlineLvl w:val="0"/>
    </w:pPr>
    <w:rPr>
      <w:b/>
      <w:kern w:val="28"/>
      <w:sz w:val="36"/>
    </w:rPr>
  </w:style>
  <w:style w:type="paragraph" w:customStyle="1" w:styleId="FigTableCaption">
    <w:name w:val="Fig/Table Caption"/>
    <w:basedOn w:val="Caption"/>
    <w:link w:val="FigTableCaptionChar"/>
    <w:uiPriority w:val="99"/>
    <w:semiHidden/>
    <w:qFormat/>
    <w:rsid w:val="00D10AD2"/>
  </w:style>
  <w:style w:type="paragraph" w:styleId="Caption">
    <w:name w:val="caption"/>
    <w:basedOn w:val="Normal"/>
    <w:next w:val="Normal"/>
    <w:link w:val="CaptionChar"/>
    <w:uiPriority w:val="99"/>
    <w:semiHidden/>
    <w:qFormat/>
    <w:rsid w:val="00D90F52"/>
    <w:pPr>
      <w:spacing w:before="60"/>
      <w:jc w:val="center"/>
    </w:pPr>
    <w:rPr>
      <w:b/>
      <w:sz w:val="18"/>
    </w:rPr>
  </w:style>
  <w:style w:type="paragraph" w:styleId="Footer">
    <w:name w:val="footer"/>
    <w:basedOn w:val="Normal"/>
    <w:link w:val="FooterChar"/>
    <w:uiPriority w:val="99"/>
    <w:rsid w:val="003907EC"/>
    <w:pPr>
      <w:tabs>
        <w:tab w:val="center" w:pos="4680"/>
        <w:tab w:val="right" w:pos="9360"/>
      </w:tabs>
      <w:spacing w:after="0"/>
    </w:pPr>
  </w:style>
  <w:style w:type="character" w:customStyle="1" w:styleId="AuthorEmailChar">
    <w:name w:val="Author Email Char"/>
    <w:basedOn w:val="DefaultParagraphFont"/>
    <w:link w:val="AuthorEmail"/>
    <w:uiPriority w:val="99"/>
    <w:rsid w:val="00013F1B"/>
    <w:rPr>
      <w:rFonts w:ascii="Times New Roman" w:eastAsia="Times New Roman" w:hAnsi="Times New Roman"/>
      <w:sz w:val="18"/>
    </w:rPr>
  </w:style>
  <w:style w:type="character" w:customStyle="1" w:styleId="FooterChar">
    <w:name w:val="Footer Char"/>
    <w:basedOn w:val="DefaultParagraphFont"/>
    <w:link w:val="Footer"/>
    <w:uiPriority w:val="99"/>
    <w:rsid w:val="003907EC"/>
    <w:rPr>
      <w:rFonts w:ascii="Times New Roman" w:eastAsia="Times New Roman" w:hAnsi="Times New Roman"/>
    </w:rPr>
  </w:style>
  <w:style w:type="paragraph" w:customStyle="1" w:styleId="CaptionFigureandTable">
    <w:name w:val="Caption (Figure and Table)"/>
    <w:basedOn w:val="Normal"/>
    <w:link w:val="CaptionFigureandTableChar"/>
    <w:uiPriority w:val="99"/>
    <w:qFormat/>
    <w:rsid w:val="004C7A86"/>
    <w:pPr>
      <w:jc w:val="center"/>
    </w:pPr>
    <w:rPr>
      <w:b/>
      <w:bCs/>
      <w:szCs w:val="18"/>
    </w:rPr>
  </w:style>
  <w:style w:type="paragraph" w:customStyle="1" w:styleId="Tabletext">
    <w:name w:val="Tabletext"/>
    <w:basedOn w:val="Normal"/>
    <w:link w:val="TabletextChar"/>
    <w:uiPriority w:val="99"/>
    <w:qFormat/>
    <w:rsid w:val="00D642A3"/>
    <w:pPr>
      <w:spacing w:line="240" w:lineRule="auto"/>
      <w:jc w:val="center"/>
    </w:pPr>
    <w:rPr>
      <w:szCs w:val="18"/>
    </w:rPr>
  </w:style>
  <w:style w:type="paragraph" w:styleId="Index1">
    <w:name w:val="index 1"/>
    <w:basedOn w:val="Normal"/>
    <w:next w:val="Normal"/>
    <w:autoRedefine/>
    <w:uiPriority w:val="99"/>
    <w:semiHidden/>
    <w:pPr>
      <w:ind w:left="240" w:hanging="240"/>
    </w:pPr>
  </w:style>
  <w:style w:type="paragraph" w:styleId="Index2">
    <w:name w:val="index 2"/>
    <w:basedOn w:val="Normal"/>
    <w:next w:val="Normal"/>
    <w:autoRedefine/>
    <w:uiPriority w:val="99"/>
    <w:semiHidden/>
    <w:pPr>
      <w:ind w:left="480" w:hanging="240"/>
    </w:pPr>
  </w:style>
  <w:style w:type="paragraph" w:styleId="Index3">
    <w:name w:val="index 3"/>
    <w:basedOn w:val="Normal"/>
    <w:next w:val="Normal"/>
    <w:autoRedefine/>
    <w:uiPriority w:val="99"/>
    <w:semiHidden/>
    <w:pPr>
      <w:ind w:left="720" w:hanging="240"/>
    </w:pPr>
  </w:style>
  <w:style w:type="paragraph" w:styleId="Index4">
    <w:name w:val="index 4"/>
    <w:basedOn w:val="Normal"/>
    <w:next w:val="Normal"/>
    <w:autoRedefine/>
    <w:uiPriority w:val="99"/>
    <w:semiHidden/>
    <w:pPr>
      <w:ind w:left="960" w:hanging="240"/>
    </w:pPr>
  </w:style>
  <w:style w:type="paragraph" w:styleId="Index5">
    <w:name w:val="index 5"/>
    <w:basedOn w:val="Normal"/>
    <w:next w:val="Normal"/>
    <w:autoRedefine/>
    <w:uiPriority w:val="99"/>
    <w:semiHidden/>
    <w:pPr>
      <w:ind w:left="1200" w:hanging="240"/>
    </w:pPr>
  </w:style>
  <w:style w:type="paragraph" w:styleId="Index6">
    <w:name w:val="index 6"/>
    <w:basedOn w:val="Normal"/>
    <w:next w:val="Normal"/>
    <w:autoRedefine/>
    <w:uiPriority w:val="99"/>
    <w:semiHidden/>
    <w:pPr>
      <w:ind w:left="1440" w:hanging="240"/>
    </w:pPr>
  </w:style>
  <w:style w:type="paragraph" w:styleId="Index7">
    <w:name w:val="index 7"/>
    <w:basedOn w:val="Normal"/>
    <w:next w:val="Normal"/>
    <w:autoRedefine/>
    <w:uiPriority w:val="99"/>
    <w:semiHidden/>
    <w:pPr>
      <w:ind w:left="1680" w:hanging="240"/>
    </w:pPr>
  </w:style>
  <w:style w:type="paragraph" w:styleId="Index8">
    <w:name w:val="index 8"/>
    <w:basedOn w:val="Normal"/>
    <w:next w:val="Normal"/>
    <w:autoRedefine/>
    <w:uiPriority w:val="99"/>
    <w:semiHidden/>
    <w:pPr>
      <w:ind w:left="1920" w:hanging="240"/>
    </w:pPr>
  </w:style>
  <w:style w:type="paragraph" w:styleId="Index9">
    <w:name w:val="index 9"/>
    <w:basedOn w:val="Normal"/>
    <w:next w:val="Normal"/>
    <w:autoRedefine/>
    <w:uiPriority w:val="99"/>
    <w:semiHidden/>
    <w:pPr>
      <w:ind w:left="2160" w:hanging="240"/>
    </w:pPr>
  </w:style>
  <w:style w:type="paragraph" w:styleId="IndexHeading">
    <w:name w:val="index heading"/>
    <w:basedOn w:val="Normal"/>
    <w:next w:val="Index1"/>
    <w:uiPriority w:val="99"/>
    <w:semiHidden/>
    <w:rPr>
      <w:rFonts w:ascii="Arial" w:hAnsi="Arial"/>
      <w:b/>
    </w:rPr>
  </w:style>
  <w:style w:type="paragraph" w:styleId="List">
    <w:name w:val="List"/>
    <w:basedOn w:val="Normal"/>
    <w:uiPriority w:val="99"/>
    <w:semiHidden/>
    <w:pPr>
      <w:ind w:left="360" w:hanging="360"/>
    </w:pPr>
  </w:style>
  <w:style w:type="character" w:customStyle="1" w:styleId="CaptionFigureandTableChar">
    <w:name w:val="Caption (Figure and Table) Char"/>
    <w:basedOn w:val="DefaultParagraphFont"/>
    <w:link w:val="CaptionFigureandTable"/>
    <w:uiPriority w:val="99"/>
    <w:rsid w:val="004C7A86"/>
    <w:rPr>
      <w:rFonts w:ascii="Times New Roman" w:eastAsia="Times New Roman" w:hAnsi="Times New Roman"/>
      <w:b/>
      <w:bCs/>
      <w:szCs w:val="18"/>
    </w:rPr>
  </w:style>
  <w:style w:type="character" w:customStyle="1" w:styleId="CaptionChar">
    <w:name w:val="Caption Char"/>
    <w:basedOn w:val="DefaultParagraphFont"/>
    <w:link w:val="Caption"/>
    <w:uiPriority w:val="99"/>
    <w:semiHidden/>
    <w:rsid w:val="00D10AD2"/>
    <w:rPr>
      <w:rFonts w:ascii="Times New Roman" w:eastAsia="Times New Roman" w:hAnsi="Times New Roman"/>
      <w:b/>
      <w:sz w:val="18"/>
    </w:rPr>
  </w:style>
  <w:style w:type="paragraph" w:styleId="List4">
    <w:name w:val="List 4"/>
    <w:basedOn w:val="Normal"/>
    <w:uiPriority w:val="99"/>
    <w:semiHidden/>
    <w:pPr>
      <w:ind w:left="1440" w:hanging="360"/>
    </w:pPr>
  </w:style>
  <w:style w:type="character" w:customStyle="1" w:styleId="FigTableCaptionChar">
    <w:name w:val="Fig/Table Caption Char"/>
    <w:basedOn w:val="CaptionChar"/>
    <w:link w:val="FigTableCaption"/>
    <w:uiPriority w:val="99"/>
    <w:semiHidden/>
    <w:rsid w:val="00D10AD2"/>
    <w:rPr>
      <w:rFonts w:ascii="Times New Roman" w:eastAsia="Times New Roman" w:hAnsi="Times New Roman"/>
      <w:b/>
      <w:sz w:val="18"/>
    </w:rPr>
  </w:style>
  <w:style w:type="character" w:styleId="CommentReference">
    <w:name w:val="annotation reference"/>
    <w:basedOn w:val="DefaultParagraphFont"/>
    <w:uiPriority w:val="99"/>
    <w:semiHidden/>
    <w:rsid w:val="00117CC2"/>
    <w:rPr>
      <w:sz w:val="16"/>
      <w:szCs w:val="16"/>
    </w:rPr>
  </w:style>
  <w:style w:type="character" w:customStyle="1" w:styleId="TabletextChar">
    <w:name w:val="Tabletext Char"/>
    <w:basedOn w:val="DefaultParagraphFont"/>
    <w:link w:val="Tabletext"/>
    <w:uiPriority w:val="99"/>
    <w:rsid w:val="00D642A3"/>
    <w:rPr>
      <w:rFonts w:ascii="Times New Roman" w:eastAsia="Times New Roman" w:hAnsi="Times New Roman"/>
      <w:szCs w:val="18"/>
    </w:rPr>
  </w:style>
  <w:style w:type="paragraph" w:styleId="CommentText">
    <w:name w:val="annotation text"/>
    <w:basedOn w:val="Normal"/>
    <w:link w:val="CommentTextChar"/>
    <w:uiPriority w:val="99"/>
    <w:semiHidden/>
    <w:rsid w:val="00117CC2"/>
  </w:style>
  <w:style w:type="character" w:customStyle="1" w:styleId="CommentTextChar">
    <w:name w:val="Comment Text Char"/>
    <w:basedOn w:val="DefaultParagraphFont"/>
    <w:link w:val="CommentText"/>
    <w:uiPriority w:val="99"/>
    <w:semiHidden/>
    <w:rsid w:val="00117CC2"/>
    <w:rPr>
      <w:rFonts w:ascii="Times New Roman" w:eastAsia="Times New Roman" w:hAnsi="Times New Roman"/>
    </w:rPr>
  </w:style>
  <w:style w:type="paragraph" w:styleId="CommentSubject">
    <w:name w:val="annotation subject"/>
    <w:basedOn w:val="CommentText"/>
    <w:next w:val="CommentText"/>
    <w:link w:val="CommentSubjectChar"/>
    <w:uiPriority w:val="99"/>
    <w:semiHidden/>
    <w:rsid w:val="00117CC2"/>
    <w:rPr>
      <w:b/>
      <w:bCs/>
    </w:rPr>
  </w:style>
  <w:style w:type="character" w:customStyle="1" w:styleId="CommentSubjectChar">
    <w:name w:val="Comment Subject Char"/>
    <w:basedOn w:val="CommentTextChar"/>
    <w:link w:val="CommentSubject"/>
    <w:uiPriority w:val="99"/>
    <w:semiHidden/>
    <w:rsid w:val="00117CC2"/>
    <w:rPr>
      <w:rFonts w:ascii="Times New Roman" w:eastAsia="Times New Roman" w:hAnsi="Times New Roman"/>
      <w:b/>
      <w:bCs/>
    </w:rPr>
  </w:style>
  <w:style w:type="paragraph" w:styleId="ListContinue2">
    <w:name w:val="List Continue 2"/>
    <w:basedOn w:val="Normal"/>
    <w:uiPriority w:val="99"/>
    <w:semiHidden/>
    <w:pPr>
      <w:ind w:left="720"/>
    </w:pPr>
  </w:style>
  <w:style w:type="paragraph" w:styleId="BalloonText">
    <w:name w:val="Balloon Text"/>
    <w:basedOn w:val="Normal"/>
    <w:link w:val="BalloonTextChar"/>
    <w:uiPriority w:val="99"/>
    <w:semiHidden/>
    <w:rsid w:val="00117CC2"/>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7CC2"/>
    <w:rPr>
      <w:rFonts w:ascii="Segoe UI" w:eastAsia="Times New Roman" w:hAnsi="Segoe UI" w:cs="Segoe UI"/>
      <w:sz w:val="18"/>
      <w:szCs w:val="18"/>
    </w:rPr>
  </w:style>
  <w:style w:type="paragraph" w:styleId="ListContinue5">
    <w:name w:val="List Continue 5"/>
    <w:basedOn w:val="Normal"/>
    <w:uiPriority w:val="99"/>
    <w:semiHidden/>
    <w:pPr>
      <w:ind w:left="1800"/>
    </w:pPr>
  </w:style>
  <w:style w:type="paragraph" w:styleId="ListParagraph">
    <w:name w:val="List Paragraph"/>
    <w:basedOn w:val="Normal"/>
    <w:uiPriority w:val="99"/>
    <w:semiHidden/>
    <w:rsid w:val="00902FC0"/>
    <w:pPr>
      <w:ind w:left="720"/>
      <w:contextualSpacing/>
    </w:pPr>
  </w:style>
  <w:style w:type="paragraph" w:styleId="ListNumber3">
    <w:name w:val="List Number 3"/>
    <w:basedOn w:val="Normal"/>
    <w:uiPriority w:val="99"/>
    <w:semiHidden/>
    <w:pPr>
      <w:numPr>
        <w:numId w:val="1"/>
      </w:numPr>
    </w:pPr>
  </w:style>
  <w:style w:type="paragraph" w:styleId="ListNumber4">
    <w:name w:val="List Number 4"/>
    <w:basedOn w:val="Normal"/>
    <w:uiPriority w:val="99"/>
    <w:semiHidden/>
    <w:pPr>
      <w:numPr>
        <w:numId w:val="2"/>
      </w:numPr>
    </w:pPr>
  </w:style>
  <w:style w:type="paragraph" w:styleId="ListNumber5">
    <w:name w:val="List Number 5"/>
    <w:basedOn w:val="Normal"/>
    <w:uiPriority w:val="99"/>
    <w:semiHidden/>
    <w:pPr>
      <w:numPr>
        <w:numId w:val="3"/>
      </w:numPr>
    </w:pPr>
  </w:style>
  <w:style w:type="paragraph" w:styleId="MacroText">
    <w:name w:val="macro"/>
    <w:uiPriority w:val="99"/>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uiPriority w:val="99"/>
    <w:semiHidden/>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PlainText">
    <w:name w:val="Plain Text"/>
    <w:basedOn w:val="Normal"/>
    <w:uiPriority w:val="99"/>
    <w:semiHidden/>
    <w:rPr>
      <w:rFonts w:ascii="Courier New" w:hAnsi="Courier New"/>
    </w:rPr>
  </w:style>
  <w:style w:type="paragraph" w:styleId="Salutation">
    <w:name w:val="Salutation"/>
    <w:basedOn w:val="Normal"/>
    <w:next w:val="Normal"/>
    <w:uiPriority w:val="99"/>
    <w:semiHidden/>
  </w:style>
  <w:style w:type="paragraph" w:styleId="Signature">
    <w:name w:val="Signature"/>
    <w:basedOn w:val="Normal"/>
    <w:uiPriority w:val="99"/>
    <w:semiHidden/>
    <w:pPr>
      <w:ind w:left="4320"/>
    </w:pPr>
  </w:style>
  <w:style w:type="paragraph" w:styleId="Subtitle">
    <w:name w:val="Subtitle"/>
    <w:basedOn w:val="Normal"/>
    <w:uiPriority w:val="99"/>
    <w:semiHidden/>
    <w:pPr>
      <w:spacing w:after="60"/>
      <w:jc w:val="center"/>
      <w:outlineLvl w:val="1"/>
    </w:pPr>
    <w:rPr>
      <w:rFonts w:ascii="Arial" w:hAnsi="Arial"/>
    </w:rPr>
  </w:style>
  <w:style w:type="paragraph" w:styleId="TOAHeading">
    <w:name w:val="toa heading"/>
    <w:basedOn w:val="Normal"/>
    <w:next w:val="Normal"/>
    <w:uiPriority w:val="99"/>
    <w:semiHidden/>
    <w:pPr>
      <w:spacing w:before="120"/>
    </w:pPr>
    <w:rPr>
      <w:rFonts w:ascii="Arial" w:hAnsi="Arial"/>
      <w:b/>
    </w:rPr>
  </w:style>
  <w:style w:type="paragraph" w:styleId="TOC1">
    <w:name w:val="toc 1"/>
    <w:basedOn w:val="Normal"/>
    <w:next w:val="Normal"/>
    <w:autoRedefine/>
    <w:uiPriority w:val="99"/>
    <w:semiHidden/>
  </w:style>
  <w:style w:type="paragraph" w:styleId="TOC2">
    <w:name w:val="toc 2"/>
    <w:basedOn w:val="Normal"/>
    <w:next w:val="Normal"/>
    <w:autoRedefine/>
    <w:uiPriority w:val="99"/>
    <w:semiHidden/>
    <w:pPr>
      <w:ind w:left="240"/>
    </w:pPr>
  </w:style>
  <w:style w:type="paragraph" w:styleId="TOC3">
    <w:name w:val="toc 3"/>
    <w:basedOn w:val="Normal"/>
    <w:next w:val="Normal"/>
    <w:autoRedefine/>
    <w:uiPriority w:val="99"/>
    <w:semiHidden/>
    <w:pPr>
      <w:ind w:left="480"/>
    </w:pPr>
  </w:style>
  <w:style w:type="paragraph" w:styleId="TOC4">
    <w:name w:val="toc 4"/>
    <w:basedOn w:val="Normal"/>
    <w:next w:val="Normal"/>
    <w:autoRedefine/>
    <w:uiPriority w:val="99"/>
    <w:semiHidden/>
    <w:pPr>
      <w:ind w:left="720"/>
    </w:pPr>
  </w:style>
  <w:style w:type="paragraph" w:styleId="TOC5">
    <w:name w:val="toc 5"/>
    <w:basedOn w:val="Normal"/>
    <w:next w:val="Normal"/>
    <w:autoRedefine/>
    <w:uiPriority w:val="99"/>
    <w:semiHidden/>
    <w:pPr>
      <w:ind w:left="960"/>
    </w:pPr>
  </w:style>
  <w:style w:type="paragraph" w:styleId="TOC6">
    <w:name w:val="toc 6"/>
    <w:basedOn w:val="Normal"/>
    <w:next w:val="Normal"/>
    <w:autoRedefine/>
    <w:uiPriority w:val="99"/>
    <w:semiHidden/>
    <w:pPr>
      <w:ind w:left="1200"/>
    </w:pPr>
  </w:style>
  <w:style w:type="paragraph" w:styleId="TOC7">
    <w:name w:val="toc 7"/>
    <w:basedOn w:val="Normal"/>
    <w:next w:val="Normal"/>
    <w:autoRedefine/>
    <w:uiPriority w:val="99"/>
    <w:semiHidden/>
    <w:pPr>
      <w:ind w:left="1440"/>
    </w:pPr>
  </w:style>
  <w:style w:type="paragraph" w:styleId="TOC8">
    <w:name w:val="toc 8"/>
    <w:basedOn w:val="Normal"/>
    <w:next w:val="Normal"/>
    <w:autoRedefine/>
    <w:uiPriority w:val="99"/>
    <w:semiHidden/>
    <w:pPr>
      <w:ind w:left="1680"/>
    </w:pPr>
  </w:style>
  <w:style w:type="paragraph" w:styleId="TOC9">
    <w:name w:val="toc 9"/>
    <w:basedOn w:val="Normal"/>
    <w:next w:val="Normal"/>
    <w:autoRedefine/>
    <w:uiPriority w:val="99"/>
    <w:semiHidden/>
    <w:pPr>
      <w:ind w:left="1920"/>
    </w:pPr>
  </w:style>
  <w:style w:type="paragraph" w:customStyle="1" w:styleId="References">
    <w:name w:val="References"/>
    <w:basedOn w:val="Normal"/>
    <w:link w:val="ReferencesChar"/>
    <w:autoRedefine/>
    <w:qFormat/>
    <w:rsid w:val="003D43A0"/>
    <w:pPr>
      <w:overflowPunct w:val="0"/>
      <w:autoSpaceDE w:val="0"/>
      <w:autoSpaceDN w:val="0"/>
      <w:adjustRightInd w:val="0"/>
      <w:ind w:left="720" w:hanging="720"/>
      <w:textAlignment w:val="baseline"/>
    </w:p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semiHidden/>
    <w:rsid w:val="00480565"/>
    <w:rPr>
      <w:color w:val="4173AF"/>
      <w:sz w:val="20"/>
      <w:szCs w:val="20"/>
    </w:rPr>
  </w:style>
  <w:style w:type="paragraph" w:customStyle="1" w:styleId="Affiliation">
    <w:name w:val="Affiliation"/>
    <w:basedOn w:val="Author"/>
    <w:link w:val="AffiliationChar"/>
    <w:rPr>
      <w:b w:val="0"/>
    </w:rPr>
  </w:style>
  <w:style w:type="paragraph" w:customStyle="1" w:styleId="TableText0">
    <w:name w:val="Table Text"/>
    <w:basedOn w:val="Normal"/>
    <w:rsid w:val="00D90F52"/>
    <w:pPr>
      <w:keepLines/>
      <w:spacing w:before="40" w:after="40"/>
      <w:jc w:val="center"/>
    </w:pPr>
  </w:style>
  <w:style w:type="paragraph" w:customStyle="1" w:styleId="AuthorName">
    <w:name w:val="Author Name"/>
    <w:basedOn w:val="Author"/>
    <w:link w:val="AuthorNameChar"/>
    <w:qFormat/>
    <w:rsid w:val="005A0D7A"/>
    <w:pPr>
      <w:jc w:val="left"/>
    </w:pPr>
    <w:rPr>
      <w:sz w:val="20"/>
    </w:rPr>
  </w:style>
  <w:style w:type="paragraph" w:customStyle="1" w:styleId="AuthorAffiliation">
    <w:name w:val="Author Affiliation"/>
    <w:basedOn w:val="Affiliation"/>
    <w:link w:val="AuthorAffiliationChar"/>
    <w:qFormat/>
    <w:rsid w:val="0042437D"/>
    <w:pPr>
      <w:jc w:val="left"/>
    </w:pPr>
    <w:rPr>
      <w:sz w:val="20"/>
    </w:rPr>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0D7A"/>
    <w:rPr>
      <w:rFonts w:ascii="Times New Roman" w:eastAsia="Times New Roman" w:hAnsi="Times New Roman"/>
      <w:b/>
      <w:color w:val="000000"/>
      <w:sz w:val="24"/>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42437D"/>
    <w:rPr>
      <w:rFonts w:ascii="Times New Roman" w:eastAsia="Times New Roman" w:hAnsi="Times New Roman"/>
      <w:b w:val="0"/>
      <w:color w:val="000000"/>
      <w:sz w:val="24"/>
    </w:rPr>
  </w:style>
  <w:style w:type="paragraph" w:customStyle="1" w:styleId="SectionHeading">
    <w:name w:val="Section Heading"/>
    <w:basedOn w:val="Heading1"/>
    <w:link w:val="SectionHeadingChar"/>
    <w:qFormat/>
    <w:rsid w:val="002263C9"/>
    <w:pPr>
      <w:numPr>
        <w:numId w:val="8"/>
      </w:numPr>
      <w:tabs>
        <w:tab w:val="left" w:pos="360"/>
      </w:tabs>
      <w:spacing w:before="0" w:after="120"/>
      <w:jc w:val="left"/>
    </w:pPr>
    <w:rPr>
      <w:rFonts w:ascii="Times New Roman" w:hAnsi="Times New Roman"/>
      <w:caps w:val="0"/>
      <w:sz w:val="20"/>
    </w:rPr>
  </w:style>
  <w:style w:type="character" w:customStyle="1" w:styleId="ReferencesChar">
    <w:name w:val="References Char"/>
    <w:basedOn w:val="DefaultParagraphFont"/>
    <w:link w:val="References"/>
    <w:rsid w:val="003D43A0"/>
    <w:rPr>
      <w:rFonts w:ascii="Times New Roman" w:eastAsia="Times New Roman" w:hAnsi="Times New Roman"/>
    </w:rPr>
  </w:style>
  <w:style w:type="paragraph" w:customStyle="1" w:styleId="NumberedList">
    <w:name w:val="Numbered List"/>
    <w:basedOn w:val="Normal"/>
    <w:link w:val="NumberedListChar"/>
    <w:qFormat/>
    <w:rsid w:val="003D43A0"/>
    <w:pPr>
      <w:numPr>
        <w:numId w:val="5"/>
      </w:numPr>
      <w:tabs>
        <w:tab w:val="left" w:pos="180"/>
      </w:tabs>
      <w:overflowPunct w:val="0"/>
      <w:autoSpaceDE w:val="0"/>
      <w:autoSpaceDN w:val="0"/>
      <w:adjustRightInd w:val="0"/>
      <w:ind w:left="187" w:hanging="187"/>
      <w:jc w:val="left"/>
      <w:textAlignment w:val="baseline"/>
    </w:pPr>
  </w:style>
  <w:style w:type="character" w:customStyle="1" w:styleId="Heading1Char">
    <w:name w:val="Heading 1 Char"/>
    <w:basedOn w:val="DefaultParagraphFont"/>
    <w:link w:val="Heading1"/>
    <w:uiPriority w:val="99"/>
    <w:semiHidden/>
    <w:rsid w:val="00D10AD2"/>
    <w:rPr>
      <w:rFonts w:ascii="Arial" w:eastAsia="Times New Roman" w:hAnsi="Arial"/>
      <w:b/>
      <w:caps/>
      <w:kern w:val="32"/>
      <w:sz w:val="18"/>
    </w:rPr>
  </w:style>
  <w:style w:type="character" w:customStyle="1" w:styleId="SectionHeadingChar">
    <w:name w:val="Section Heading Char"/>
    <w:basedOn w:val="Heading1Char"/>
    <w:link w:val="SectionHeading"/>
    <w:rsid w:val="002263C9"/>
    <w:rPr>
      <w:rFonts w:ascii="Times New Roman" w:eastAsia="Times New Roman" w:hAnsi="Times New Roman"/>
      <w:b/>
      <w:caps w:val="0"/>
      <w:kern w:val="32"/>
      <w:sz w:val="18"/>
    </w:rPr>
  </w:style>
  <w:style w:type="paragraph" w:customStyle="1" w:styleId="Sub-sectionHeader">
    <w:name w:val="Sub-section Header"/>
    <w:basedOn w:val="Heading2"/>
    <w:link w:val="Sub-sectionHeaderChar"/>
    <w:qFormat/>
    <w:rsid w:val="002263C9"/>
    <w:pPr>
      <w:numPr>
        <w:ilvl w:val="1"/>
        <w:numId w:val="7"/>
      </w:numPr>
      <w:tabs>
        <w:tab w:val="left" w:pos="360"/>
      </w:tabs>
      <w:spacing w:before="0" w:after="120"/>
      <w:jc w:val="left"/>
    </w:pPr>
    <w:rPr>
      <w:rFonts w:ascii="Times New Roman" w:hAnsi="Times New Roman"/>
      <w:sz w:val="20"/>
    </w:rPr>
  </w:style>
  <w:style w:type="character" w:customStyle="1" w:styleId="NumberedListChar">
    <w:name w:val="Numbered List Char"/>
    <w:basedOn w:val="DefaultParagraphFont"/>
    <w:link w:val="NumberedList"/>
    <w:rsid w:val="003D43A0"/>
    <w:rPr>
      <w:rFonts w:ascii="Times New Roman" w:eastAsia="Times New Roman" w:hAnsi="Times New Roman"/>
    </w:rPr>
  </w:style>
  <w:style w:type="paragraph" w:customStyle="1" w:styleId="Sub-sub-sectionheader">
    <w:name w:val="Sub-sub-section header"/>
    <w:basedOn w:val="Sub-sectionHeader"/>
    <w:link w:val="Sub-sub-sectionheaderChar"/>
    <w:qFormat/>
    <w:rsid w:val="002263C9"/>
    <w:pPr>
      <w:numPr>
        <w:ilvl w:val="2"/>
      </w:numPr>
      <w:ind w:left="0" w:firstLine="0"/>
    </w:pPr>
  </w:style>
  <w:style w:type="character" w:customStyle="1" w:styleId="Heading2Char">
    <w:name w:val="Heading 2 Char"/>
    <w:basedOn w:val="Heading1Char"/>
    <w:link w:val="Heading2"/>
    <w:uiPriority w:val="99"/>
    <w:semiHidden/>
    <w:rsid w:val="00D10AD2"/>
    <w:rPr>
      <w:rFonts w:ascii="Arial" w:eastAsia="Times New Roman" w:hAnsi="Arial"/>
      <w:b/>
      <w:caps w:val="0"/>
      <w:kern w:val="32"/>
      <w:sz w:val="18"/>
    </w:rPr>
  </w:style>
  <w:style w:type="character" w:customStyle="1" w:styleId="Sub-sectionHeaderChar">
    <w:name w:val="Sub-section Header Char"/>
    <w:basedOn w:val="Heading2Char"/>
    <w:link w:val="Sub-sectionHeader"/>
    <w:rsid w:val="002263C9"/>
    <w:rPr>
      <w:rFonts w:ascii="Times New Roman" w:eastAsia="Times New Roman" w:hAnsi="Times New Roman"/>
      <w:b/>
      <w:caps w:val="0"/>
      <w:kern w:val="32"/>
      <w:sz w:val="18"/>
    </w:rPr>
  </w:style>
  <w:style w:type="paragraph" w:customStyle="1" w:styleId="BulletedList">
    <w:name w:val="Bulleted List"/>
    <w:basedOn w:val="NumberedList"/>
    <w:link w:val="BulletedListChar"/>
    <w:qFormat/>
    <w:rsid w:val="003D43A0"/>
    <w:pPr>
      <w:numPr>
        <w:numId w:val="6"/>
      </w:numPr>
    </w:pPr>
  </w:style>
  <w:style w:type="character" w:customStyle="1" w:styleId="Heading3Char">
    <w:name w:val="Heading 3 Char"/>
    <w:basedOn w:val="Heading2Char"/>
    <w:link w:val="Heading3"/>
    <w:uiPriority w:val="99"/>
    <w:semiHidden/>
    <w:rsid w:val="00D10AD2"/>
    <w:rPr>
      <w:rFonts w:ascii="Arial" w:eastAsia="Times New Roman" w:hAnsi="Arial"/>
      <w:b w:val="0"/>
      <w:i/>
      <w:caps w:val="0"/>
      <w:kern w:val="32"/>
      <w:sz w:val="18"/>
    </w:rPr>
  </w:style>
  <w:style w:type="character" w:customStyle="1" w:styleId="Sub-sub-sectionheaderChar">
    <w:name w:val="Sub-sub-section header Char"/>
    <w:basedOn w:val="Heading3Char"/>
    <w:link w:val="Sub-sub-sectionheader"/>
    <w:rsid w:val="002263C9"/>
    <w:rPr>
      <w:rFonts w:ascii="Times New Roman" w:eastAsia="Times New Roman" w:hAnsi="Times New Roman"/>
      <w:b/>
      <w:i w:val="0"/>
      <w:caps w:val="0"/>
      <w:kern w:val="32"/>
      <w:sz w:val="18"/>
    </w:rPr>
  </w:style>
  <w:style w:type="character" w:customStyle="1" w:styleId="BulletedListChar">
    <w:name w:val="Bulleted List Char"/>
    <w:basedOn w:val="NumberedListChar"/>
    <w:link w:val="BulletedList"/>
    <w:rsid w:val="003D43A0"/>
    <w:rPr>
      <w:rFonts w:ascii="Times New Roman" w:eastAsia="Times New Roman" w:hAnsi="Times New Roman"/>
    </w:rPr>
  </w:style>
  <w:style w:type="character" w:styleId="UnresolvedMention">
    <w:name w:val="Unresolved Mention"/>
    <w:basedOn w:val="DefaultParagraphFont"/>
    <w:uiPriority w:val="99"/>
    <w:semiHidden/>
    <w:unhideWhenUsed/>
    <w:rsid w:val="00CF1367"/>
    <w:rPr>
      <w:color w:val="605E5C"/>
      <w:shd w:val="clear" w:color="auto" w:fill="E1DFDD"/>
    </w:rPr>
  </w:style>
  <w:style w:type="paragraph" w:styleId="BodyText">
    <w:name w:val="Body Text"/>
    <w:basedOn w:val="Normal"/>
    <w:link w:val="BodyTextChar"/>
    <w:qFormat/>
    <w:rsid w:val="002867EA"/>
    <w:pPr>
      <w:spacing w:before="240" w:after="0" w:line="240" w:lineRule="auto"/>
      <w:jc w:val="left"/>
    </w:pPr>
    <w:rPr>
      <w:rFonts w:asciiTheme="minorHAnsi" w:hAnsiTheme="minorHAnsi"/>
      <w:sz w:val="22"/>
      <w:szCs w:val="24"/>
      <w:lang w:eastAsia="zh-CN"/>
    </w:rPr>
  </w:style>
  <w:style w:type="character" w:customStyle="1" w:styleId="BodyTextChar">
    <w:name w:val="Body Text Char"/>
    <w:basedOn w:val="DefaultParagraphFont"/>
    <w:link w:val="BodyText"/>
    <w:rsid w:val="002867EA"/>
    <w:rPr>
      <w:rFonts w:asciiTheme="minorHAnsi" w:eastAsia="Times New Roman" w:hAnsiTheme="minorHAnsi"/>
      <w:sz w:val="22"/>
      <w:szCs w:val="24"/>
      <w:lang w:eastAsia="zh-CN"/>
    </w:rPr>
  </w:style>
  <w:style w:type="character" w:styleId="PlaceholderText">
    <w:name w:val="Placeholder Text"/>
    <w:basedOn w:val="DefaultParagraphFont"/>
    <w:uiPriority w:val="99"/>
    <w:semiHidden/>
    <w:rsid w:val="004E46D2"/>
    <w:rPr>
      <w:color w:val="808080"/>
    </w:rPr>
  </w:style>
  <w:style w:type="paragraph" w:customStyle="1" w:styleId="TableText1">
    <w:name w:val="TableText"/>
    <w:basedOn w:val="BodyText"/>
    <w:qFormat/>
    <w:rsid w:val="00D776ED"/>
    <w:pPr>
      <w:spacing w:before="0"/>
    </w:pPr>
    <w:rPr>
      <w:sz w:val="20"/>
      <w:szCs w:val="20"/>
    </w:rPr>
  </w:style>
  <w:style w:type="table" w:styleId="TableGrid">
    <w:name w:val="Table Grid"/>
    <w:basedOn w:val="TableNormal"/>
    <w:rsid w:val="00D776ED"/>
    <w:rPr>
      <w:rFonts w:asciiTheme="minorHAnsi" w:eastAsia="Times New Roman" w:hAnsiTheme="minorHAnsi"/>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732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Fig">
    <w:name w:val="Caption-Fig"/>
    <w:basedOn w:val="Caption"/>
    <w:next w:val="Normal"/>
    <w:qFormat/>
    <w:rsid w:val="00A126EF"/>
    <w:pPr>
      <w:spacing w:before="120" w:after="240" w:line="240" w:lineRule="auto"/>
      <w:ind w:left="990" w:hanging="990"/>
      <w:jc w:val="left"/>
    </w:pPr>
    <w:rPr>
      <w:rFonts w:asciiTheme="minorHAnsi" w:hAnsiTheme="minorHAnsi"/>
      <w:b w:val="0"/>
      <w:color w:val="1F497D" w:themeColor="text2"/>
      <w:sz w:val="22"/>
      <w:szCs w:val="24"/>
      <w:lang w:eastAsia="zh-CN"/>
    </w:rPr>
  </w:style>
  <w:style w:type="character" w:styleId="LineNumber">
    <w:name w:val="line number"/>
    <w:basedOn w:val="DefaultParagraphFont"/>
    <w:uiPriority w:val="99"/>
    <w:semiHidden/>
    <w:rsid w:val="005C312C"/>
  </w:style>
  <w:style w:type="paragraph" w:styleId="Revision">
    <w:name w:val="Revision"/>
    <w:hidden/>
    <w:uiPriority w:val="99"/>
    <w:semiHidden/>
    <w:rsid w:val="008429E8"/>
    <w:rPr>
      <w:rFonts w:ascii="Times New Roman" w:eastAsia="Times New Roman" w:hAnsi="Times New Roman"/>
    </w:rPr>
  </w:style>
  <w:style w:type="character" w:styleId="FollowedHyperlink">
    <w:name w:val="FollowedHyperlink"/>
    <w:basedOn w:val="DefaultParagraphFont"/>
    <w:uiPriority w:val="99"/>
    <w:semiHidden/>
    <w:rsid w:val="001571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693">
      <w:bodyDiv w:val="1"/>
      <w:marLeft w:val="0"/>
      <w:marRight w:val="0"/>
      <w:marTop w:val="0"/>
      <w:marBottom w:val="0"/>
      <w:divBdr>
        <w:top w:val="none" w:sz="0" w:space="0" w:color="auto"/>
        <w:left w:val="none" w:sz="0" w:space="0" w:color="auto"/>
        <w:bottom w:val="none" w:sz="0" w:space="0" w:color="auto"/>
        <w:right w:val="none" w:sz="0" w:space="0" w:color="auto"/>
      </w:divBdr>
    </w:div>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105588212">
      <w:bodyDiv w:val="1"/>
      <w:marLeft w:val="0"/>
      <w:marRight w:val="0"/>
      <w:marTop w:val="0"/>
      <w:marBottom w:val="0"/>
      <w:divBdr>
        <w:top w:val="none" w:sz="0" w:space="0" w:color="auto"/>
        <w:left w:val="none" w:sz="0" w:space="0" w:color="auto"/>
        <w:bottom w:val="none" w:sz="0" w:space="0" w:color="auto"/>
        <w:right w:val="none" w:sz="0" w:space="0" w:color="auto"/>
      </w:divBdr>
    </w:div>
    <w:div w:id="155271280">
      <w:bodyDiv w:val="1"/>
      <w:marLeft w:val="0"/>
      <w:marRight w:val="0"/>
      <w:marTop w:val="0"/>
      <w:marBottom w:val="0"/>
      <w:divBdr>
        <w:top w:val="none" w:sz="0" w:space="0" w:color="auto"/>
        <w:left w:val="none" w:sz="0" w:space="0" w:color="auto"/>
        <w:bottom w:val="none" w:sz="0" w:space="0" w:color="auto"/>
        <w:right w:val="none" w:sz="0" w:space="0" w:color="auto"/>
      </w:divBdr>
    </w:div>
    <w:div w:id="156308400">
      <w:bodyDiv w:val="1"/>
      <w:marLeft w:val="0"/>
      <w:marRight w:val="0"/>
      <w:marTop w:val="0"/>
      <w:marBottom w:val="0"/>
      <w:divBdr>
        <w:top w:val="none" w:sz="0" w:space="0" w:color="auto"/>
        <w:left w:val="none" w:sz="0" w:space="0" w:color="auto"/>
        <w:bottom w:val="none" w:sz="0" w:space="0" w:color="auto"/>
        <w:right w:val="none" w:sz="0" w:space="0" w:color="auto"/>
      </w:divBdr>
    </w:div>
    <w:div w:id="177542342">
      <w:bodyDiv w:val="1"/>
      <w:marLeft w:val="0"/>
      <w:marRight w:val="0"/>
      <w:marTop w:val="0"/>
      <w:marBottom w:val="0"/>
      <w:divBdr>
        <w:top w:val="none" w:sz="0" w:space="0" w:color="auto"/>
        <w:left w:val="none" w:sz="0" w:space="0" w:color="auto"/>
        <w:bottom w:val="none" w:sz="0" w:space="0" w:color="auto"/>
        <w:right w:val="none" w:sz="0" w:space="0" w:color="auto"/>
      </w:divBdr>
    </w:div>
    <w:div w:id="210969127">
      <w:bodyDiv w:val="1"/>
      <w:marLeft w:val="0"/>
      <w:marRight w:val="0"/>
      <w:marTop w:val="0"/>
      <w:marBottom w:val="0"/>
      <w:divBdr>
        <w:top w:val="none" w:sz="0" w:space="0" w:color="auto"/>
        <w:left w:val="none" w:sz="0" w:space="0" w:color="auto"/>
        <w:bottom w:val="none" w:sz="0" w:space="0" w:color="auto"/>
        <w:right w:val="none" w:sz="0" w:space="0" w:color="auto"/>
      </w:divBdr>
    </w:div>
    <w:div w:id="226963765">
      <w:bodyDiv w:val="1"/>
      <w:marLeft w:val="0"/>
      <w:marRight w:val="0"/>
      <w:marTop w:val="0"/>
      <w:marBottom w:val="0"/>
      <w:divBdr>
        <w:top w:val="none" w:sz="0" w:space="0" w:color="auto"/>
        <w:left w:val="none" w:sz="0" w:space="0" w:color="auto"/>
        <w:bottom w:val="none" w:sz="0" w:space="0" w:color="auto"/>
        <w:right w:val="none" w:sz="0" w:space="0" w:color="auto"/>
      </w:divBdr>
    </w:div>
    <w:div w:id="358818257">
      <w:bodyDiv w:val="1"/>
      <w:marLeft w:val="0"/>
      <w:marRight w:val="0"/>
      <w:marTop w:val="0"/>
      <w:marBottom w:val="0"/>
      <w:divBdr>
        <w:top w:val="none" w:sz="0" w:space="0" w:color="auto"/>
        <w:left w:val="none" w:sz="0" w:space="0" w:color="auto"/>
        <w:bottom w:val="none" w:sz="0" w:space="0" w:color="auto"/>
        <w:right w:val="none" w:sz="0" w:space="0" w:color="auto"/>
      </w:divBdr>
    </w:div>
    <w:div w:id="363285339">
      <w:bodyDiv w:val="1"/>
      <w:marLeft w:val="0"/>
      <w:marRight w:val="0"/>
      <w:marTop w:val="0"/>
      <w:marBottom w:val="0"/>
      <w:divBdr>
        <w:top w:val="none" w:sz="0" w:space="0" w:color="auto"/>
        <w:left w:val="none" w:sz="0" w:space="0" w:color="auto"/>
        <w:bottom w:val="none" w:sz="0" w:space="0" w:color="auto"/>
        <w:right w:val="none" w:sz="0" w:space="0" w:color="auto"/>
      </w:divBdr>
    </w:div>
    <w:div w:id="395904118">
      <w:bodyDiv w:val="1"/>
      <w:marLeft w:val="0"/>
      <w:marRight w:val="0"/>
      <w:marTop w:val="0"/>
      <w:marBottom w:val="0"/>
      <w:divBdr>
        <w:top w:val="none" w:sz="0" w:space="0" w:color="auto"/>
        <w:left w:val="none" w:sz="0" w:space="0" w:color="auto"/>
        <w:bottom w:val="none" w:sz="0" w:space="0" w:color="auto"/>
        <w:right w:val="none" w:sz="0" w:space="0" w:color="auto"/>
      </w:divBdr>
    </w:div>
    <w:div w:id="405498825">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435029084">
      <w:bodyDiv w:val="1"/>
      <w:marLeft w:val="0"/>
      <w:marRight w:val="0"/>
      <w:marTop w:val="0"/>
      <w:marBottom w:val="0"/>
      <w:divBdr>
        <w:top w:val="none" w:sz="0" w:space="0" w:color="auto"/>
        <w:left w:val="none" w:sz="0" w:space="0" w:color="auto"/>
        <w:bottom w:val="none" w:sz="0" w:space="0" w:color="auto"/>
        <w:right w:val="none" w:sz="0" w:space="0" w:color="auto"/>
      </w:divBdr>
    </w:div>
    <w:div w:id="454252979">
      <w:bodyDiv w:val="1"/>
      <w:marLeft w:val="0"/>
      <w:marRight w:val="0"/>
      <w:marTop w:val="0"/>
      <w:marBottom w:val="0"/>
      <w:divBdr>
        <w:top w:val="none" w:sz="0" w:space="0" w:color="auto"/>
        <w:left w:val="none" w:sz="0" w:space="0" w:color="auto"/>
        <w:bottom w:val="none" w:sz="0" w:space="0" w:color="auto"/>
        <w:right w:val="none" w:sz="0" w:space="0" w:color="auto"/>
      </w:divBdr>
    </w:div>
    <w:div w:id="459691615">
      <w:bodyDiv w:val="1"/>
      <w:marLeft w:val="0"/>
      <w:marRight w:val="0"/>
      <w:marTop w:val="0"/>
      <w:marBottom w:val="0"/>
      <w:divBdr>
        <w:top w:val="none" w:sz="0" w:space="0" w:color="auto"/>
        <w:left w:val="none" w:sz="0" w:space="0" w:color="auto"/>
        <w:bottom w:val="none" w:sz="0" w:space="0" w:color="auto"/>
        <w:right w:val="none" w:sz="0" w:space="0" w:color="auto"/>
      </w:divBdr>
    </w:div>
    <w:div w:id="490364589">
      <w:bodyDiv w:val="1"/>
      <w:marLeft w:val="0"/>
      <w:marRight w:val="0"/>
      <w:marTop w:val="0"/>
      <w:marBottom w:val="0"/>
      <w:divBdr>
        <w:top w:val="none" w:sz="0" w:space="0" w:color="auto"/>
        <w:left w:val="none" w:sz="0" w:space="0" w:color="auto"/>
        <w:bottom w:val="none" w:sz="0" w:space="0" w:color="auto"/>
        <w:right w:val="none" w:sz="0" w:space="0" w:color="auto"/>
      </w:divBdr>
      <w:divsChild>
        <w:div w:id="1679041204">
          <w:marLeft w:val="640"/>
          <w:marRight w:val="0"/>
          <w:marTop w:val="0"/>
          <w:marBottom w:val="0"/>
          <w:divBdr>
            <w:top w:val="none" w:sz="0" w:space="0" w:color="auto"/>
            <w:left w:val="none" w:sz="0" w:space="0" w:color="auto"/>
            <w:bottom w:val="none" w:sz="0" w:space="0" w:color="auto"/>
            <w:right w:val="none" w:sz="0" w:space="0" w:color="auto"/>
          </w:divBdr>
        </w:div>
        <w:div w:id="1412116775">
          <w:marLeft w:val="640"/>
          <w:marRight w:val="0"/>
          <w:marTop w:val="0"/>
          <w:marBottom w:val="0"/>
          <w:divBdr>
            <w:top w:val="none" w:sz="0" w:space="0" w:color="auto"/>
            <w:left w:val="none" w:sz="0" w:space="0" w:color="auto"/>
            <w:bottom w:val="none" w:sz="0" w:space="0" w:color="auto"/>
            <w:right w:val="none" w:sz="0" w:space="0" w:color="auto"/>
          </w:divBdr>
        </w:div>
        <w:div w:id="881788020">
          <w:marLeft w:val="640"/>
          <w:marRight w:val="0"/>
          <w:marTop w:val="0"/>
          <w:marBottom w:val="0"/>
          <w:divBdr>
            <w:top w:val="none" w:sz="0" w:space="0" w:color="auto"/>
            <w:left w:val="none" w:sz="0" w:space="0" w:color="auto"/>
            <w:bottom w:val="none" w:sz="0" w:space="0" w:color="auto"/>
            <w:right w:val="none" w:sz="0" w:space="0" w:color="auto"/>
          </w:divBdr>
        </w:div>
        <w:div w:id="1836997130">
          <w:marLeft w:val="640"/>
          <w:marRight w:val="0"/>
          <w:marTop w:val="0"/>
          <w:marBottom w:val="0"/>
          <w:divBdr>
            <w:top w:val="none" w:sz="0" w:space="0" w:color="auto"/>
            <w:left w:val="none" w:sz="0" w:space="0" w:color="auto"/>
            <w:bottom w:val="none" w:sz="0" w:space="0" w:color="auto"/>
            <w:right w:val="none" w:sz="0" w:space="0" w:color="auto"/>
          </w:divBdr>
        </w:div>
        <w:div w:id="1326010524">
          <w:marLeft w:val="640"/>
          <w:marRight w:val="0"/>
          <w:marTop w:val="0"/>
          <w:marBottom w:val="0"/>
          <w:divBdr>
            <w:top w:val="none" w:sz="0" w:space="0" w:color="auto"/>
            <w:left w:val="none" w:sz="0" w:space="0" w:color="auto"/>
            <w:bottom w:val="none" w:sz="0" w:space="0" w:color="auto"/>
            <w:right w:val="none" w:sz="0" w:space="0" w:color="auto"/>
          </w:divBdr>
        </w:div>
        <w:div w:id="329257893">
          <w:marLeft w:val="640"/>
          <w:marRight w:val="0"/>
          <w:marTop w:val="0"/>
          <w:marBottom w:val="0"/>
          <w:divBdr>
            <w:top w:val="none" w:sz="0" w:space="0" w:color="auto"/>
            <w:left w:val="none" w:sz="0" w:space="0" w:color="auto"/>
            <w:bottom w:val="none" w:sz="0" w:space="0" w:color="auto"/>
            <w:right w:val="none" w:sz="0" w:space="0" w:color="auto"/>
          </w:divBdr>
        </w:div>
        <w:div w:id="1082684963">
          <w:marLeft w:val="640"/>
          <w:marRight w:val="0"/>
          <w:marTop w:val="0"/>
          <w:marBottom w:val="0"/>
          <w:divBdr>
            <w:top w:val="none" w:sz="0" w:space="0" w:color="auto"/>
            <w:left w:val="none" w:sz="0" w:space="0" w:color="auto"/>
            <w:bottom w:val="none" w:sz="0" w:space="0" w:color="auto"/>
            <w:right w:val="none" w:sz="0" w:space="0" w:color="auto"/>
          </w:divBdr>
        </w:div>
        <w:div w:id="1200170662">
          <w:marLeft w:val="640"/>
          <w:marRight w:val="0"/>
          <w:marTop w:val="0"/>
          <w:marBottom w:val="0"/>
          <w:divBdr>
            <w:top w:val="none" w:sz="0" w:space="0" w:color="auto"/>
            <w:left w:val="none" w:sz="0" w:space="0" w:color="auto"/>
            <w:bottom w:val="none" w:sz="0" w:space="0" w:color="auto"/>
            <w:right w:val="none" w:sz="0" w:space="0" w:color="auto"/>
          </w:divBdr>
        </w:div>
        <w:div w:id="1207064048">
          <w:marLeft w:val="640"/>
          <w:marRight w:val="0"/>
          <w:marTop w:val="0"/>
          <w:marBottom w:val="0"/>
          <w:divBdr>
            <w:top w:val="none" w:sz="0" w:space="0" w:color="auto"/>
            <w:left w:val="none" w:sz="0" w:space="0" w:color="auto"/>
            <w:bottom w:val="none" w:sz="0" w:space="0" w:color="auto"/>
            <w:right w:val="none" w:sz="0" w:space="0" w:color="auto"/>
          </w:divBdr>
        </w:div>
        <w:div w:id="167991491">
          <w:marLeft w:val="640"/>
          <w:marRight w:val="0"/>
          <w:marTop w:val="0"/>
          <w:marBottom w:val="0"/>
          <w:divBdr>
            <w:top w:val="none" w:sz="0" w:space="0" w:color="auto"/>
            <w:left w:val="none" w:sz="0" w:space="0" w:color="auto"/>
            <w:bottom w:val="none" w:sz="0" w:space="0" w:color="auto"/>
            <w:right w:val="none" w:sz="0" w:space="0" w:color="auto"/>
          </w:divBdr>
        </w:div>
        <w:div w:id="1181549663">
          <w:marLeft w:val="640"/>
          <w:marRight w:val="0"/>
          <w:marTop w:val="0"/>
          <w:marBottom w:val="0"/>
          <w:divBdr>
            <w:top w:val="none" w:sz="0" w:space="0" w:color="auto"/>
            <w:left w:val="none" w:sz="0" w:space="0" w:color="auto"/>
            <w:bottom w:val="none" w:sz="0" w:space="0" w:color="auto"/>
            <w:right w:val="none" w:sz="0" w:space="0" w:color="auto"/>
          </w:divBdr>
        </w:div>
        <w:div w:id="1240752276">
          <w:marLeft w:val="640"/>
          <w:marRight w:val="0"/>
          <w:marTop w:val="0"/>
          <w:marBottom w:val="0"/>
          <w:divBdr>
            <w:top w:val="none" w:sz="0" w:space="0" w:color="auto"/>
            <w:left w:val="none" w:sz="0" w:space="0" w:color="auto"/>
            <w:bottom w:val="none" w:sz="0" w:space="0" w:color="auto"/>
            <w:right w:val="none" w:sz="0" w:space="0" w:color="auto"/>
          </w:divBdr>
        </w:div>
        <w:div w:id="1131048707">
          <w:marLeft w:val="640"/>
          <w:marRight w:val="0"/>
          <w:marTop w:val="0"/>
          <w:marBottom w:val="0"/>
          <w:divBdr>
            <w:top w:val="none" w:sz="0" w:space="0" w:color="auto"/>
            <w:left w:val="none" w:sz="0" w:space="0" w:color="auto"/>
            <w:bottom w:val="none" w:sz="0" w:space="0" w:color="auto"/>
            <w:right w:val="none" w:sz="0" w:space="0" w:color="auto"/>
          </w:divBdr>
        </w:div>
        <w:div w:id="1626886763">
          <w:marLeft w:val="640"/>
          <w:marRight w:val="0"/>
          <w:marTop w:val="0"/>
          <w:marBottom w:val="0"/>
          <w:divBdr>
            <w:top w:val="none" w:sz="0" w:space="0" w:color="auto"/>
            <w:left w:val="none" w:sz="0" w:space="0" w:color="auto"/>
            <w:bottom w:val="none" w:sz="0" w:space="0" w:color="auto"/>
            <w:right w:val="none" w:sz="0" w:space="0" w:color="auto"/>
          </w:divBdr>
        </w:div>
        <w:div w:id="1937637452">
          <w:marLeft w:val="640"/>
          <w:marRight w:val="0"/>
          <w:marTop w:val="0"/>
          <w:marBottom w:val="0"/>
          <w:divBdr>
            <w:top w:val="none" w:sz="0" w:space="0" w:color="auto"/>
            <w:left w:val="none" w:sz="0" w:space="0" w:color="auto"/>
            <w:bottom w:val="none" w:sz="0" w:space="0" w:color="auto"/>
            <w:right w:val="none" w:sz="0" w:space="0" w:color="auto"/>
          </w:divBdr>
        </w:div>
        <w:div w:id="1962684233">
          <w:marLeft w:val="640"/>
          <w:marRight w:val="0"/>
          <w:marTop w:val="0"/>
          <w:marBottom w:val="0"/>
          <w:divBdr>
            <w:top w:val="none" w:sz="0" w:space="0" w:color="auto"/>
            <w:left w:val="none" w:sz="0" w:space="0" w:color="auto"/>
            <w:bottom w:val="none" w:sz="0" w:space="0" w:color="auto"/>
            <w:right w:val="none" w:sz="0" w:space="0" w:color="auto"/>
          </w:divBdr>
        </w:div>
        <w:div w:id="282999351">
          <w:marLeft w:val="640"/>
          <w:marRight w:val="0"/>
          <w:marTop w:val="0"/>
          <w:marBottom w:val="0"/>
          <w:divBdr>
            <w:top w:val="none" w:sz="0" w:space="0" w:color="auto"/>
            <w:left w:val="none" w:sz="0" w:space="0" w:color="auto"/>
            <w:bottom w:val="none" w:sz="0" w:space="0" w:color="auto"/>
            <w:right w:val="none" w:sz="0" w:space="0" w:color="auto"/>
          </w:divBdr>
        </w:div>
        <w:div w:id="2073192707">
          <w:marLeft w:val="640"/>
          <w:marRight w:val="0"/>
          <w:marTop w:val="0"/>
          <w:marBottom w:val="0"/>
          <w:divBdr>
            <w:top w:val="none" w:sz="0" w:space="0" w:color="auto"/>
            <w:left w:val="none" w:sz="0" w:space="0" w:color="auto"/>
            <w:bottom w:val="none" w:sz="0" w:space="0" w:color="auto"/>
            <w:right w:val="none" w:sz="0" w:space="0" w:color="auto"/>
          </w:divBdr>
        </w:div>
        <w:div w:id="994913456">
          <w:marLeft w:val="640"/>
          <w:marRight w:val="0"/>
          <w:marTop w:val="0"/>
          <w:marBottom w:val="0"/>
          <w:divBdr>
            <w:top w:val="none" w:sz="0" w:space="0" w:color="auto"/>
            <w:left w:val="none" w:sz="0" w:space="0" w:color="auto"/>
            <w:bottom w:val="none" w:sz="0" w:space="0" w:color="auto"/>
            <w:right w:val="none" w:sz="0" w:space="0" w:color="auto"/>
          </w:divBdr>
        </w:div>
        <w:div w:id="1931234538">
          <w:marLeft w:val="640"/>
          <w:marRight w:val="0"/>
          <w:marTop w:val="0"/>
          <w:marBottom w:val="0"/>
          <w:divBdr>
            <w:top w:val="none" w:sz="0" w:space="0" w:color="auto"/>
            <w:left w:val="none" w:sz="0" w:space="0" w:color="auto"/>
            <w:bottom w:val="none" w:sz="0" w:space="0" w:color="auto"/>
            <w:right w:val="none" w:sz="0" w:space="0" w:color="auto"/>
          </w:divBdr>
        </w:div>
        <w:div w:id="1032343379">
          <w:marLeft w:val="640"/>
          <w:marRight w:val="0"/>
          <w:marTop w:val="0"/>
          <w:marBottom w:val="0"/>
          <w:divBdr>
            <w:top w:val="none" w:sz="0" w:space="0" w:color="auto"/>
            <w:left w:val="none" w:sz="0" w:space="0" w:color="auto"/>
            <w:bottom w:val="none" w:sz="0" w:space="0" w:color="auto"/>
            <w:right w:val="none" w:sz="0" w:space="0" w:color="auto"/>
          </w:divBdr>
        </w:div>
        <w:div w:id="906261653">
          <w:marLeft w:val="640"/>
          <w:marRight w:val="0"/>
          <w:marTop w:val="0"/>
          <w:marBottom w:val="0"/>
          <w:divBdr>
            <w:top w:val="none" w:sz="0" w:space="0" w:color="auto"/>
            <w:left w:val="none" w:sz="0" w:space="0" w:color="auto"/>
            <w:bottom w:val="none" w:sz="0" w:space="0" w:color="auto"/>
            <w:right w:val="none" w:sz="0" w:space="0" w:color="auto"/>
          </w:divBdr>
        </w:div>
        <w:div w:id="331956923">
          <w:marLeft w:val="640"/>
          <w:marRight w:val="0"/>
          <w:marTop w:val="0"/>
          <w:marBottom w:val="0"/>
          <w:divBdr>
            <w:top w:val="none" w:sz="0" w:space="0" w:color="auto"/>
            <w:left w:val="none" w:sz="0" w:space="0" w:color="auto"/>
            <w:bottom w:val="none" w:sz="0" w:space="0" w:color="auto"/>
            <w:right w:val="none" w:sz="0" w:space="0" w:color="auto"/>
          </w:divBdr>
        </w:div>
        <w:div w:id="175660351">
          <w:marLeft w:val="640"/>
          <w:marRight w:val="0"/>
          <w:marTop w:val="0"/>
          <w:marBottom w:val="0"/>
          <w:divBdr>
            <w:top w:val="none" w:sz="0" w:space="0" w:color="auto"/>
            <w:left w:val="none" w:sz="0" w:space="0" w:color="auto"/>
            <w:bottom w:val="none" w:sz="0" w:space="0" w:color="auto"/>
            <w:right w:val="none" w:sz="0" w:space="0" w:color="auto"/>
          </w:divBdr>
        </w:div>
        <w:div w:id="1810630614">
          <w:marLeft w:val="640"/>
          <w:marRight w:val="0"/>
          <w:marTop w:val="0"/>
          <w:marBottom w:val="0"/>
          <w:divBdr>
            <w:top w:val="none" w:sz="0" w:space="0" w:color="auto"/>
            <w:left w:val="none" w:sz="0" w:space="0" w:color="auto"/>
            <w:bottom w:val="none" w:sz="0" w:space="0" w:color="auto"/>
            <w:right w:val="none" w:sz="0" w:space="0" w:color="auto"/>
          </w:divBdr>
        </w:div>
        <w:div w:id="659042881">
          <w:marLeft w:val="640"/>
          <w:marRight w:val="0"/>
          <w:marTop w:val="0"/>
          <w:marBottom w:val="0"/>
          <w:divBdr>
            <w:top w:val="none" w:sz="0" w:space="0" w:color="auto"/>
            <w:left w:val="none" w:sz="0" w:space="0" w:color="auto"/>
            <w:bottom w:val="none" w:sz="0" w:space="0" w:color="auto"/>
            <w:right w:val="none" w:sz="0" w:space="0" w:color="auto"/>
          </w:divBdr>
        </w:div>
        <w:div w:id="278488451">
          <w:marLeft w:val="640"/>
          <w:marRight w:val="0"/>
          <w:marTop w:val="0"/>
          <w:marBottom w:val="0"/>
          <w:divBdr>
            <w:top w:val="none" w:sz="0" w:space="0" w:color="auto"/>
            <w:left w:val="none" w:sz="0" w:space="0" w:color="auto"/>
            <w:bottom w:val="none" w:sz="0" w:space="0" w:color="auto"/>
            <w:right w:val="none" w:sz="0" w:space="0" w:color="auto"/>
          </w:divBdr>
        </w:div>
        <w:div w:id="115491777">
          <w:marLeft w:val="640"/>
          <w:marRight w:val="0"/>
          <w:marTop w:val="0"/>
          <w:marBottom w:val="0"/>
          <w:divBdr>
            <w:top w:val="none" w:sz="0" w:space="0" w:color="auto"/>
            <w:left w:val="none" w:sz="0" w:space="0" w:color="auto"/>
            <w:bottom w:val="none" w:sz="0" w:space="0" w:color="auto"/>
            <w:right w:val="none" w:sz="0" w:space="0" w:color="auto"/>
          </w:divBdr>
        </w:div>
        <w:div w:id="1543907960">
          <w:marLeft w:val="640"/>
          <w:marRight w:val="0"/>
          <w:marTop w:val="0"/>
          <w:marBottom w:val="0"/>
          <w:divBdr>
            <w:top w:val="none" w:sz="0" w:space="0" w:color="auto"/>
            <w:left w:val="none" w:sz="0" w:space="0" w:color="auto"/>
            <w:bottom w:val="none" w:sz="0" w:space="0" w:color="auto"/>
            <w:right w:val="none" w:sz="0" w:space="0" w:color="auto"/>
          </w:divBdr>
        </w:div>
        <w:div w:id="1135224184">
          <w:marLeft w:val="640"/>
          <w:marRight w:val="0"/>
          <w:marTop w:val="0"/>
          <w:marBottom w:val="0"/>
          <w:divBdr>
            <w:top w:val="none" w:sz="0" w:space="0" w:color="auto"/>
            <w:left w:val="none" w:sz="0" w:space="0" w:color="auto"/>
            <w:bottom w:val="none" w:sz="0" w:space="0" w:color="auto"/>
            <w:right w:val="none" w:sz="0" w:space="0" w:color="auto"/>
          </w:divBdr>
        </w:div>
        <w:div w:id="24988262">
          <w:marLeft w:val="640"/>
          <w:marRight w:val="0"/>
          <w:marTop w:val="0"/>
          <w:marBottom w:val="0"/>
          <w:divBdr>
            <w:top w:val="none" w:sz="0" w:space="0" w:color="auto"/>
            <w:left w:val="none" w:sz="0" w:space="0" w:color="auto"/>
            <w:bottom w:val="none" w:sz="0" w:space="0" w:color="auto"/>
            <w:right w:val="none" w:sz="0" w:space="0" w:color="auto"/>
          </w:divBdr>
        </w:div>
        <w:div w:id="1175807509">
          <w:marLeft w:val="640"/>
          <w:marRight w:val="0"/>
          <w:marTop w:val="0"/>
          <w:marBottom w:val="0"/>
          <w:divBdr>
            <w:top w:val="none" w:sz="0" w:space="0" w:color="auto"/>
            <w:left w:val="none" w:sz="0" w:space="0" w:color="auto"/>
            <w:bottom w:val="none" w:sz="0" w:space="0" w:color="auto"/>
            <w:right w:val="none" w:sz="0" w:space="0" w:color="auto"/>
          </w:divBdr>
        </w:div>
        <w:div w:id="1655258881">
          <w:marLeft w:val="640"/>
          <w:marRight w:val="0"/>
          <w:marTop w:val="0"/>
          <w:marBottom w:val="0"/>
          <w:divBdr>
            <w:top w:val="none" w:sz="0" w:space="0" w:color="auto"/>
            <w:left w:val="none" w:sz="0" w:space="0" w:color="auto"/>
            <w:bottom w:val="none" w:sz="0" w:space="0" w:color="auto"/>
            <w:right w:val="none" w:sz="0" w:space="0" w:color="auto"/>
          </w:divBdr>
        </w:div>
        <w:div w:id="493230902">
          <w:marLeft w:val="640"/>
          <w:marRight w:val="0"/>
          <w:marTop w:val="0"/>
          <w:marBottom w:val="0"/>
          <w:divBdr>
            <w:top w:val="none" w:sz="0" w:space="0" w:color="auto"/>
            <w:left w:val="none" w:sz="0" w:space="0" w:color="auto"/>
            <w:bottom w:val="none" w:sz="0" w:space="0" w:color="auto"/>
            <w:right w:val="none" w:sz="0" w:space="0" w:color="auto"/>
          </w:divBdr>
        </w:div>
        <w:div w:id="1725711194">
          <w:marLeft w:val="640"/>
          <w:marRight w:val="0"/>
          <w:marTop w:val="0"/>
          <w:marBottom w:val="0"/>
          <w:divBdr>
            <w:top w:val="none" w:sz="0" w:space="0" w:color="auto"/>
            <w:left w:val="none" w:sz="0" w:space="0" w:color="auto"/>
            <w:bottom w:val="none" w:sz="0" w:space="0" w:color="auto"/>
            <w:right w:val="none" w:sz="0" w:space="0" w:color="auto"/>
          </w:divBdr>
        </w:div>
        <w:div w:id="1984698283">
          <w:marLeft w:val="640"/>
          <w:marRight w:val="0"/>
          <w:marTop w:val="0"/>
          <w:marBottom w:val="0"/>
          <w:divBdr>
            <w:top w:val="none" w:sz="0" w:space="0" w:color="auto"/>
            <w:left w:val="none" w:sz="0" w:space="0" w:color="auto"/>
            <w:bottom w:val="none" w:sz="0" w:space="0" w:color="auto"/>
            <w:right w:val="none" w:sz="0" w:space="0" w:color="auto"/>
          </w:divBdr>
        </w:div>
        <w:div w:id="361781800">
          <w:marLeft w:val="640"/>
          <w:marRight w:val="0"/>
          <w:marTop w:val="0"/>
          <w:marBottom w:val="0"/>
          <w:divBdr>
            <w:top w:val="none" w:sz="0" w:space="0" w:color="auto"/>
            <w:left w:val="none" w:sz="0" w:space="0" w:color="auto"/>
            <w:bottom w:val="none" w:sz="0" w:space="0" w:color="auto"/>
            <w:right w:val="none" w:sz="0" w:space="0" w:color="auto"/>
          </w:divBdr>
        </w:div>
        <w:div w:id="1543133113">
          <w:marLeft w:val="640"/>
          <w:marRight w:val="0"/>
          <w:marTop w:val="0"/>
          <w:marBottom w:val="0"/>
          <w:divBdr>
            <w:top w:val="none" w:sz="0" w:space="0" w:color="auto"/>
            <w:left w:val="none" w:sz="0" w:space="0" w:color="auto"/>
            <w:bottom w:val="none" w:sz="0" w:space="0" w:color="auto"/>
            <w:right w:val="none" w:sz="0" w:space="0" w:color="auto"/>
          </w:divBdr>
        </w:div>
        <w:div w:id="1797487559">
          <w:marLeft w:val="64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25083621">
      <w:bodyDiv w:val="1"/>
      <w:marLeft w:val="0"/>
      <w:marRight w:val="0"/>
      <w:marTop w:val="0"/>
      <w:marBottom w:val="0"/>
      <w:divBdr>
        <w:top w:val="none" w:sz="0" w:space="0" w:color="auto"/>
        <w:left w:val="none" w:sz="0" w:space="0" w:color="auto"/>
        <w:bottom w:val="none" w:sz="0" w:space="0" w:color="auto"/>
        <w:right w:val="none" w:sz="0" w:space="0" w:color="auto"/>
      </w:divBdr>
      <w:divsChild>
        <w:div w:id="94593796">
          <w:marLeft w:val="640"/>
          <w:marRight w:val="0"/>
          <w:marTop w:val="0"/>
          <w:marBottom w:val="0"/>
          <w:divBdr>
            <w:top w:val="none" w:sz="0" w:space="0" w:color="auto"/>
            <w:left w:val="none" w:sz="0" w:space="0" w:color="auto"/>
            <w:bottom w:val="none" w:sz="0" w:space="0" w:color="auto"/>
            <w:right w:val="none" w:sz="0" w:space="0" w:color="auto"/>
          </w:divBdr>
        </w:div>
        <w:div w:id="737018277">
          <w:marLeft w:val="640"/>
          <w:marRight w:val="0"/>
          <w:marTop w:val="0"/>
          <w:marBottom w:val="0"/>
          <w:divBdr>
            <w:top w:val="none" w:sz="0" w:space="0" w:color="auto"/>
            <w:left w:val="none" w:sz="0" w:space="0" w:color="auto"/>
            <w:bottom w:val="none" w:sz="0" w:space="0" w:color="auto"/>
            <w:right w:val="none" w:sz="0" w:space="0" w:color="auto"/>
          </w:divBdr>
        </w:div>
        <w:div w:id="223299856">
          <w:marLeft w:val="640"/>
          <w:marRight w:val="0"/>
          <w:marTop w:val="0"/>
          <w:marBottom w:val="0"/>
          <w:divBdr>
            <w:top w:val="none" w:sz="0" w:space="0" w:color="auto"/>
            <w:left w:val="none" w:sz="0" w:space="0" w:color="auto"/>
            <w:bottom w:val="none" w:sz="0" w:space="0" w:color="auto"/>
            <w:right w:val="none" w:sz="0" w:space="0" w:color="auto"/>
          </w:divBdr>
        </w:div>
        <w:div w:id="2050254414">
          <w:marLeft w:val="640"/>
          <w:marRight w:val="0"/>
          <w:marTop w:val="0"/>
          <w:marBottom w:val="0"/>
          <w:divBdr>
            <w:top w:val="none" w:sz="0" w:space="0" w:color="auto"/>
            <w:left w:val="none" w:sz="0" w:space="0" w:color="auto"/>
            <w:bottom w:val="none" w:sz="0" w:space="0" w:color="auto"/>
            <w:right w:val="none" w:sz="0" w:space="0" w:color="auto"/>
          </w:divBdr>
        </w:div>
        <w:div w:id="1699311850">
          <w:marLeft w:val="640"/>
          <w:marRight w:val="0"/>
          <w:marTop w:val="0"/>
          <w:marBottom w:val="0"/>
          <w:divBdr>
            <w:top w:val="none" w:sz="0" w:space="0" w:color="auto"/>
            <w:left w:val="none" w:sz="0" w:space="0" w:color="auto"/>
            <w:bottom w:val="none" w:sz="0" w:space="0" w:color="auto"/>
            <w:right w:val="none" w:sz="0" w:space="0" w:color="auto"/>
          </w:divBdr>
        </w:div>
        <w:div w:id="2108230840">
          <w:marLeft w:val="640"/>
          <w:marRight w:val="0"/>
          <w:marTop w:val="0"/>
          <w:marBottom w:val="0"/>
          <w:divBdr>
            <w:top w:val="none" w:sz="0" w:space="0" w:color="auto"/>
            <w:left w:val="none" w:sz="0" w:space="0" w:color="auto"/>
            <w:bottom w:val="none" w:sz="0" w:space="0" w:color="auto"/>
            <w:right w:val="none" w:sz="0" w:space="0" w:color="auto"/>
          </w:divBdr>
        </w:div>
        <w:div w:id="136805010">
          <w:marLeft w:val="640"/>
          <w:marRight w:val="0"/>
          <w:marTop w:val="0"/>
          <w:marBottom w:val="0"/>
          <w:divBdr>
            <w:top w:val="none" w:sz="0" w:space="0" w:color="auto"/>
            <w:left w:val="none" w:sz="0" w:space="0" w:color="auto"/>
            <w:bottom w:val="none" w:sz="0" w:space="0" w:color="auto"/>
            <w:right w:val="none" w:sz="0" w:space="0" w:color="auto"/>
          </w:divBdr>
        </w:div>
        <w:div w:id="1790313530">
          <w:marLeft w:val="640"/>
          <w:marRight w:val="0"/>
          <w:marTop w:val="0"/>
          <w:marBottom w:val="0"/>
          <w:divBdr>
            <w:top w:val="none" w:sz="0" w:space="0" w:color="auto"/>
            <w:left w:val="none" w:sz="0" w:space="0" w:color="auto"/>
            <w:bottom w:val="none" w:sz="0" w:space="0" w:color="auto"/>
            <w:right w:val="none" w:sz="0" w:space="0" w:color="auto"/>
          </w:divBdr>
        </w:div>
        <w:div w:id="598370891">
          <w:marLeft w:val="640"/>
          <w:marRight w:val="0"/>
          <w:marTop w:val="0"/>
          <w:marBottom w:val="0"/>
          <w:divBdr>
            <w:top w:val="none" w:sz="0" w:space="0" w:color="auto"/>
            <w:left w:val="none" w:sz="0" w:space="0" w:color="auto"/>
            <w:bottom w:val="none" w:sz="0" w:space="0" w:color="auto"/>
            <w:right w:val="none" w:sz="0" w:space="0" w:color="auto"/>
          </w:divBdr>
        </w:div>
        <w:div w:id="1992517672">
          <w:marLeft w:val="640"/>
          <w:marRight w:val="0"/>
          <w:marTop w:val="0"/>
          <w:marBottom w:val="0"/>
          <w:divBdr>
            <w:top w:val="none" w:sz="0" w:space="0" w:color="auto"/>
            <w:left w:val="none" w:sz="0" w:space="0" w:color="auto"/>
            <w:bottom w:val="none" w:sz="0" w:space="0" w:color="auto"/>
            <w:right w:val="none" w:sz="0" w:space="0" w:color="auto"/>
          </w:divBdr>
        </w:div>
        <w:div w:id="1777748941">
          <w:marLeft w:val="640"/>
          <w:marRight w:val="0"/>
          <w:marTop w:val="0"/>
          <w:marBottom w:val="0"/>
          <w:divBdr>
            <w:top w:val="none" w:sz="0" w:space="0" w:color="auto"/>
            <w:left w:val="none" w:sz="0" w:space="0" w:color="auto"/>
            <w:bottom w:val="none" w:sz="0" w:space="0" w:color="auto"/>
            <w:right w:val="none" w:sz="0" w:space="0" w:color="auto"/>
          </w:divBdr>
        </w:div>
        <w:div w:id="482040035">
          <w:marLeft w:val="640"/>
          <w:marRight w:val="0"/>
          <w:marTop w:val="0"/>
          <w:marBottom w:val="0"/>
          <w:divBdr>
            <w:top w:val="none" w:sz="0" w:space="0" w:color="auto"/>
            <w:left w:val="none" w:sz="0" w:space="0" w:color="auto"/>
            <w:bottom w:val="none" w:sz="0" w:space="0" w:color="auto"/>
            <w:right w:val="none" w:sz="0" w:space="0" w:color="auto"/>
          </w:divBdr>
        </w:div>
        <w:div w:id="266885854">
          <w:marLeft w:val="640"/>
          <w:marRight w:val="0"/>
          <w:marTop w:val="0"/>
          <w:marBottom w:val="0"/>
          <w:divBdr>
            <w:top w:val="none" w:sz="0" w:space="0" w:color="auto"/>
            <w:left w:val="none" w:sz="0" w:space="0" w:color="auto"/>
            <w:bottom w:val="none" w:sz="0" w:space="0" w:color="auto"/>
            <w:right w:val="none" w:sz="0" w:space="0" w:color="auto"/>
          </w:divBdr>
        </w:div>
        <w:div w:id="276180188">
          <w:marLeft w:val="640"/>
          <w:marRight w:val="0"/>
          <w:marTop w:val="0"/>
          <w:marBottom w:val="0"/>
          <w:divBdr>
            <w:top w:val="none" w:sz="0" w:space="0" w:color="auto"/>
            <w:left w:val="none" w:sz="0" w:space="0" w:color="auto"/>
            <w:bottom w:val="none" w:sz="0" w:space="0" w:color="auto"/>
            <w:right w:val="none" w:sz="0" w:space="0" w:color="auto"/>
          </w:divBdr>
        </w:div>
        <w:div w:id="348456502">
          <w:marLeft w:val="640"/>
          <w:marRight w:val="0"/>
          <w:marTop w:val="0"/>
          <w:marBottom w:val="0"/>
          <w:divBdr>
            <w:top w:val="none" w:sz="0" w:space="0" w:color="auto"/>
            <w:left w:val="none" w:sz="0" w:space="0" w:color="auto"/>
            <w:bottom w:val="none" w:sz="0" w:space="0" w:color="auto"/>
            <w:right w:val="none" w:sz="0" w:space="0" w:color="auto"/>
          </w:divBdr>
        </w:div>
        <w:div w:id="1444421128">
          <w:marLeft w:val="640"/>
          <w:marRight w:val="0"/>
          <w:marTop w:val="0"/>
          <w:marBottom w:val="0"/>
          <w:divBdr>
            <w:top w:val="none" w:sz="0" w:space="0" w:color="auto"/>
            <w:left w:val="none" w:sz="0" w:space="0" w:color="auto"/>
            <w:bottom w:val="none" w:sz="0" w:space="0" w:color="auto"/>
            <w:right w:val="none" w:sz="0" w:space="0" w:color="auto"/>
          </w:divBdr>
        </w:div>
        <w:div w:id="640572255">
          <w:marLeft w:val="640"/>
          <w:marRight w:val="0"/>
          <w:marTop w:val="0"/>
          <w:marBottom w:val="0"/>
          <w:divBdr>
            <w:top w:val="none" w:sz="0" w:space="0" w:color="auto"/>
            <w:left w:val="none" w:sz="0" w:space="0" w:color="auto"/>
            <w:bottom w:val="none" w:sz="0" w:space="0" w:color="auto"/>
            <w:right w:val="none" w:sz="0" w:space="0" w:color="auto"/>
          </w:divBdr>
        </w:div>
        <w:div w:id="1776051927">
          <w:marLeft w:val="640"/>
          <w:marRight w:val="0"/>
          <w:marTop w:val="0"/>
          <w:marBottom w:val="0"/>
          <w:divBdr>
            <w:top w:val="none" w:sz="0" w:space="0" w:color="auto"/>
            <w:left w:val="none" w:sz="0" w:space="0" w:color="auto"/>
            <w:bottom w:val="none" w:sz="0" w:space="0" w:color="auto"/>
            <w:right w:val="none" w:sz="0" w:space="0" w:color="auto"/>
          </w:divBdr>
        </w:div>
        <w:div w:id="1639141465">
          <w:marLeft w:val="640"/>
          <w:marRight w:val="0"/>
          <w:marTop w:val="0"/>
          <w:marBottom w:val="0"/>
          <w:divBdr>
            <w:top w:val="none" w:sz="0" w:space="0" w:color="auto"/>
            <w:left w:val="none" w:sz="0" w:space="0" w:color="auto"/>
            <w:bottom w:val="none" w:sz="0" w:space="0" w:color="auto"/>
            <w:right w:val="none" w:sz="0" w:space="0" w:color="auto"/>
          </w:divBdr>
        </w:div>
        <w:div w:id="37823738">
          <w:marLeft w:val="640"/>
          <w:marRight w:val="0"/>
          <w:marTop w:val="0"/>
          <w:marBottom w:val="0"/>
          <w:divBdr>
            <w:top w:val="none" w:sz="0" w:space="0" w:color="auto"/>
            <w:left w:val="none" w:sz="0" w:space="0" w:color="auto"/>
            <w:bottom w:val="none" w:sz="0" w:space="0" w:color="auto"/>
            <w:right w:val="none" w:sz="0" w:space="0" w:color="auto"/>
          </w:divBdr>
        </w:div>
        <w:div w:id="404962684">
          <w:marLeft w:val="640"/>
          <w:marRight w:val="0"/>
          <w:marTop w:val="0"/>
          <w:marBottom w:val="0"/>
          <w:divBdr>
            <w:top w:val="none" w:sz="0" w:space="0" w:color="auto"/>
            <w:left w:val="none" w:sz="0" w:space="0" w:color="auto"/>
            <w:bottom w:val="none" w:sz="0" w:space="0" w:color="auto"/>
            <w:right w:val="none" w:sz="0" w:space="0" w:color="auto"/>
          </w:divBdr>
        </w:div>
        <w:div w:id="1388800384">
          <w:marLeft w:val="640"/>
          <w:marRight w:val="0"/>
          <w:marTop w:val="0"/>
          <w:marBottom w:val="0"/>
          <w:divBdr>
            <w:top w:val="none" w:sz="0" w:space="0" w:color="auto"/>
            <w:left w:val="none" w:sz="0" w:space="0" w:color="auto"/>
            <w:bottom w:val="none" w:sz="0" w:space="0" w:color="auto"/>
            <w:right w:val="none" w:sz="0" w:space="0" w:color="auto"/>
          </w:divBdr>
        </w:div>
        <w:div w:id="2106729641">
          <w:marLeft w:val="640"/>
          <w:marRight w:val="0"/>
          <w:marTop w:val="0"/>
          <w:marBottom w:val="0"/>
          <w:divBdr>
            <w:top w:val="none" w:sz="0" w:space="0" w:color="auto"/>
            <w:left w:val="none" w:sz="0" w:space="0" w:color="auto"/>
            <w:bottom w:val="none" w:sz="0" w:space="0" w:color="auto"/>
            <w:right w:val="none" w:sz="0" w:space="0" w:color="auto"/>
          </w:divBdr>
        </w:div>
        <w:div w:id="1818953351">
          <w:marLeft w:val="640"/>
          <w:marRight w:val="0"/>
          <w:marTop w:val="0"/>
          <w:marBottom w:val="0"/>
          <w:divBdr>
            <w:top w:val="none" w:sz="0" w:space="0" w:color="auto"/>
            <w:left w:val="none" w:sz="0" w:space="0" w:color="auto"/>
            <w:bottom w:val="none" w:sz="0" w:space="0" w:color="auto"/>
            <w:right w:val="none" w:sz="0" w:space="0" w:color="auto"/>
          </w:divBdr>
        </w:div>
        <w:div w:id="1903061417">
          <w:marLeft w:val="640"/>
          <w:marRight w:val="0"/>
          <w:marTop w:val="0"/>
          <w:marBottom w:val="0"/>
          <w:divBdr>
            <w:top w:val="none" w:sz="0" w:space="0" w:color="auto"/>
            <w:left w:val="none" w:sz="0" w:space="0" w:color="auto"/>
            <w:bottom w:val="none" w:sz="0" w:space="0" w:color="auto"/>
            <w:right w:val="none" w:sz="0" w:space="0" w:color="auto"/>
          </w:divBdr>
        </w:div>
        <w:div w:id="831335249">
          <w:marLeft w:val="640"/>
          <w:marRight w:val="0"/>
          <w:marTop w:val="0"/>
          <w:marBottom w:val="0"/>
          <w:divBdr>
            <w:top w:val="none" w:sz="0" w:space="0" w:color="auto"/>
            <w:left w:val="none" w:sz="0" w:space="0" w:color="auto"/>
            <w:bottom w:val="none" w:sz="0" w:space="0" w:color="auto"/>
            <w:right w:val="none" w:sz="0" w:space="0" w:color="auto"/>
          </w:divBdr>
        </w:div>
        <w:div w:id="1462267157">
          <w:marLeft w:val="640"/>
          <w:marRight w:val="0"/>
          <w:marTop w:val="0"/>
          <w:marBottom w:val="0"/>
          <w:divBdr>
            <w:top w:val="none" w:sz="0" w:space="0" w:color="auto"/>
            <w:left w:val="none" w:sz="0" w:space="0" w:color="auto"/>
            <w:bottom w:val="none" w:sz="0" w:space="0" w:color="auto"/>
            <w:right w:val="none" w:sz="0" w:space="0" w:color="auto"/>
          </w:divBdr>
        </w:div>
        <w:div w:id="1814252026">
          <w:marLeft w:val="640"/>
          <w:marRight w:val="0"/>
          <w:marTop w:val="0"/>
          <w:marBottom w:val="0"/>
          <w:divBdr>
            <w:top w:val="none" w:sz="0" w:space="0" w:color="auto"/>
            <w:left w:val="none" w:sz="0" w:space="0" w:color="auto"/>
            <w:bottom w:val="none" w:sz="0" w:space="0" w:color="auto"/>
            <w:right w:val="none" w:sz="0" w:space="0" w:color="auto"/>
          </w:divBdr>
        </w:div>
        <w:div w:id="664406092">
          <w:marLeft w:val="640"/>
          <w:marRight w:val="0"/>
          <w:marTop w:val="0"/>
          <w:marBottom w:val="0"/>
          <w:divBdr>
            <w:top w:val="none" w:sz="0" w:space="0" w:color="auto"/>
            <w:left w:val="none" w:sz="0" w:space="0" w:color="auto"/>
            <w:bottom w:val="none" w:sz="0" w:space="0" w:color="auto"/>
            <w:right w:val="none" w:sz="0" w:space="0" w:color="auto"/>
          </w:divBdr>
        </w:div>
        <w:div w:id="1459643608">
          <w:marLeft w:val="640"/>
          <w:marRight w:val="0"/>
          <w:marTop w:val="0"/>
          <w:marBottom w:val="0"/>
          <w:divBdr>
            <w:top w:val="none" w:sz="0" w:space="0" w:color="auto"/>
            <w:left w:val="none" w:sz="0" w:space="0" w:color="auto"/>
            <w:bottom w:val="none" w:sz="0" w:space="0" w:color="auto"/>
            <w:right w:val="none" w:sz="0" w:space="0" w:color="auto"/>
          </w:divBdr>
        </w:div>
        <w:div w:id="1476068824">
          <w:marLeft w:val="640"/>
          <w:marRight w:val="0"/>
          <w:marTop w:val="0"/>
          <w:marBottom w:val="0"/>
          <w:divBdr>
            <w:top w:val="none" w:sz="0" w:space="0" w:color="auto"/>
            <w:left w:val="none" w:sz="0" w:space="0" w:color="auto"/>
            <w:bottom w:val="none" w:sz="0" w:space="0" w:color="auto"/>
            <w:right w:val="none" w:sz="0" w:space="0" w:color="auto"/>
          </w:divBdr>
        </w:div>
        <w:div w:id="684210401">
          <w:marLeft w:val="640"/>
          <w:marRight w:val="0"/>
          <w:marTop w:val="0"/>
          <w:marBottom w:val="0"/>
          <w:divBdr>
            <w:top w:val="none" w:sz="0" w:space="0" w:color="auto"/>
            <w:left w:val="none" w:sz="0" w:space="0" w:color="auto"/>
            <w:bottom w:val="none" w:sz="0" w:space="0" w:color="auto"/>
            <w:right w:val="none" w:sz="0" w:space="0" w:color="auto"/>
          </w:divBdr>
        </w:div>
        <w:div w:id="378021681">
          <w:marLeft w:val="640"/>
          <w:marRight w:val="0"/>
          <w:marTop w:val="0"/>
          <w:marBottom w:val="0"/>
          <w:divBdr>
            <w:top w:val="none" w:sz="0" w:space="0" w:color="auto"/>
            <w:left w:val="none" w:sz="0" w:space="0" w:color="auto"/>
            <w:bottom w:val="none" w:sz="0" w:space="0" w:color="auto"/>
            <w:right w:val="none" w:sz="0" w:space="0" w:color="auto"/>
          </w:divBdr>
        </w:div>
        <w:div w:id="572854686">
          <w:marLeft w:val="640"/>
          <w:marRight w:val="0"/>
          <w:marTop w:val="0"/>
          <w:marBottom w:val="0"/>
          <w:divBdr>
            <w:top w:val="none" w:sz="0" w:space="0" w:color="auto"/>
            <w:left w:val="none" w:sz="0" w:space="0" w:color="auto"/>
            <w:bottom w:val="none" w:sz="0" w:space="0" w:color="auto"/>
            <w:right w:val="none" w:sz="0" w:space="0" w:color="auto"/>
          </w:divBdr>
        </w:div>
        <w:div w:id="1470781603">
          <w:marLeft w:val="640"/>
          <w:marRight w:val="0"/>
          <w:marTop w:val="0"/>
          <w:marBottom w:val="0"/>
          <w:divBdr>
            <w:top w:val="none" w:sz="0" w:space="0" w:color="auto"/>
            <w:left w:val="none" w:sz="0" w:space="0" w:color="auto"/>
            <w:bottom w:val="none" w:sz="0" w:space="0" w:color="auto"/>
            <w:right w:val="none" w:sz="0" w:space="0" w:color="auto"/>
          </w:divBdr>
        </w:div>
        <w:div w:id="319963051">
          <w:marLeft w:val="640"/>
          <w:marRight w:val="0"/>
          <w:marTop w:val="0"/>
          <w:marBottom w:val="0"/>
          <w:divBdr>
            <w:top w:val="none" w:sz="0" w:space="0" w:color="auto"/>
            <w:left w:val="none" w:sz="0" w:space="0" w:color="auto"/>
            <w:bottom w:val="none" w:sz="0" w:space="0" w:color="auto"/>
            <w:right w:val="none" w:sz="0" w:space="0" w:color="auto"/>
          </w:divBdr>
        </w:div>
        <w:div w:id="456611325">
          <w:marLeft w:val="640"/>
          <w:marRight w:val="0"/>
          <w:marTop w:val="0"/>
          <w:marBottom w:val="0"/>
          <w:divBdr>
            <w:top w:val="none" w:sz="0" w:space="0" w:color="auto"/>
            <w:left w:val="none" w:sz="0" w:space="0" w:color="auto"/>
            <w:bottom w:val="none" w:sz="0" w:space="0" w:color="auto"/>
            <w:right w:val="none" w:sz="0" w:space="0" w:color="auto"/>
          </w:divBdr>
        </w:div>
        <w:div w:id="2111925935">
          <w:marLeft w:val="640"/>
          <w:marRight w:val="0"/>
          <w:marTop w:val="0"/>
          <w:marBottom w:val="0"/>
          <w:divBdr>
            <w:top w:val="none" w:sz="0" w:space="0" w:color="auto"/>
            <w:left w:val="none" w:sz="0" w:space="0" w:color="auto"/>
            <w:bottom w:val="none" w:sz="0" w:space="0" w:color="auto"/>
            <w:right w:val="none" w:sz="0" w:space="0" w:color="auto"/>
          </w:divBdr>
        </w:div>
        <w:div w:id="1447459768">
          <w:marLeft w:val="640"/>
          <w:marRight w:val="0"/>
          <w:marTop w:val="0"/>
          <w:marBottom w:val="0"/>
          <w:divBdr>
            <w:top w:val="none" w:sz="0" w:space="0" w:color="auto"/>
            <w:left w:val="none" w:sz="0" w:space="0" w:color="auto"/>
            <w:bottom w:val="none" w:sz="0" w:space="0" w:color="auto"/>
            <w:right w:val="none" w:sz="0" w:space="0" w:color="auto"/>
          </w:divBdr>
        </w:div>
        <w:div w:id="1571189008">
          <w:marLeft w:val="640"/>
          <w:marRight w:val="0"/>
          <w:marTop w:val="0"/>
          <w:marBottom w:val="0"/>
          <w:divBdr>
            <w:top w:val="none" w:sz="0" w:space="0" w:color="auto"/>
            <w:left w:val="none" w:sz="0" w:space="0" w:color="auto"/>
            <w:bottom w:val="none" w:sz="0" w:space="0" w:color="auto"/>
            <w:right w:val="none" w:sz="0" w:space="0" w:color="auto"/>
          </w:divBdr>
        </w:div>
      </w:divsChild>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660044420">
      <w:bodyDiv w:val="1"/>
      <w:marLeft w:val="0"/>
      <w:marRight w:val="0"/>
      <w:marTop w:val="0"/>
      <w:marBottom w:val="0"/>
      <w:divBdr>
        <w:top w:val="none" w:sz="0" w:space="0" w:color="auto"/>
        <w:left w:val="none" w:sz="0" w:space="0" w:color="auto"/>
        <w:bottom w:val="none" w:sz="0" w:space="0" w:color="auto"/>
        <w:right w:val="none" w:sz="0" w:space="0" w:color="auto"/>
      </w:divBdr>
    </w:div>
    <w:div w:id="665132915">
      <w:bodyDiv w:val="1"/>
      <w:marLeft w:val="0"/>
      <w:marRight w:val="0"/>
      <w:marTop w:val="0"/>
      <w:marBottom w:val="0"/>
      <w:divBdr>
        <w:top w:val="none" w:sz="0" w:space="0" w:color="auto"/>
        <w:left w:val="none" w:sz="0" w:space="0" w:color="auto"/>
        <w:bottom w:val="none" w:sz="0" w:space="0" w:color="auto"/>
        <w:right w:val="none" w:sz="0" w:space="0" w:color="auto"/>
      </w:divBdr>
    </w:div>
    <w:div w:id="683749096">
      <w:bodyDiv w:val="1"/>
      <w:marLeft w:val="0"/>
      <w:marRight w:val="0"/>
      <w:marTop w:val="0"/>
      <w:marBottom w:val="0"/>
      <w:divBdr>
        <w:top w:val="none" w:sz="0" w:space="0" w:color="auto"/>
        <w:left w:val="none" w:sz="0" w:space="0" w:color="auto"/>
        <w:bottom w:val="none" w:sz="0" w:space="0" w:color="auto"/>
        <w:right w:val="none" w:sz="0" w:space="0" w:color="auto"/>
      </w:divBdr>
    </w:div>
    <w:div w:id="700206361">
      <w:bodyDiv w:val="1"/>
      <w:marLeft w:val="0"/>
      <w:marRight w:val="0"/>
      <w:marTop w:val="0"/>
      <w:marBottom w:val="0"/>
      <w:divBdr>
        <w:top w:val="none" w:sz="0" w:space="0" w:color="auto"/>
        <w:left w:val="none" w:sz="0" w:space="0" w:color="auto"/>
        <w:bottom w:val="none" w:sz="0" w:space="0" w:color="auto"/>
        <w:right w:val="none" w:sz="0" w:space="0" w:color="auto"/>
      </w:divBdr>
    </w:div>
    <w:div w:id="713429680">
      <w:bodyDiv w:val="1"/>
      <w:marLeft w:val="0"/>
      <w:marRight w:val="0"/>
      <w:marTop w:val="0"/>
      <w:marBottom w:val="0"/>
      <w:divBdr>
        <w:top w:val="none" w:sz="0" w:space="0" w:color="auto"/>
        <w:left w:val="none" w:sz="0" w:space="0" w:color="auto"/>
        <w:bottom w:val="none" w:sz="0" w:space="0" w:color="auto"/>
        <w:right w:val="none" w:sz="0" w:space="0" w:color="auto"/>
      </w:divBdr>
    </w:div>
    <w:div w:id="778569518">
      <w:bodyDiv w:val="1"/>
      <w:marLeft w:val="0"/>
      <w:marRight w:val="0"/>
      <w:marTop w:val="0"/>
      <w:marBottom w:val="0"/>
      <w:divBdr>
        <w:top w:val="none" w:sz="0" w:space="0" w:color="auto"/>
        <w:left w:val="none" w:sz="0" w:space="0" w:color="auto"/>
        <w:bottom w:val="none" w:sz="0" w:space="0" w:color="auto"/>
        <w:right w:val="none" w:sz="0" w:space="0" w:color="auto"/>
      </w:divBdr>
      <w:divsChild>
        <w:div w:id="292100242">
          <w:marLeft w:val="640"/>
          <w:marRight w:val="0"/>
          <w:marTop w:val="0"/>
          <w:marBottom w:val="0"/>
          <w:divBdr>
            <w:top w:val="none" w:sz="0" w:space="0" w:color="auto"/>
            <w:left w:val="none" w:sz="0" w:space="0" w:color="auto"/>
            <w:bottom w:val="none" w:sz="0" w:space="0" w:color="auto"/>
            <w:right w:val="none" w:sz="0" w:space="0" w:color="auto"/>
          </w:divBdr>
        </w:div>
        <w:div w:id="389615348">
          <w:marLeft w:val="640"/>
          <w:marRight w:val="0"/>
          <w:marTop w:val="0"/>
          <w:marBottom w:val="0"/>
          <w:divBdr>
            <w:top w:val="none" w:sz="0" w:space="0" w:color="auto"/>
            <w:left w:val="none" w:sz="0" w:space="0" w:color="auto"/>
            <w:bottom w:val="none" w:sz="0" w:space="0" w:color="auto"/>
            <w:right w:val="none" w:sz="0" w:space="0" w:color="auto"/>
          </w:divBdr>
        </w:div>
        <w:div w:id="1072855194">
          <w:marLeft w:val="640"/>
          <w:marRight w:val="0"/>
          <w:marTop w:val="0"/>
          <w:marBottom w:val="0"/>
          <w:divBdr>
            <w:top w:val="none" w:sz="0" w:space="0" w:color="auto"/>
            <w:left w:val="none" w:sz="0" w:space="0" w:color="auto"/>
            <w:bottom w:val="none" w:sz="0" w:space="0" w:color="auto"/>
            <w:right w:val="none" w:sz="0" w:space="0" w:color="auto"/>
          </w:divBdr>
        </w:div>
        <w:div w:id="1383869917">
          <w:marLeft w:val="640"/>
          <w:marRight w:val="0"/>
          <w:marTop w:val="0"/>
          <w:marBottom w:val="0"/>
          <w:divBdr>
            <w:top w:val="none" w:sz="0" w:space="0" w:color="auto"/>
            <w:left w:val="none" w:sz="0" w:space="0" w:color="auto"/>
            <w:bottom w:val="none" w:sz="0" w:space="0" w:color="auto"/>
            <w:right w:val="none" w:sz="0" w:space="0" w:color="auto"/>
          </w:divBdr>
        </w:div>
        <w:div w:id="2137596777">
          <w:marLeft w:val="640"/>
          <w:marRight w:val="0"/>
          <w:marTop w:val="0"/>
          <w:marBottom w:val="0"/>
          <w:divBdr>
            <w:top w:val="none" w:sz="0" w:space="0" w:color="auto"/>
            <w:left w:val="none" w:sz="0" w:space="0" w:color="auto"/>
            <w:bottom w:val="none" w:sz="0" w:space="0" w:color="auto"/>
            <w:right w:val="none" w:sz="0" w:space="0" w:color="auto"/>
          </w:divBdr>
        </w:div>
        <w:div w:id="1955013130">
          <w:marLeft w:val="640"/>
          <w:marRight w:val="0"/>
          <w:marTop w:val="0"/>
          <w:marBottom w:val="0"/>
          <w:divBdr>
            <w:top w:val="none" w:sz="0" w:space="0" w:color="auto"/>
            <w:left w:val="none" w:sz="0" w:space="0" w:color="auto"/>
            <w:bottom w:val="none" w:sz="0" w:space="0" w:color="auto"/>
            <w:right w:val="none" w:sz="0" w:space="0" w:color="auto"/>
          </w:divBdr>
        </w:div>
        <w:div w:id="2009601161">
          <w:marLeft w:val="640"/>
          <w:marRight w:val="0"/>
          <w:marTop w:val="0"/>
          <w:marBottom w:val="0"/>
          <w:divBdr>
            <w:top w:val="none" w:sz="0" w:space="0" w:color="auto"/>
            <w:left w:val="none" w:sz="0" w:space="0" w:color="auto"/>
            <w:bottom w:val="none" w:sz="0" w:space="0" w:color="auto"/>
            <w:right w:val="none" w:sz="0" w:space="0" w:color="auto"/>
          </w:divBdr>
        </w:div>
        <w:div w:id="1246841796">
          <w:marLeft w:val="640"/>
          <w:marRight w:val="0"/>
          <w:marTop w:val="0"/>
          <w:marBottom w:val="0"/>
          <w:divBdr>
            <w:top w:val="none" w:sz="0" w:space="0" w:color="auto"/>
            <w:left w:val="none" w:sz="0" w:space="0" w:color="auto"/>
            <w:bottom w:val="none" w:sz="0" w:space="0" w:color="auto"/>
            <w:right w:val="none" w:sz="0" w:space="0" w:color="auto"/>
          </w:divBdr>
        </w:div>
        <w:div w:id="1123385019">
          <w:marLeft w:val="640"/>
          <w:marRight w:val="0"/>
          <w:marTop w:val="0"/>
          <w:marBottom w:val="0"/>
          <w:divBdr>
            <w:top w:val="none" w:sz="0" w:space="0" w:color="auto"/>
            <w:left w:val="none" w:sz="0" w:space="0" w:color="auto"/>
            <w:bottom w:val="none" w:sz="0" w:space="0" w:color="auto"/>
            <w:right w:val="none" w:sz="0" w:space="0" w:color="auto"/>
          </w:divBdr>
        </w:div>
        <w:div w:id="37554559">
          <w:marLeft w:val="640"/>
          <w:marRight w:val="0"/>
          <w:marTop w:val="0"/>
          <w:marBottom w:val="0"/>
          <w:divBdr>
            <w:top w:val="none" w:sz="0" w:space="0" w:color="auto"/>
            <w:left w:val="none" w:sz="0" w:space="0" w:color="auto"/>
            <w:bottom w:val="none" w:sz="0" w:space="0" w:color="auto"/>
            <w:right w:val="none" w:sz="0" w:space="0" w:color="auto"/>
          </w:divBdr>
        </w:div>
        <w:div w:id="1175925731">
          <w:marLeft w:val="640"/>
          <w:marRight w:val="0"/>
          <w:marTop w:val="0"/>
          <w:marBottom w:val="0"/>
          <w:divBdr>
            <w:top w:val="none" w:sz="0" w:space="0" w:color="auto"/>
            <w:left w:val="none" w:sz="0" w:space="0" w:color="auto"/>
            <w:bottom w:val="none" w:sz="0" w:space="0" w:color="auto"/>
            <w:right w:val="none" w:sz="0" w:space="0" w:color="auto"/>
          </w:divBdr>
        </w:div>
        <w:div w:id="646008745">
          <w:marLeft w:val="640"/>
          <w:marRight w:val="0"/>
          <w:marTop w:val="0"/>
          <w:marBottom w:val="0"/>
          <w:divBdr>
            <w:top w:val="none" w:sz="0" w:space="0" w:color="auto"/>
            <w:left w:val="none" w:sz="0" w:space="0" w:color="auto"/>
            <w:bottom w:val="none" w:sz="0" w:space="0" w:color="auto"/>
            <w:right w:val="none" w:sz="0" w:space="0" w:color="auto"/>
          </w:divBdr>
        </w:div>
        <w:div w:id="556210345">
          <w:marLeft w:val="640"/>
          <w:marRight w:val="0"/>
          <w:marTop w:val="0"/>
          <w:marBottom w:val="0"/>
          <w:divBdr>
            <w:top w:val="none" w:sz="0" w:space="0" w:color="auto"/>
            <w:left w:val="none" w:sz="0" w:space="0" w:color="auto"/>
            <w:bottom w:val="none" w:sz="0" w:space="0" w:color="auto"/>
            <w:right w:val="none" w:sz="0" w:space="0" w:color="auto"/>
          </w:divBdr>
        </w:div>
        <w:div w:id="640500980">
          <w:marLeft w:val="640"/>
          <w:marRight w:val="0"/>
          <w:marTop w:val="0"/>
          <w:marBottom w:val="0"/>
          <w:divBdr>
            <w:top w:val="none" w:sz="0" w:space="0" w:color="auto"/>
            <w:left w:val="none" w:sz="0" w:space="0" w:color="auto"/>
            <w:bottom w:val="none" w:sz="0" w:space="0" w:color="auto"/>
            <w:right w:val="none" w:sz="0" w:space="0" w:color="auto"/>
          </w:divBdr>
        </w:div>
        <w:div w:id="1526168018">
          <w:marLeft w:val="640"/>
          <w:marRight w:val="0"/>
          <w:marTop w:val="0"/>
          <w:marBottom w:val="0"/>
          <w:divBdr>
            <w:top w:val="none" w:sz="0" w:space="0" w:color="auto"/>
            <w:left w:val="none" w:sz="0" w:space="0" w:color="auto"/>
            <w:bottom w:val="none" w:sz="0" w:space="0" w:color="auto"/>
            <w:right w:val="none" w:sz="0" w:space="0" w:color="auto"/>
          </w:divBdr>
        </w:div>
        <w:div w:id="442917950">
          <w:marLeft w:val="640"/>
          <w:marRight w:val="0"/>
          <w:marTop w:val="0"/>
          <w:marBottom w:val="0"/>
          <w:divBdr>
            <w:top w:val="none" w:sz="0" w:space="0" w:color="auto"/>
            <w:left w:val="none" w:sz="0" w:space="0" w:color="auto"/>
            <w:bottom w:val="none" w:sz="0" w:space="0" w:color="auto"/>
            <w:right w:val="none" w:sz="0" w:space="0" w:color="auto"/>
          </w:divBdr>
        </w:div>
        <w:div w:id="1416828260">
          <w:marLeft w:val="640"/>
          <w:marRight w:val="0"/>
          <w:marTop w:val="0"/>
          <w:marBottom w:val="0"/>
          <w:divBdr>
            <w:top w:val="none" w:sz="0" w:space="0" w:color="auto"/>
            <w:left w:val="none" w:sz="0" w:space="0" w:color="auto"/>
            <w:bottom w:val="none" w:sz="0" w:space="0" w:color="auto"/>
            <w:right w:val="none" w:sz="0" w:space="0" w:color="auto"/>
          </w:divBdr>
        </w:div>
        <w:div w:id="466631931">
          <w:marLeft w:val="640"/>
          <w:marRight w:val="0"/>
          <w:marTop w:val="0"/>
          <w:marBottom w:val="0"/>
          <w:divBdr>
            <w:top w:val="none" w:sz="0" w:space="0" w:color="auto"/>
            <w:left w:val="none" w:sz="0" w:space="0" w:color="auto"/>
            <w:bottom w:val="none" w:sz="0" w:space="0" w:color="auto"/>
            <w:right w:val="none" w:sz="0" w:space="0" w:color="auto"/>
          </w:divBdr>
        </w:div>
        <w:div w:id="19859871">
          <w:marLeft w:val="640"/>
          <w:marRight w:val="0"/>
          <w:marTop w:val="0"/>
          <w:marBottom w:val="0"/>
          <w:divBdr>
            <w:top w:val="none" w:sz="0" w:space="0" w:color="auto"/>
            <w:left w:val="none" w:sz="0" w:space="0" w:color="auto"/>
            <w:bottom w:val="none" w:sz="0" w:space="0" w:color="auto"/>
            <w:right w:val="none" w:sz="0" w:space="0" w:color="auto"/>
          </w:divBdr>
        </w:div>
        <w:div w:id="835731117">
          <w:marLeft w:val="640"/>
          <w:marRight w:val="0"/>
          <w:marTop w:val="0"/>
          <w:marBottom w:val="0"/>
          <w:divBdr>
            <w:top w:val="none" w:sz="0" w:space="0" w:color="auto"/>
            <w:left w:val="none" w:sz="0" w:space="0" w:color="auto"/>
            <w:bottom w:val="none" w:sz="0" w:space="0" w:color="auto"/>
            <w:right w:val="none" w:sz="0" w:space="0" w:color="auto"/>
          </w:divBdr>
        </w:div>
        <w:div w:id="107700445">
          <w:marLeft w:val="640"/>
          <w:marRight w:val="0"/>
          <w:marTop w:val="0"/>
          <w:marBottom w:val="0"/>
          <w:divBdr>
            <w:top w:val="none" w:sz="0" w:space="0" w:color="auto"/>
            <w:left w:val="none" w:sz="0" w:space="0" w:color="auto"/>
            <w:bottom w:val="none" w:sz="0" w:space="0" w:color="auto"/>
            <w:right w:val="none" w:sz="0" w:space="0" w:color="auto"/>
          </w:divBdr>
        </w:div>
        <w:div w:id="688291134">
          <w:marLeft w:val="640"/>
          <w:marRight w:val="0"/>
          <w:marTop w:val="0"/>
          <w:marBottom w:val="0"/>
          <w:divBdr>
            <w:top w:val="none" w:sz="0" w:space="0" w:color="auto"/>
            <w:left w:val="none" w:sz="0" w:space="0" w:color="auto"/>
            <w:bottom w:val="none" w:sz="0" w:space="0" w:color="auto"/>
            <w:right w:val="none" w:sz="0" w:space="0" w:color="auto"/>
          </w:divBdr>
        </w:div>
        <w:div w:id="1788230055">
          <w:marLeft w:val="640"/>
          <w:marRight w:val="0"/>
          <w:marTop w:val="0"/>
          <w:marBottom w:val="0"/>
          <w:divBdr>
            <w:top w:val="none" w:sz="0" w:space="0" w:color="auto"/>
            <w:left w:val="none" w:sz="0" w:space="0" w:color="auto"/>
            <w:bottom w:val="none" w:sz="0" w:space="0" w:color="auto"/>
            <w:right w:val="none" w:sz="0" w:space="0" w:color="auto"/>
          </w:divBdr>
        </w:div>
        <w:div w:id="1111319823">
          <w:marLeft w:val="640"/>
          <w:marRight w:val="0"/>
          <w:marTop w:val="0"/>
          <w:marBottom w:val="0"/>
          <w:divBdr>
            <w:top w:val="none" w:sz="0" w:space="0" w:color="auto"/>
            <w:left w:val="none" w:sz="0" w:space="0" w:color="auto"/>
            <w:bottom w:val="none" w:sz="0" w:space="0" w:color="auto"/>
            <w:right w:val="none" w:sz="0" w:space="0" w:color="auto"/>
          </w:divBdr>
        </w:div>
        <w:div w:id="616719658">
          <w:marLeft w:val="640"/>
          <w:marRight w:val="0"/>
          <w:marTop w:val="0"/>
          <w:marBottom w:val="0"/>
          <w:divBdr>
            <w:top w:val="none" w:sz="0" w:space="0" w:color="auto"/>
            <w:left w:val="none" w:sz="0" w:space="0" w:color="auto"/>
            <w:bottom w:val="none" w:sz="0" w:space="0" w:color="auto"/>
            <w:right w:val="none" w:sz="0" w:space="0" w:color="auto"/>
          </w:divBdr>
        </w:div>
        <w:div w:id="454640509">
          <w:marLeft w:val="640"/>
          <w:marRight w:val="0"/>
          <w:marTop w:val="0"/>
          <w:marBottom w:val="0"/>
          <w:divBdr>
            <w:top w:val="none" w:sz="0" w:space="0" w:color="auto"/>
            <w:left w:val="none" w:sz="0" w:space="0" w:color="auto"/>
            <w:bottom w:val="none" w:sz="0" w:space="0" w:color="auto"/>
            <w:right w:val="none" w:sz="0" w:space="0" w:color="auto"/>
          </w:divBdr>
        </w:div>
        <w:div w:id="979308442">
          <w:marLeft w:val="640"/>
          <w:marRight w:val="0"/>
          <w:marTop w:val="0"/>
          <w:marBottom w:val="0"/>
          <w:divBdr>
            <w:top w:val="none" w:sz="0" w:space="0" w:color="auto"/>
            <w:left w:val="none" w:sz="0" w:space="0" w:color="auto"/>
            <w:bottom w:val="none" w:sz="0" w:space="0" w:color="auto"/>
            <w:right w:val="none" w:sz="0" w:space="0" w:color="auto"/>
          </w:divBdr>
        </w:div>
        <w:div w:id="159740835">
          <w:marLeft w:val="640"/>
          <w:marRight w:val="0"/>
          <w:marTop w:val="0"/>
          <w:marBottom w:val="0"/>
          <w:divBdr>
            <w:top w:val="none" w:sz="0" w:space="0" w:color="auto"/>
            <w:left w:val="none" w:sz="0" w:space="0" w:color="auto"/>
            <w:bottom w:val="none" w:sz="0" w:space="0" w:color="auto"/>
            <w:right w:val="none" w:sz="0" w:space="0" w:color="auto"/>
          </w:divBdr>
        </w:div>
        <w:div w:id="1746610513">
          <w:marLeft w:val="640"/>
          <w:marRight w:val="0"/>
          <w:marTop w:val="0"/>
          <w:marBottom w:val="0"/>
          <w:divBdr>
            <w:top w:val="none" w:sz="0" w:space="0" w:color="auto"/>
            <w:left w:val="none" w:sz="0" w:space="0" w:color="auto"/>
            <w:bottom w:val="none" w:sz="0" w:space="0" w:color="auto"/>
            <w:right w:val="none" w:sz="0" w:space="0" w:color="auto"/>
          </w:divBdr>
        </w:div>
        <w:div w:id="436607562">
          <w:marLeft w:val="640"/>
          <w:marRight w:val="0"/>
          <w:marTop w:val="0"/>
          <w:marBottom w:val="0"/>
          <w:divBdr>
            <w:top w:val="none" w:sz="0" w:space="0" w:color="auto"/>
            <w:left w:val="none" w:sz="0" w:space="0" w:color="auto"/>
            <w:bottom w:val="none" w:sz="0" w:space="0" w:color="auto"/>
            <w:right w:val="none" w:sz="0" w:space="0" w:color="auto"/>
          </w:divBdr>
        </w:div>
        <w:div w:id="531576664">
          <w:marLeft w:val="640"/>
          <w:marRight w:val="0"/>
          <w:marTop w:val="0"/>
          <w:marBottom w:val="0"/>
          <w:divBdr>
            <w:top w:val="none" w:sz="0" w:space="0" w:color="auto"/>
            <w:left w:val="none" w:sz="0" w:space="0" w:color="auto"/>
            <w:bottom w:val="none" w:sz="0" w:space="0" w:color="auto"/>
            <w:right w:val="none" w:sz="0" w:space="0" w:color="auto"/>
          </w:divBdr>
        </w:div>
        <w:div w:id="1138491921">
          <w:marLeft w:val="640"/>
          <w:marRight w:val="0"/>
          <w:marTop w:val="0"/>
          <w:marBottom w:val="0"/>
          <w:divBdr>
            <w:top w:val="none" w:sz="0" w:space="0" w:color="auto"/>
            <w:left w:val="none" w:sz="0" w:space="0" w:color="auto"/>
            <w:bottom w:val="none" w:sz="0" w:space="0" w:color="auto"/>
            <w:right w:val="none" w:sz="0" w:space="0" w:color="auto"/>
          </w:divBdr>
        </w:div>
        <w:div w:id="1392578871">
          <w:marLeft w:val="640"/>
          <w:marRight w:val="0"/>
          <w:marTop w:val="0"/>
          <w:marBottom w:val="0"/>
          <w:divBdr>
            <w:top w:val="none" w:sz="0" w:space="0" w:color="auto"/>
            <w:left w:val="none" w:sz="0" w:space="0" w:color="auto"/>
            <w:bottom w:val="none" w:sz="0" w:space="0" w:color="auto"/>
            <w:right w:val="none" w:sz="0" w:space="0" w:color="auto"/>
          </w:divBdr>
        </w:div>
        <w:div w:id="1927642684">
          <w:marLeft w:val="640"/>
          <w:marRight w:val="0"/>
          <w:marTop w:val="0"/>
          <w:marBottom w:val="0"/>
          <w:divBdr>
            <w:top w:val="none" w:sz="0" w:space="0" w:color="auto"/>
            <w:left w:val="none" w:sz="0" w:space="0" w:color="auto"/>
            <w:bottom w:val="none" w:sz="0" w:space="0" w:color="auto"/>
            <w:right w:val="none" w:sz="0" w:space="0" w:color="auto"/>
          </w:divBdr>
        </w:div>
        <w:div w:id="1729373946">
          <w:marLeft w:val="640"/>
          <w:marRight w:val="0"/>
          <w:marTop w:val="0"/>
          <w:marBottom w:val="0"/>
          <w:divBdr>
            <w:top w:val="none" w:sz="0" w:space="0" w:color="auto"/>
            <w:left w:val="none" w:sz="0" w:space="0" w:color="auto"/>
            <w:bottom w:val="none" w:sz="0" w:space="0" w:color="auto"/>
            <w:right w:val="none" w:sz="0" w:space="0" w:color="auto"/>
          </w:divBdr>
        </w:div>
        <w:div w:id="1561206088">
          <w:marLeft w:val="640"/>
          <w:marRight w:val="0"/>
          <w:marTop w:val="0"/>
          <w:marBottom w:val="0"/>
          <w:divBdr>
            <w:top w:val="none" w:sz="0" w:space="0" w:color="auto"/>
            <w:left w:val="none" w:sz="0" w:space="0" w:color="auto"/>
            <w:bottom w:val="none" w:sz="0" w:space="0" w:color="auto"/>
            <w:right w:val="none" w:sz="0" w:space="0" w:color="auto"/>
          </w:divBdr>
        </w:div>
        <w:div w:id="1356156615">
          <w:marLeft w:val="640"/>
          <w:marRight w:val="0"/>
          <w:marTop w:val="0"/>
          <w:marBottom w:val="0"/>
          <w:divBdr>
            <w:top w:val="none" w:sz="0" w:space="0" w:color="auto"/>
            <w:left w:val="none" w:sz="0" w:space="0" w:color="auto"/>
            <w:bottom w:val="none" w:sz="0" w:space="0" w:color="auto"/>
            <w:right w:val="none" w:sz="0" w:space="0" w:color="auto"/>
          </w:divBdr>
        </w:div>
        <w:div w:id="1089616713">
          <w:marLeft w:val="640"/>
          <w:marRight w:val="0"/>
          <w:marTop w:val="0"/>
          <w:marBottom w:val="0"/>
          <w:divBdr>
            <w:top w:val="none" w:sz="0" w:space="0" w:color="auto"/>
            <w:left w:val="none" w:sz="0" w:space="0" w:color="auto"/>
            <w:bottom w:val="none" w:sz="0" w:space="0" w:color="auto"/>
            <w:right w:val="none" w:sz="0" w:space="0" w:color="auto"/>
          </w:divBdr>
        </w:div>
        <w:div w:id="53555342">
          <w:marLeft w:val="640"/>
          <w:marRight w:val="0"/>
          <w:marTop w:val="0"/>
          <w:marBottom w:val="0"/>
          <w:divBdr>
            <w:top w:val="none" w:sz="0" w:space="0" w:color="auto"/>
            <w:left w:val="none" w:sz="0" w:space="0" w:color="auto"/>
            <w:bottom w:val="none" w:sz="0" w:space="0" w:color="auto"/>
            <w:right w:val="none" w:sz="0" w:space="0" w:color="auto"/>
          </w:divBdr>
        </w:div>
        <w:div w:id="1048458982">
          <w:marLeft w:val="640"/>
          <w:marRight w:val="0"/>
          <w:marTop w:val="0"/>
          <w:marBottom w:val="0"/>
          <w:divBdr>
            <w:top w:val="none" w:sz="0" w:space="0" w:color="auto"/>
            <w:left w:val="none" w:sz="0" w:space="0" w:color="auto"/>
            <w:bottom w:val="none" w:sz="0" w:space="0" w:color="auto"/>
            <w:right w:val="none" w:sz="0" w:space="0" w:color="auto"/>
          </w:divBdr>
        </w:div>
      </w:divsChild>
    </w:div>
    <w:div w:id="829180738">
      <w:bodyDiv w:val="1"/>
      <w:marLeft w:val="0"/>
      <w:marRight w:val="0"/>
      <w:marTop w:val="0"/>
      <w:marBottom w:val="0"/>
      <w:divBdr>
        <w:top w:val="none" w:sz="0" w:space="0" w:color="auto"/>
        <w:left w:val="none" w:sz="0" w:space="0" w:color="auto"/>
        <w:bottom w:val="none" w:sz="0" w:space="0" w:color="auto"/>
        <w:right w:val="none" w:sz="0" w:space="0" w:color="auto"/>
      </w:divBdr>
      <w:divsChild>
        <w:div w:id="701780460">
          <w:marLeft w:val="640"/>
          <w:marRight w:val="0"/>
          <w:marTop w:val="0"/>
          <w:marBottom w:val="0"/>
          <w:divBdr>
            <w:top w:val="none" w:sz="0" w:space="0" w:color="auto"/>
            <w:left w:val="none" w:sz="0" w:space="0" w:color="auto"/>
            <w:bottom w:val="none" w:sz="0" w:space="0" w:color="auto"/>
            <w:right w:val="none" w:sz="0" w:space="0" w:color="auto"/>
          </w:divBdr>
        </w:div>
        <w:div w:id="2062287084">
          <w:marLeft w:val="640"/>
          <w:marRight w:val="0"/>
          <w:marTop w:val="0"/>
          <w:marBottom w:val="0"/>
          <w:divBdr>
            <w:top w:val="none" w:sz="0" w:space="0" w:color="auto"/>
            <w:left w:val="none" w:sz="0" w:space="0" w:color="auto"/>
            <w:bottom w:val="none" w:sz="0" w:space="0" w:color="auto"/>
            <w:right w:val="none" w:sz="0" w:space="0" w:color="auto"/>
          </w:divBdr>
        </w:div>
        <w:div w:id="1666981608">
          <w:marLeft w:val="640"/>
          <w:marRight w:val="0"/>
          <w:marTop w:val="0"/>
          <w:marBottom w:val="0"/>
          <w:divBdr>
            <w:top w:val="none" w:sz="0" w:space="0" w:color="auto"/>
            <w:left w:val="none" w:sz="0" w:space="0" w:color="auto"/>
            <w:bottom w:val="none" w:sz="0" w:space="0" w:color="auto"/>
            <w:right w:val="none" w:sz="0" w:space="0" w:color="auto"/>
          </w:divBdr>
        </w:div>
        <w:div w:id="1107385105">
          <w:marLeft w:val="640"/>
          <w:marRight w:val="0"/>
          <w:marTop w:val="0"/>
          <w:marBottom w:val="0"/>
          <w:divBdr>
            <w:top w:val="none" w:sz="0" w:space="0" w:color="auto"/>
            <w:left w:val="none" w:sz="0" w:space="0" w:color="auto"/>
            <w:bottom w:val="none" w:sz="0" w:space="0" w:color="auto"/>
            <w:right w:val="none" w:sz="0" w:space="0" w:color="auto"/>
          </w:divBdr>
        </w:div>
        <w:div w:id="1303460274">
          <w:marLeft w:val="640"/>
          <w:marRight w:val="0"/>
          <w:marTop w:val="0"/>
          <w:marBottom w:val="0"/>
          <w:divBdr>
            <w:top w:val="none" w:sz="0" w:space="0" w:color="auto"/>
            <w:left w:val="none" w:sz="0" w:space="0" w:color="auto"/>
            <w:bottom w:val="none" w:sz="0" w:space="0" w:color="auto"/>
            <w:right w:val="none" w:sz="0" w:space="0" w:color="auto"/>
          </w:divBdr>
        </w:div>
        <w:div w:id="1946766529">
          <w:marLeft w:val="640"/>
          <w:marRight w:val="0"/>
          <w:marTop w:val="0"/>
          <w:marBottom w:val="0"/>
          <w:divBdr>
            <w:top w:val="none" w:sz="0" w:space="0" w:color="auto"/>
            <w:left w:val="none" w:sz="0" w:space="0" w:color="auto"/>
            <w:bottom w:val="none" w:sz="0" w:space="0" w:color="auto"/>
            <w:right w:val="none" w:sz="0" w:space="0" w:color="auto"/>
          </w:divBdr>
        </w:div>
        <w:div w:id="455100043">
          <w:marLeft w:val="640"/>
          <w:marRight w:val="0"/>
          <w:marTop w:val="0"/>
          <w:marBottom w:val="0"/>
          <w:divBdr>
            <w:top w:val="none" w:sz="0" w:space="0" w:color="auto"/>
            <w:left w:val="none" w:sz="0" w:space="0" w:color="auto"/>
            <w:bottom w:val="none" w:sz="0" w:space="0" w:color="auto"/>
            <w:right w:val="none" w:sz="0" w:space="0" w:color="auto"/>
          </w:divBdr>
        </w:div>
        <w:div w:id="1538739971">
          <w:marLeft w:val="640"/>
          <w:marRight w:val="0"/>
          <w:marTop w:val="0"/>
          <w:marBottom w:val="0"/>
          <w:divBdr>
            <w:top w:val="none" w:sz="0" w:space="0" w:color="auto"/>
            <w:left w:val="none" w:sz="0" w:space="0" w:color="auto"/>
            <w:bottom w:val="none" w:sz="0" w:space="0" w:color="auto"/>
            <w:right w:val="none" w:sz="0" w:space="0" w:color="auto"/>
          </w:divBdr>
        </w:div>
        <w:div w:id="1294602351">
          <w:marLeft w:val="640"/>
          <w:marRight w:val="0"/>
          <w:marTop w:val="0"/>
          <w:marBottom w:val="0"/>
          <w:divBdr>
            <w:top w:val="none" w:sz="0" w:space="0" w:color="auto"/>
            <w:left w:val="none" w:sz="0" w:space="0" w:color="auto"/>
            <w:bottom w:val="none" w:sz="0" w:space="0" w:color="auto"/>
            <w:right w:val="none" w:sz="0" w:space="0" w:color="auto"/>
          </w:divBdr>
        </w:div>
        <w:div w:id="1914319200">
          <w:marLeft w:val="640"/>
          <w:marRight w:val="0"/>
          <w:marTop w:val="0"/>
          <w:marBottom w:val="0"/>
          <w:divBdr>
            <w:top w:val="none" w:sz="0" w:space="0" w:color="auto"/>
            <w:left w:val="none" w:sz="0" w:space="0" w:color="auto"/>
            <w:bottom w:val="none" w:sz="0" w:space="0" w:color="auto"/>
            <w:right w:val="none" w:sz="0" w:space="0" w:color="auto"/>
          </w:divBdr>
        </w:div>
        <w:div w:id="982391938">
          <w:marLeft w:val="640"/>
          <w:marRight w:val="0"/>
          <w:marTop w:val="0"/>
          <w:marBottom w:val="0"/>
          <w:divBdr>
            <w:top w:val="none" w:sz="0" w:space="0" w:color="auto"/>
            <w:left w:val="none" w:sz="0" w:space="0" w:color="auto"/>
            <w:bottom w:val="none" w:sz="0" w:space="0" w:color="auto"/>
            <w:right w:val="none" w:sz="0" w:space="0" w:color="auto"/>
          </w:divBdr>
        </w:div>
        <w:div w:id="767892775">
          <w:marLeft w:val="640"/>
          <w:marRight w:val="0"/>
          <w:marTop w:val="0"/>
          <w:marBottom w:val="0"/>
          <w:divBdr>
            <w:top w:val="none" w:sz="0" w:space="0" w:color="auto"/>
            <w:left w:val="none" w:sz="0" w:space="0" w:color="auto"/>
            <w:bottom w:val="none" w:sz="0" w:space="0" w:color="auto"/>
            <w:right w:val="none" w:sz="0" w:space="0" w:color="auto"/>
          </w:divBdr>
        </w:div>
        <w:div w:id="1594625469">
          <w:marLeft w:val="640"/>
          <w:marRight w:val="0"/>
          <w:marTop w:val="0"/>
          <w:marBottom w:val="0"/>
          <w:divBdr>
            <w:top w:val="none" w:sz="0" w:space="0" w:color="auto"/>
            <w:left w:val="none" w:sz="0" w:space="0" w:color="auto"/>
            <w:bottom w:val="none" w:sz="0" w:space="0" w:color="auto"/>
            <w:right w:val="none" w:sz="0" w:space="0" w:color="auto"/>
          </w:divBdr>
        </w:div>
        <w:div w:id="170989934">
          <w:marLeft w:val="640"/>
          <w:marRight w:val="0"/>
          <w:marTop w:val="0"/>
          <w:marBottom w:val="0"/>
          <w:divBdr>
            <w:top w:val="none" w:sz="0" w:space="0" w:color="auto"/>
            <w:left w:val="none" w:sz="0" w:space="0" w:color="auto"/>
            <w:bottom w:val="none" w:sz="0" w:space="0" w:color="auto"/>
            <w:right w:val="none" w:sz="0" w:space="0" w:color="auto"/>
          </w:divBdr>
        </w:div>
        <w:div w:id="834036358">
          <w:marLeft w:val="640"/>
          <w:marRight w:val="0"/>
          <w:marTop w:val="0"/>
          <w:marBottom w:val="0"/>
          <w:divBdr>
            <w:top w:val="none" w:sz="0" w:space="0" w:color="auto"/>
            <w:left w:val="none" w:sz="0" w:space="0" w:color="auto"/>
            <w:bottom w:val="none" w:sz="0" w:space="0" w:color="auto"/>
            <w:right w:val="none" w:sz="0" w:space="0" w:color="auto"/>
          </w:divBdr>
        </w:div>
        <w:div w:id="1256397630">
          <w:marLeft w:val="640"/>
          <w:marRight w:val="0"/>
          <w:marTop w:val="0"/>
          <w:marBottom w:val="0"/>
          <w:divBdr>
            <w:top w:val="none" w:sz="0" w:space="0" w:color="auto"/>
            <w:left w:val="none" w:sz="0" w:space="0" w:color="auto"/>
            <w:bottom w:val="none" w:sz="0" w:space="0" w:color="auto"/>
            <w:right w:val="none" w:sz="0" w:space="0" w:color="auto"/>
          </w:divBdr>
        </w:div>
        <w:div w:id="438528354">
          <w:marLeft w:val="640"/>
          <w:marRight w:val="0"/>
          <w:marTop w:val="0"/>
          <w:marBottom w:val="0"/>
          <w:divBdr>
            <w:top w:val="none" w:sz="0" w:space="0" w:color="auto"/>
            <w:left w:val="none" w:sz="0" w:space="0" w:color="auto"/>
            <w:bottom w:val="none" w:sz="0" w:space="0" w:color="auto"/>
            <w:right w:val="none" w:sz="0" w:space="0" w:color="auto"/>
          </w:divBdr>
        </w:div>
        <w:div w:id="2076931793">
          <w:marLeft w:val="640"/>
          <w:marRight w:val="0"/>
          <w:marTop w:val="0"/>
          <w:marBottom w:val="0"/>
          <w:divBdr>
            <w:top w:val="none" w:sz="0" w:space="0" w:color="auto"/>
            <w:left w:val="none" w:sz="0" w:space="0" w:color="auto"/>
            <w:bottom w:val="none" w:sz="0" w:space="0" w:color="auto"/>
            <w:right w:val="none" w:sz="0" w:space="0" w:color="auto"/>
          </w:divBdr>
        </w:div>
        <w:div w:id="1608003730">
          <w:marLeft w:val="640"/>
          <w:marRight w:val="0"/>
          <w:marTop w:val="0"/>
          <w:marBottom w:val="0"/>
          <w:divBdr>
            <w:top w:val="none" w:sz="0" w:space="0" w:color="auto"/>
            <w:left w:val="none" w:sz="0" w:space="0" w:color="auto"/>
            <w:bottom w:val="none" w:sz="0" w:space="0" w:color="auto"/>
            <w:right w:val="none" w:sz="0" w:space="0" w:color="auto"/>
          </w:divBdr>
        </w:div>
        <w:div w:id="1816216417">
          <w:marLeft w:val="640"/>
          <w:marRight w:val="0"/>
          <w:marTop w:val="0"/>
          <w:marBottom w:val="0"/>
          <w:divBdr>
            <w:top w:val="none" w:sz="0" w:space="0" w:color="auto"/>
            <w:left w:val="none" w:sz="0" w:space="0" w:color="auto"/>
            <w:bottom w:val="none" w:sz="0" w:space="0" w:color="auto"/>
            <w:right w:val="none" w:sz="0" w:space="0" w:color="auto"/>
          </w:divBdr>
        </w:div>
        <w:div w:id="13847151">
          <w:marLeft w:val="640"/>
          <w:marRight w:val="0"/>
          <w:marTop w:val="0"/>
          <w:marBottom w:val="0"/>
          <w:divBdr>
            <w:top w:val="none" w:sz="0" w:space="0" w:color="auto"/>
            <w:left w:val="none" w:sz="0" w:space="0" w:color="auto"/>
            <w:bottom w:val="none" w:sz="0" w:space="0" w:color="auto"/>
            <w:right w:val="none" w:sz="0" w:space="0" w:color="auto"/>
          </w:divBdr>
        </w:div>
        <w:div w:id="445778810">
          <w:marLeft w:val="640"/>
          <w:marRight w:val="0"/>
          <w:marTop w:val="0"/>
          <w:marBottom w:val="0"/>
          <w:divBdr>
            <w:top w:val="none" w:sz="0" w:space="0" w:color="auto"/>
            <w:left w:val="none" w:sz="0" w:space="0" w:color="auto"/>
            <w:bottom w:val="none" w:sz="0" w:space="0" w:color="auto"/>
            <w:right w:val="none" w:sz="0" w:space="0" w:color="auto"/>
          </w:divBdr>
        </w:div>
        <w:div w:id="1527909794">
          <w:marLeft w:val="640"/>
          <w:marRight w:val="0"/>
          <w:marTop w:val="0"/>
          <w:marBottom w:val="0"/>
          <w:divBdr>
            <w:top w:val="none" w:sz="0" w:space="0" w:color="auto"/>
            <w:left w:val="none" w:sz="0" w:space="0" w:color="auto"/>
            <w:bottom w:val="none" w:sz="0" w:space="0" w:color="auto"/>
            <w:right w:val="none" w:sz="0" w:space="0" w:color="auto"/>
          </w:divBdr>
        </w:div>
        <w:div w:id="397674451">
          <w:marLeft w:val="640"/>
          <w:marRight w:val="0"/>
          <w:marTop w:val="0"/>
          <w:marBottom w:val="0"/>
          <w:divBdr>
            <w:top w:val="none" w:sz="0" w:space="0" w:color="auto"/>
            <w:left w:val="none" w:sz="0" w:space="0" w:color="auto"/>
            <w:bottom w:val="none" w:sz="0" w:space="0" w:color="auto"/>
            <w:right w:val="none" w:sz="0" w:space="0" w:color="auto"/>
          </w:divBdr>
        </w:div>
        <w:div w:id="818621036">
          <w:marLeft w:val="640"/>
          <w:marRight w:val="0"/>
          <w:marTop w:val="0"/>
          <w:marBottom w:val="0"/>
          <w:divBdr>
            <w:top w:val="none" w:sz="0" w:space="0" w:color="auto"/>
            <w:left w:val="none" w:sz="0" w:space="0" w:color="auto"/>
            <w:bottom w:val="none" w:sz="0" w:space="0" w:color="auto"/>
            <w:right w:val="none" w:sz="0" w:space="0" w:color="auto"/>
          </w:divBdr>
        </w:div>
        <w:div w:id="86001716">
          <w:marLeft w:val="640"/>
          <w:marRight w:val="0"/>
          <w:marTop w:val="0"/>
          <w:marBottom w:val="0"/>
          <w:divBdr>
            <w:top w:val="none" w:sz="0" w:space="0" w:color="auto"/>
            <w:left w:val="none" w:sz="0" w:space="0" w:color="auto"/>
            <w:bottom w:val="none" w:sz="0" w:space="0" w:color="auto"/>
            <w:right w:val="none" w:sz="0" w:space="0" w:color="auto"/>
          </w:divBdr>
        </w:div>
        <w:div w:id="551581095">
          <w:marLeft w:val="640"/>
          <w:marRight w:val="0"/>
          <w:marTop w:val="0"/>
          <w:marBottom w:val="0"/>
          <w:divBdr>
            <w:top w:val="none" w:sz="0" w:space="0" w:color="auto"/>
            <w:left w:val="none" w:sz="0" w:space="0" w:color="auto"/>
            <w:bottom w:val="none" w:sz="0" w:space="0" w:color="auto"/>
            <w:right w:val="none" w:sz="0" w:space="0" w:color="auto"/>
          </w:divBdr>
        </w:div>
        <w:div w:id="893741007">
          <w:marLeft w:val="640"/>
          <w:marRight w:val="0"/>
          <w:marTop w:val="0"/>
          <w:marBottom w:val="0"/>
          <w:divBdr>
            <w:top w:val="none" w:sz="0" w:space="0" w:color="auto"/>
            <w:left w:val="none" w:sz="0" w:space="0" w:color="auto"/>
            <w:bottom w:val="none" w:sz="0" w:space="0" w:color="auto"/>
            <w:right w:val="none" w:sz="0" w:space="0" w:color="auto"/>
          </w:divBdr>
        </w:div>
        <w:div w:id="102189703">
          <w:marLeft w:val="640"/>
          <w:marRight w:val="0"/>
          <w:marTop w:val="0"/>
          <w:marBottom w:val="0"/>
          <w:divBdr>
            <w:top w:val="none" w:sz="0" w:space="0" w:color="auto"/>
            <w:left w:val="none" w:sz="0" w:space="0" w:color="auto"/>
            <w:bottom w:val="none" w:sz="0" w:space="0" w:color="auto"/>
            <w:right w:val="none" w:sz="0" w:space="0" w:color="auto"/>
          </w:divBdr>
        </w:div>
        <w:div w:id="1003707685">
          <w:marLeft w:val="640"/>
          <w:marRight w:val="0"/>
          <w:marTop w:val="0"/>
          <w:marBottom w:val="0"/>
          <w:divBdr>
            <w:top w:val="none" w:sz="0" w:space="0" w:color="auto"/>
            <w:left w:val="none" w:sz="0" w:space="0" w:color="auto"/>
            <w:bottom w:val="none" w:sz="0" w:space="0" w:color="auto"/>
            <w:right w:val="none" w:sz="0" w:space="0" w:color="auto"/>
          </w:divBdr>
        </w:div>
        <w:div w:id="1743677630">
          <w:marLeft w:val="640"/>
          <w:marRight w:val="0"/>
          <w:marTop w:val="0"/>
          <w:marBottom w:val="0"/>
          <w:divBdr>
            <w:top w:val="none" w:sz="0" w:space="0" w:color="auto"/>
            <w:left w:val="none" w:sz="0" w:space="0" w:color="auto"/>
            <w:bottom w:val="none" w:sz="0" w:space="0" w:color="auto"/>
            <w:right w:val="none" w:sz="0" w:space="0" w:color="auto"/>
          </w:divBdr>
        </w:div>
        <w:div w:id="1695883730">
          <w:marLeft w:val="640"/>
          <w:marRight w:val="0"/>
          <w:marTop w:val="0"/>
          <w:marBottom w:val="0"/>
          <w:divBdr>
            <w:top w:val="none" w:sz="0" w:space="0" w:color="auto"/>
            <w:left w:val="none" w:sz="0" w:space="0" w:color="auto"/>
            <w:bottom w:val="none" w:sz="0" w:space="0" w:color="auto"/>
            <w:right w:val="none" w:sz="0" w:space="0" w:color="auto"/>
          </w:divBdr>
        </w:div>
        <w:div w:id="66151155">
          <w:marLeft w:val="640"/>
          <w:marRight w:val="0"/>
          <w:marTop w:val="0"/>
          <w:marBottom w:val="0"/>
          <w:divBdr>
            <w:top w:val="none" w:sz="0" w:space="0" w:color="auto"/>
            <w:left w:val="none" w:sz="0" w:space="0" w:color="auto"/>
            <w:bottom w:val="none" w:sz="0" w:space="0" w:color="auto"/>
            <w:right w:val="none" w:sz="0" w:space="0" w:color="auto"/>
          </w:divBdr>
        </w:div>
        <w:div w:id="639189790">
          <w:marLeft w:val="640"/>
          <w:marRight w:val="0"/>
          <w:marTop w:val="0"/>
          <w:marBottom w:val="0"/>
          <w:divBdr>
            <w:top w:val="none" w:sz="0" w:space="0" w:color="auto"/>
            <w:left w:val="none" w:sz="0" w:space="0" w:color="auto"/>
            <w:bottom w:val="none" w:sz="0" w:space="0" w:color="auto"/>
            <w:right w:val="none" w:sz="0" w:space="0" w:color="auto"/>
          </w:divBdr>
        </w:div>
        <w:div w:id="1974672899">
          <w:marLeft w:val="640"/>
          <w:marRight w:val="0"/>
          <w:marTop w:val="0"/>
          <w:marBottom w:val="0"/>
          <w:divBdr>
            <w:top w:val="none" w:sz="0" w:space="0" w:color="auto"/>
            <w:left w:val="none" w:sz="0" w:space="0" w:color="auto"/>
            <w:bottom w:val="none" w:sz="0" w:space="0" w:color="auto"/>
            <w:right w:val="none" w:sz="0" w:space="0" w:color="auto"/>
          </w:divBdr>
        </w:div>
        <w:div w:id="1508321587">
          <w:marLeft w:val="640"/>
          <w:marRight w:val="0"/>
          <w:marTop w:val="0"/>
          <w:marBottom w:val="0"/>
          <w:divBdr>
            <w:top w:val="none" w:sz="0" w:space="0" w:color="auto"/>
            <w:left w:val="none" w:sz="0" w:space="0" w:color="auto"/>
            <w:bottom w:val="none" w:sz="0" w:space="0" w:color="auto"/>
            <w:right w:val="none" w:sz="0" w:space="0" w:color="auto"/>
          </w:divBdr>
        </w:div>
        <w:div w:id="709040634">
          <w:marLeft w:val="640"/>
          <w:marRight w:val="0"/>
          <w:marTop w:val="0"/>
          <w:marBottom w:val="0"/>
          <w:divBdr>
            <w:top w:val="none" w:sz="0" w:space="0" w:color="auto"/>
            <w:left w:val="none" w:sz="0" w:space="0" w:color="auto"/>
            <w:bottom w:val="none" w:sz="0" w:space="0" w:color="auto"/>
            <w:right w:val="none" w:sz="0" w:space="0" w:color="auto"/>
          </w:divBdr>
        </w:div>
        <w:div w:id="661005608">
          <w:marLeft w:val="640"/>
          <w:marRight w:val="0"/>
          <w:marTop w:val="0"/>
          <w:marBottom w:val="0"/>
          <w:divBdr>
            <w:top w:val="none" w:sz="0" w:space="0" w:color="auto"/>
            <w:left w:val="none" w:sz="0" w:space="0" w:color="auto"/>
            <w:bottom w:val="none" w:sz="0" w:space="0" w:color="auto"/>
            <w:right w:val="none" w:sz="0" w:space="0" w:color="auto"/>
          </w:divBdr>
        </w:div>
        <w:div w:id="1914007938">
          <w:marLeft w:val="640"/>
          <w:marRight w:val="0"/>
          <w:marTop w:val="0"/>
          <w:marBottom w:val="0"/>
          <w:divBdr>
            <w:top w:val="none" w:sz="0" w:space="0" w:color="auto"/>
            <w:left w:val="none" w:sz="0" w:space="0" w:color="auto"/>
            <w:bottom w:val="none" w:sz="0" w:space="0" w:color="auto"/>
            <w:right w:val="none" w:sz="0" w:space="0" w:color="auto"/>
          </w:divBdr>
        </w:div>
      </w:divsChild>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874805605">
      <w:bodyDiv w:val="1"/>
      <w:marLeft w:val="0"/>
      <w:marRight w:val="0"/>
      <w:marTop w:val="0"/>
      <w:marBottom w:val="0"/>
      <w:divBdr>
        <w:top w:val="none" w:sz="0" w:space="0" w:color="auto"/>
        <w:left w:val="none" w:sz="0" w:space="0" w:color="auto"/>
        <w:bottom w:val="none" w:sz="0" w:space="0" w:color="auto"/>
        <w:right w:val="none" w:sz="0" w:space="0" w:color="auto"/>
      </w:divBdr>
    </w:div>
    <w:div w:id="881819313">
      <w:bodyDiv w:val="1"/>
      <w:marLeft w:val="0"/>
      <w:marRight w:val="0"/>
      <w:marTop w:val="0"/>
      <w:marBottom w:val="0"/>
      <w:divBdr>
        <w:top w:val="none" w:sz="0" w:space="0" w:color="auto"/>
        <w:left w:val="none" w:sz="0" w:space="0" w:color="auto"/>
        <w:bottom w:val="none" w:sz="0" w:space="0" w:color="auto"/>
        <w:right w:val="none" w:sz="0" w:space="0" w:color="auto"/>
      </w:divBdr>
    </w:div>
    <w:div w:id="884026407">
      <w:bodyDiv w:val="1"/>
      <w:marLeft w:val="0"/>
      <w:marRight w:val="0"/>
      <w:marTop w:val="0"/>
      <w:marBottom w:val="0"/>
      <w:divBdr>
        <w:top w:val="none" w:sz="0" w:space="0" w:color="auto"/>
        <w:left w:val="none" w:sz="0" w:space="0" w:color="auto"/>
        <w:bottom w:val="none" w:sz="0" w:space="0" w:color="auto"/>
        <w:right w:val="none" w:sz="0" w:space="0" w:color="auto"/>
      </w:divBdr>
    </w:div>
    <w:div w:id="886263718">
      <w:bodyDiv w:val="1"/>
      <w:marLeft w:val="0"/>
      <w:marRight w:val="0"/>
      <w:marTop w:val="0"/>
      <w:marBottom w:val="0"/>
      <w:divBdr>
        <w:top w:val="none" w:sz="0" w:space="0" w:color="auto"/>
        <w:left w:val="none" w:sz="0" w:space="0" w:color="auto"/>
        <w:bottom w:val="none" w:sz="0" w:space="0" w:color="auto"/>
        <w:right w:val="none" w:sz="0" w:space="0" w:color="auto"/>
      </w:divBdr>
    </w:div>
    <w:div w:id="959720994">
      <w:bodyDiv w:val="1"/>
      <w:marLeft w:val="0"/>
      <w:marRight w:val="0"/>
      <w:marTop w:val="0"/>
      <w:marBottom w:val="0"/>
      <w:divBdr>
        <w:top w:val="none" w:sz="0" w:space="0" w:color="auto"/>
        <w:left w:val="none" w:sz="0" w:space="0" w:color="auto"/>
        <w:bottom w:val="none" w:sz="0" w:space="0" w:color="auto"/>
        <w:right w:val="none" w:sz="0" w:space="0" w:color="auto"/>
      </w:divBdr>
    </w:div>
    <w:div w:id="963267621">
      <w:bodyDiv w:val="1"/>
      <w:marLeft w:val="0"/>
      <w:marRight w:val="0"/>
      <w:marTop w:val="0"/>
      <w:marBottom w:val="0"/>
      <w:divBdr>
        <w:top w:val="none" w:sz="0" w:space="0" w:color="auto"/>
        <w:left w:val="none" w:sz="0" w:space="0" w:color="auto"/>
        <w:bottom w:val="none" w:sz="0" w:space="0" w:color="auto"/>
        <w:right w:val="none" w:sz="0" w:space="0" w:color="auto"/>
      </w:divBdr>
    </w:div>
    <w:div w:id="1020860038">
      <w:bodyDiv w:val="1"/>
      <w:marLeft w:val="0"/>
      <w:marRight w:val="0"/>
      <w:marTop w:val="0"/>
      <w:marBottom w:val="0"/>
      <w:divBdr>
        <w:top w:val="none" w:sz="0" w:space="0" w:color="auto"/>
        <w:left w:val="none" w:sz="0" w:space="0" w:color="auto"/>
        <w:bottom w:val="none" w:sz="0" w:space="0" w:color="auto"/>
        <w:right w:val="none" w:sz="0" w:space="0" w:color="auto"/>
      </w:divBdr>
    </w:div>
    <w:div w:id="1026053644">
      <w:bodyDiv w:val="1"/>
      <w:marLeft w:val="0"/>
      <w:marRight w:val="0"/>
      <w:marTop w:val="0"/>
      <w:marBottom w:val="0"/>
      <w:divBdr>
        <w:top w:val="none" w:sz="0" w:space="0" w:color="auto"/>
        <w:left w:val="none" w:sz="0" w:space="0" w:color="auto"/>
        <w:bottom w:val="none" w:sz="0" w:space="0" w:color="auto"/>
        <w:right w:val="none" w:sz="0" w:space="0" w:color="auto"/>
      </w:divBdr>
      <w:divsChild>
        <w:div w:id="1726486936">
          <w:marLeft w:val="640"/>
          <w:marRight w:val="0"/>
          <w:marTop w:val="0"/>
          <w:marBottom w:val="0"/>
          <w:divBdr>
            <w:top w:val="none" w:sz="0" w:space="0" w:color="auto"/>
            <w:left w:val="none" w:sz="0" w:space="0" w:color="auto"/>
            <w:bottom w:val="none" w:sz="0" w:space="0" w:color="auto"/>
            <w:right w:val="none" w:sz="0" w:space="0" w:color="auto"/>
          </w:divBdr>
        </w:div>
        <w:div w:id="1758676277">
          <w:marLeft w:val="640"/>
          <w:marRight w:val="0"/>
          <w:marTop w:val="0"/>
          <w:marBottom w:val="0"/>
          <w:divBdr>
            <w:top w:val="none" w:sz="0" w:space="0" w:color="auto"/>
            <w:left w:val="none" w:sz="0" w:space="0" w:color="auto"/>
            <w:bottom w:val="none" w:sz="0" w:space="0" w:color="auto"/>
            <w:right w:val="none" w:sz="0" w:space="0" w:color="auto"/>
          </w:divBdr>
        </w:div>
        <w:div w:id="286666838">
          <w:marLeft w:val="640"/>
          <w:marRight w:val="0"/>
          <w:marTop w:val="0"/>
          <w:marBottom w:val="0"/>
          <w:divBdr>
            <w:top w:val="none" w:sz="0" w:space="0" w:color="auto"/>
            <w:left w:val="none" w:sz="0" w:space="0" w:color="auto"/>
            <w:bottom w:val="none" w:sz="0" w:space="0" w:color="auto"/>
            <w:right w:val="none" w:sz="0" w:space="0" w:color="auto"/>
          </w:divBdr>
        </w:div>
        <w:div w:id="1450247073">
          <w:marLeft w:val="640"/>
          <w:marRight w:val="0"/>
          <w:marTop w:val="0"/>
          <w:marBottom w:val="0"/>
          <w:divBdr>
            <w:top w:val="none" w:sz="0" w:space="0" w:color="auto"/>
            <w:left w:val="none" w:sz="0" w:space="0" w:color="auto"/>
            <w:bottom w:val="none" w:sz="0" w:space="0" w:color="auto"/>
            <w:right w:val="none" w:sz="0" w:space="0" w:color="auto"/>
          </w:divBdr>
        </w:div>
        <w:div w:id="1215577377">
          <w:marLeft w:val="640"/>
          <w:marRight w:val="0"/>
          <w:marTop w:val="0"/>
          <w:marBottom w:val="0"/>
          <w:divBdr>
            <w:top w:val="none" w:sz="0" w:space="0" w:color="auto"/>
            <w:left w:val="none" w:sz="0" w:space="0" w:color="auto"/>
            <w:bottom w:val="none" w:sz="0" w:space="0" w:color="auto"/>
            <w:right w:val="none" w:sz="0" w:space="0" w:color="auto"/>
          </w:divBdr>
        </w:div>
        <w:div w:id="701174455">
          <w:marLeft w:val="640"/>
          <w:marRight w:val="0"/>
          <w:marTop w:val="0"/>
          <w:marBottom w:val="0"/>
          <w:divBdr>
            <w:top w:val="none" w:sz="0" w:space="0" w:color="auto"/>
            <w:left w:val="none" w:sz="0" w:space="0" w:color="auto"/>
            <w:bottom w:val="none" w:sz="0" w:space="0" w:color="auto"/>
            <w:right w:val="none" w:sz="0" w:space="0" w:color="auto"/>
          </w:divBdr>
        </w:div>
        <w:div w:id="1947496952">
          <w:marLeft w:val="640"/>
          <w:marRight w:val="0"/>
          <w:marTop w:val="0"/>
          <w:marBottom w:val="0"/>
          <w:divBdr>
            <w:top w:val="none" w:sz="0" w:space="0" w:color="auto"/>
            <w:left w:val="none" w:sz="0" w:space="0" w:color="auto"/>
            <w:bottom w:val="none" w:sz="0" w:space="0" w:color="auto"/>
            <w:right w:val="none" w:sz="0" w:space="0" w:color="auto"/>
          </w:divBdr>
        </w:div>
        <w:div w:id="1647512481">
          <w:marLeft w:val="640"/>
          <w:marRight w:val="0"/>
          <w:marTop w:val="0"/>
          <w:marBottom w:val="0"/>
          <w:divBdr>
            <w:top w:val="none" w:sz="0" w:space="0" w:color="auto"/>
            <w:left w:val="none" w:sz="0" w:space="0" w:color="auto"/>
            <w:bottom w:val="none" w:sz="0" w:space="0" w:color="auto"/>
            <w:right w:val="none" w:sz="0" w:space="0" w:color="auto"/>
          </w:divBdr>
        </w:div>
        <w:div w:id="512693044">
          <w:marLeft w:val="640"/>
          <w:marRight w:val="0"/>
          <w:marTop w:val="0"/>
          <w:marBottom w:val="0"/>
          <w:divBdr>
            <w:top w:val="none" w:sz="0" w:space="0" w:color="auto"/>
            <w:left w:val="none" w:sz="0" w:space="0" w:color="auto"/>
            <w:bottom w:val="none" w:sz="0" w:space="0" w:color="auto"/>
            <w:right w:val="none" w:sz="0" w:space="0" w:color="auto"/>
          </w:divBdr>
        </w:div>
        <w:div w:id="752581890">
          <w:marLeft w:val="640"/>
          <w:marRight w:val="0"/>
          <w:marTop w:val="0"/>
          <w:marBottom w:val="0"/>
          <w:divBdr>
            <w:top w:val="none" w:sz="0" w:space="0" w:color="auto"/>
            <w:left w:val="none" w:sz="0" w:space="0" w:color="auto"/>
            <w:bottom w:val="none" w:sz="0" w:space="0" w:color="auto"/>
            <w:right w:val="none" w:sz="0" w:space="0" w:color="auto"/>
          </w:divBdr>
        </w:div>
        <w:div w:id="1770657901">
          <w:marLeft w:val="640"/>
          <w:marRight w:val="0"/>
          <w:marTop w:val="0"/>
          <w:marBottom w:val="0"/>
          <w:divBdr>
            <w:top w:val="none" w:sz="0" w:space="0" w:color="auto"/>
            <w:left w:val="none" w:sz="0" w:space="0" w:color="auto"/>
            <w:bottom w:val="none" w:sz="0" w:space="0" w:color="auto"/>
            <w:right w:val="none" w:sz="0" w:space="0" w:color="auto"/>
          </w:divBdr>
        </w:div>
        <w:div w:id="683870645">
          <w:marLeft w:val="640"/>
          <w:marRight w:val="0"/>
          <w:marTop w:val="0"/>
          <w:marBottom w:val="0"/>
          <w:divBdr>
            <w:top w:val="none" w:sz="0" w:space="0" w:color="auto"/>
            <w:left w:val="none" w:sz="0" w:space="0" w:color="auto"/>
            <w:bottom w:val="none" w:sz="0" w:space="0" w:color="auto"/>
            <w:right w:val="none" w:sz="0" w:space="0" w:color="auto"/>
          </w:divBdr>
        </w:div>
        <w:div w:id="1901359362">
          <w:marLeft w:val="640"/>
          <w:marRight w:val="0"/>
          <w:marTop w:val="0"/>
          <w:marBottom w:val="0"/>
          <w:divBdr>
            <w:top w:val="none" w:sz="0" w:space="0" w:color="auto"/>
            <w:left w:val="none" w:sz="0" w:space="0" w:color="auto"/>
            <w:bottom w:val="none" w:sz="0" w:space="0" w:color="auto"/>
            <w:right w:val="none" w:sz="0" w:space="0" w:color="auto"/>
          </w:divBdr>
        </w:div>
        <w:div w:id="298921542">
          <w:marLeft w:val="640"/>
          <w:marRight w:val="0"/>
          <w:marTop w:val="0"/>
          <w:marBottom w:val="0"/>
          <w:divBdr>
            <w:top w:val="none" w:sz="0" w:space="0" w:color="auto"/>
            <w:left w:val="none" w:sz="0" w:space="0" w:color="auto"/>
            <w:bottom w:val="none" w:sz="0" w:space="0" w:color="auto"/>
            <w:right w:val="none" w:sz="0" w:space="0" w:color="auto"/>
          </w:divBdr>
        </w:div>
        <w:div w:id="1413698268">
          <w:marLeft w:val="640"/>
          <w:marRight w:val="0"/>
          <w:marTop w:val="0"/>
          <w:marBottom w:val="0"/>
          <w:divBdr>
            <w:top w:val="none" w:sz="0" w:space="0" w:color="auto"/>
            <w:left w:val="none" w:sz="0" w:space="0" w:color="auto"/>
            <w:bottom w:val="none" w:sz="0" w:space="0" w:color="auto"/>
            <w:right w:val="none" w:sz="0" w:space="0" w:color="auto"/>
          </w:divBdr>
        </w:div>
        <w:div w:id="1494836152">
          <w:marLeft w:val="640"/>
          <w:marRight w:val="0"/>
          <w:marTop w:val="0"/>
          <w:marBottom w:val="0"/>
          <w:divBdr>
            <w:top w:val="none" w:sz="0" w:space="0" w:color="auto"/>
            <w:left w:val="none" w:sz="0" w:space="0" w:color="auto"/>
            <w:bottom w:val="none" w:sz="0" w:space="0" w:color="auto"/>
            <w:right w:val="none" w:sz="0" w:space="0" w:color="auto"/>
          </w:divBdr>
        </w:div>
        <w:div w:id="496270270">
          <w:marLeft w:val="640"/>
          <w:marRight w:val="0"/>
          <w:marTop w:val="0"/>
          <w:marBottom w:val="0"/>
          <w:divBdr>
            <w:top w:val="none" w:sz="0" w:space="0" w:color="auto"/>
            <w:left w:val="none" w:sz="0" w:space="0" w:color="auto"/>
            <w:bottom w:val="none" w:sz="0" w:space="0" w:color="auto"/>
            <w:right w:val="none" w:sz="0" w:space="0" w:color="auto"/>
          </w:divBdr>
        </w:div>
        <w:div w:id="1537624480">
          <w:marLeft w:val="640"/>
          <w:marRight w:val="0"/>
          <w:marTop w:val="0"/>
          <w:marBottom w:val="0"/>
          <w:divBdr>
            <w:top w:val="none" w:sz="0" w:space="0" w:color="auto"/>
            <w:left w:val="none" w:sz="0" w:space="0" w:color="auto"/>
            <w:bottom w:val="none" w:sz="0" w:space="0" w:color="auto"/>
            <w:right w:val="none" w:sz="0" w:space="0" w:color="auto"/>
          </w:divBdr>
        </w:div>
        <w:div w:id="699627576">
          <w:marLeft w:val="640"/>
          <w:marRight w:val="0"/>
          <w:marTop w:val="0"/>
          <w:marBottom w:val="0"/>
          <w:divBdr>
            <w:top w:val="none" w:sz="0" w:space="0" w:color="auto"/>
            <w:left w:val="none" w:sz="0" w:space="0" w:color="auto"/>
            <w:bottom w:val="none" w:sz="0" w:space="0" w:color="auto"/>
            <w:right w:val="none" w:sz="0" w:space="0" w:color="auto"/>
          </w:divBdr>
        </w:div>
        <w:div w:id="689452947">
          <w:marLeft w:val="640"/>
          <w:marRight w:val="0"/>
          <w:marTop w:val="0"/>
          <w:marBottom w:val="0"/>
          <w:divBdr>
            <w:top w:val="none" w:sz="0" w:space="0" w:color="auto"/>
            <w:left w:val="none" w:sz="0" w:space="0" w:color="auto"/>
            <w:bottom w:val="none" w:sz="0" w:space="0" w:color="auto"/>
            <w:right w:val="none" w:sz="0" w:space="0" w:color="auto"/>
          </w:divBdr>
        </w:div>
        <w:div w:id="569538371">
          <w:marLeft w:val="640"/>
          <w:marRight w:val="0"/>
          <w:marTop w:val="0"/>
          <w:marBottom w:val="0"/>
          <w:divBdr>
            <w:top w:val="none" w:sz="0" w:space="0" w:color="auto"/>
            <w:left w:val="none" w:sz="0" w:space="0" w:color="auto"/>
            <w:bottom w:val="none" w:sz="0" w:space="0" w:color="auto"/>
            <w:right w:val="none" w:sz="0" w:space="0" w:color="auto"/>
          </w:divBdr>
        </w:div>
        <w:div w:id="2012950156">
          <w:marLeft w:val="640"/>
          <w:marRight w:val="0"/>
          <w:marTop w:val="0"/>
          <w:marBottom w:val="0"/>
          <w:divBdr>
            <w:top w:val="none" w:sz="0" w:space="0" w:color="auto"/>
            <w:left w:val="none" w:sz="0" w:space="0" w:color="auto"/>
            <w:bottom w:val="none" w:sz="0" w:space="0" w:color="auto"/>
            <w:right w:val="none" w:sz="0" w:space="0" w:color="auto"/>
          </w:divBdr>
        </w:div>
        <w:div w:id="973410199">
          <w:marLeft w:val="640"/>
          <w:marRight w:val="0"/>
          <w:marTop w:val="0"/>
          <w:marBottom w:val="0"/>
          <w:divBdr>
            <w:top w:val="none" w:sz="0" w:space="0" w:color="auto"/>
            <w:left w:val="none" w:sz="0" w:space="0" w:color="auto"/>
            <w:bottom w:val="none" w:sz="0" w:space="0" w:color="auto"/>
            <w:right w:val="none" w:sz="0" w:space="0" w:color="auto"/>
          </w:divBdr>
        </w:div>
        <w:div w:id="535434996">
          <w:marLeft w:val="640"/>
          <w:marRight w:val="0"/>
          <w:marTop w:val="0"/>
          <w:marBottom w:val="0"/>
          <w:divBdr>
            <w:top w:val="none" w:sz="0" w:space="0" w:color="auto"/>
            <w:left w:val="none" w:sz="0" w:space="0" w:color="auto"/>
            <w:bottom w:val="none" w:sz="0" w:space="0" w:color="auto"/>
            <w:right w:val="none" w:sz="0" w:space="0" w:color="auto"/>
          </w:divBdr>
        </w:div>
        <w:div w:id="337778863">
          <w:marLeft w:val="640"/>
          <w:marRight w:val="0"/>
          <w:marTop w:val="0"/>
          <w:marBottom w:val="0"/>
          <w:divBdr>
            <w:top w:val="none" w:sz="0" w:space="0" w:color="auto"/>
            <w:left w:val="none" w:sz="0" w:space="0" w:color="auto"/>
            <w:bottom w:val="none" w:sz="0" w:space="0" w:color="auto"/>
            <w:right w:val="none" w:sz="0" w:space="0" w:color="auto"/>
          </w:divBdr>
        </w:div>
        <w:div w:id="136924343">
          <w:marLeft w:val="640"/>
          <w:marRight w:val="0"/>
          <w:marTop w:val="0"/>
          <w:marBottom w:val="0"/>
          <w:divBdr>
            <w:top w:val="none" w:sz="0" w:space="0" w:color="auto"/>
            <w:left w:val="none" w:sz="0" w:space="0" w:color="auto"/>
            <w:bottom w:val="none" w:sz="0" w:space="0" w:color="auto"/>
            <w:right w:val="none" w:sz="0" w:space="0" w:color="auto"/>
          </w:divBdr>
        </w:div>
        <w:div w:id="931476999">
          <w:marLeft w:val="640"/>
          <w:marRight w:val="0"/>
          <w:marTop w:val="0"/>
          <w:marBottom w:val="0"/>
          <w:divBdr>
            <w:top w:val="none" w:sz="0" w:space="0" w:color="auto"/>
            <w:left w:val="none" w:sz="0" w:space="0" w:color="auto"/>
            <w:bottom w:val="none" w:sz="0" w:space="0" w:color="auto"/>
            <w:right w:val="none" w:sz="0" w:space="0" w:color="auto"/>
          </w:divBdr>
        </w:div>
        <w:div w:id="1142193511">
          <w:marLeft w:val="640"/>
          <w:marRight w:val="0"/>
          <w:marTop w:val="0"/>
          <w:marBottom w:val="0"/>
          <w:divBdr>
            <w:top w:val="none" w:sz="0" w:space="0" w:color="auto"/>
            <w:left w:val="none" w:sz="0" w:space="0" w:color="auto"/>
            <w:bottom w:val="none" w:sz="0" w:space="0" w:color="auto"/>
            <w:right w:val="none" w:sz="0" w:space="0" w:color="auto"/>
          </w:divBdr>
        </w:div>
        <w:div w:id="66849922">
          <w:marLeft w:val="640"/>
          <w:marRight w:val="0"/>
          <w:marTop w:val="0"/>
          <w:marBottom w:val="0"/>
          <w:divBdr>
            <w:top w:val="none" w:sz="0" w:space="0" w:color="auto"/>
            <w:left w:val="none" w:sz="0" w:space="0" w:color="auto"/>
            <w:bottom w:val="none" w:sz="0" w:space="0" w:color="auto"/>
            <w:right w:val="none" w:sz="0" w:space="0" w:color="auto"/>
          </w:divBdr>
        </w:div>
        <w:div w:id="1964992647">
          <w:marLeft w:val="640"/>
          <w:marRight w:val="0"/>
          <w:marTop w:val="0"/>
          <w:marBottom w:val="0"/>
          <w:divBdr>
            <w:top w:val="none" w:sz="0" w:space="0" w:color="auto"/>
            <w:left w:val="none" w:sz="0" w:space="0" w:color="auto"/>
            <w:bottom w:val="none" w:sz="0" w:space="0" w:color="auto"/>
            <w:right w:val="none" w:sz="0" w:space="0" w:color="auto"/>
          </w:divBdr>
        </w:div>
        <w:div w:id="793791136">
          <w:marLeft w:val="640"/>
          <w:marRight w:val="0"/>
          <w:marTop w:val="0"/>
          <w:marBottom w:val="0"/>
          <w:divBdr>
            <w:top w:val="none" w:sz="0" w:space="0" w:color="auto"/>
            <w:left w:val="none" w:sz="0" w:space="0" w:color="auto"/>
            <w:bottom w:val="none" w:sz="0" w:space="0" w:color="auto"/>
            <w:right w:val="none" w:sz="0" w:space="0" w:color="auto"/>
          </w:divBdr>
        </w:div>
        <w:div w:id="1843474664">
          <w:marLeft w:val="640"/>
          <w:marRight w:val="0"/>
          <w:marTop w:val="0"/>
          <w:marBottom w:val="0"/>
          <w:divBdr>
            <w:top w:val="none" w:sz="0" w:space="0" w:color="auto"/>
            <w:left w:val="none" w:sz="0" w:space="0" w:color="auto"/>
            <w:bottom w:val="none" w:sz="0" w:space="0" w:color="auto"/>
            <w:right w:val="none" w:sz="0" w:space="0" w:color="auto"/>
          </w:divBdr>
        </w:div>
        <w:div w:id="1248614975">
          <w:marLeft w:val="640"/>
          <w:marRight w:val="0"/>
          <w:marTop w:val="0"/>
          <w:marBottom w:val="0"/>
          <w:divBdr>
            <w:top w:val="none" w:sz="0" w:space="0" w:color="auto"/>
            <w:left w:val="none" w:sz="0" w:space="0" w:color="auto"/>
            <w:bottom w:val="none" w:sz="0" w:space="0" w:color="auto"/>
            <w:right w:val="none" w:sz="0" w:space="0" w:color="auto"/>
          </w:divBdr>
        </w:div>
        <w:div w:id="1117064784">
          <w:marLeft w:val="640"/>
          <w:marRight w:val="0"/>
          <w:marTop w:val="0"/>
          <w:marBottom w:val="0"/>
          <w:divBdr>
            <w:top w:val="none" w:sz="0" w:space="0" w:color="auto"/>
            <w:left w:val="none" w:sz="0" w:space="0" w:color="auto"/>
            <w:bottom w:val="none" w:sz="0" w:space="0" w:color="auto"/>
            <w:right w:val="none" w:sz="0" w:space="0" w:color="auto"/>
          </w:divBdr>
        </w:div>
        <w:div w:id="441458655">
          <w:marLeft w:val="640"/>
          <w:marRight w:val="0"/>
          <w:marTop w:val="0"/>
          <w:marBottom w:val="0"/>
          <w:divBdr>
            <w:top w:val="none" w:sz="0" w:space="0" w:color="auto"/>
            <w:left w:val="none" w:sz="0" w:space="0" w:color="auto"/>
            <w:bottom w:val="none" w:sz="0" w:space="0" w:color="auto"/>
            <w:right w:val="none" w:sz="0" w:space="0" w:color="auto"/>
          </w:divBdr>
        </w:div>
        <w:div w:id="1357124336">
          <w:marLeft w:val="640"/>
          <w:marRight w:val="0"/>
          <w:marTop w:val="0"/>
          <w:marBottom w:val="0"/>
          <w:divBdr>
            <w:top w:val="none" w:sz="0" w:space="0" w:color="auto"/>
            <w:left w:val="none" w:sz="0" w:space="0" w:color="auto"/>
            <w:bottom w:val="none" w:sz="0" w:space="0" w:color="auto"/>
            <w:right w:val="none" w:sz="0" w:space="0" w:color="auto"/>
          </w:divBdr>
        </w:div>
        <w:div w:id="2119987069">
          <w:marLeft w:val="640"/>
          <w:marRight w:val="0"/>
          <w:marTop w:val="0"/>
          <w:marBottom w:val="0"/>
          <w:divBdr>
            <w:top w:val="none" w:sz="0" w:space="0" w:color="auto"/>
            <w:left w:val="none" w:sz="0" w:space="0" w:color="auto"/>
            <w:bottom w:val="none" w:sz="0" w:space="0" w:color="auto"/>
            <w:right w:val="none" w:sz="0" w:space="0" w:color="auto"/>
          </w:divBdr>
        </w:div>
        <w:div w:id="1111245404">
          <w:marLeft w:val="640"/>
          <w:marRight w:val="0"/>
          <w:marTop w:val="0"/>
          <w:marBottom w:val="0"/>
          <w:divBdr>
            <w:top w:val="none" w:sz="0" w:space="0" w:color="auto"/>
            <w:left w:val="none" w:sz="0" w:space="0" w:color="auto"/>
            <w:bottom w:val="none" w:sz="0" w:space="0" w:color="auto"/>
            <w:right w:val="none" w:sz="0" w:space="0" w:color="auto"/>
          </w:divBdr>
        </w:div>
        <w:div w:id="1400439737">
          <w:marLeft w:val="640"/>
          <w:marRight w:val="0"/>
          <w:marTop w:val="0"/>
          <w:marBottom w:val="0"/>
          <w:divBdr>
            <w:top w:val="none" w:sz="0" w:space="0" w:color="auto"/>
            <w:left w:val="none" w:sz="0" w:space="0" w:color="auto"/>
            <w:bottom w:val="none" w:sz="0" w:space="0" w:color="auto"/>
            <w:right w:val="none" w:sz="0" w:space="0" w:color="auto"/>
          </w:divBdr>
        </w:div>
        <w:div w:id="1293485938">
          <w:marLeft w:val="640"/>
          <w:marRight w:val="0"/>
          <w:marTop w:val="0"/>
          <w:marBottom w:val="0"/>
          <w:divBdr>
            <w:top w:val="none" w:sz="0" w:space="0" w:color="auto"/>
            <w:left w:val="none" w:sz="0" w:space="0" w:color="auto"/>
            <w:bottom w:val="none" w:sz="0" w:space="0" w:color="auto"/>
            <w:right w:val="none" w:sz="0" w:space="0" w:color="auto"/>
          </w:divBdr>
        </w:div>
      </w:divsChild>
    </w:div>
    <w:div w:id="1035816172">
      <w:bodyDiv w:val="1"/>
      <w:marLeft w:val="0"/>
      <w:marRight w:val="0"/>
      <w:marTop w:val="0"/>
      <w:marBottom w:val="0"/>
      <w:divBdr>
        <w:top w:val="none" w:sz="0" w:space="0" w:color="auto"/>
        <w:left w:val="none" w:sz="0" w:space="0" w:color="auto"/>
        <w:bottom w:val="none" w:sz="0" w:space="0" w:color="auto"/>
        <w:right w:val="none" w:sz="0" w:space="0" w:color="auto"/>
      </w:divBdr>
    </w:div>
    <w:div w:id="1140154193">
      <w:bodyDiv w:val="1"/>
      <w:marLeft w:val="0"/>
      <w:marRight w:val="0"/>
      <w:marTop w:val="0"/>
      <w:marBottom w:val="0"/>
      <w:divBdr>
        <w:top w:val="none" w:sz="0" w:space="0" w:color="auto"/>
        <w:left w:val="none" w:sz="0" w:space="0" w:color="auto"/>
        <w:bottom w:val="none" w:sz="0" w:space="0" w:color="auto"/>
        <w:right w:val="none" w:sz="0" w:space="0" w:color="auto"/>
      </w:divBdr>
    </w:div>
    <w:div w:id="1148863781">
      <w:bodyDiv w:val="1"/>
      <w:marLeft w:val="0"/>
      <w:marRight w:val="0"/>
      <w:marTop w:val="0"/>
      <w:marBottom w:val="0"/>
      <w:divBdr>
        <w:top w:val="none" w:sz="0" w:space="0" w:color="auto"/>
        <w:left w:val="none" w:sz="0" w:space="0" w:color="auto"/>
        <w:bottom w:val="none" w:sz="0" w:space="0" w:color="auto"/>
        <w:right w:val="none" w:sz="0" w:space="0" w:color="auto"/>
      </w:divBdr>
    </w:div>
    <w:div w:id="1154756680">
      <w:bodyDiv w:val="1"/>
      <w:marLeft w:val="0"/>
      <w:marRight w:val="0"/>
      <w:marTop w:val="0"/>
      <w:marBottom w:val="0"/>
      <w:divBdr>
        <w:top w:val="none" w:sz="0" w:space="0" w:color="auto"/>
        <w:left w:val="none" w:sz="0" w:space="0" w:color="auto"/>
        <w:bottom w:val="none" w:sz="0" w:space="0" w:color="auto"/>
        <w:right w:val="none" w:sz="0" w:space="0" w:color="auto"/>
      </w:divBdr>
      <w:divsChild>
        <w:div w:id="1447627151">
          <w:marLeft w:val="640"/>
          <w:marRight w:val="0"/>
          <w:marTop w:val="0"/>
          <w:marBottom w:val="0"/>
          <w:divBdr>
            <w:top w:val="none" w:sz="0" w:space="0" w:color="auto"/>
            <w:left w:val="none" w:sz="0" w:space="0" w:color="auto"/>
            <w:bottom w:val="none" w:sz="0" w:space="0" w:color="auto"/>
            <w:right w:val="none" w:sz="0" w:space="0" w:color="auto"/>
          </w:divBdr>
        </w:div>
        <w:div w:id="923799215">
          <w:marLeft w:val="640"/>
          <w:marRight w:val="0"/>
          <w:marTop w:val="0"/>
          <w:marBottom w:val="0"/>
          <w:divBdr>
            <w:top w:val="none" w:sz="0" w:space="0" w:color="auto"/>
            <w:left w:val="none" w:sz="0" w:space="0" w:color="auto"/>
            <w:bottom w:val="none" w:sz="0" w:space="0" w:color="auto"/>
            <w:right w:val="none" w:sz="0" w:space="0" w:color="auto"/>
          </w:divBdr>
        </w:div>
        <w:div w:id="1345206598">
          <w:marLeft w:val="640"/>
          <w:marRight w:val="0"/>
          <w:marTop w:val="0"/>
          <w:marBottom w:val="0"/>
          <w:divBdr>
            <w:top w:val="none" w:sz="0" w:space="0" w:color="auto"/>
            <w:left w:val="none" w:sz="0" w:space="0" w:color="auto"/>
            <w:bottom w:val="none" w:sz="0" w:space="0" w:color="auto"/>
            <w:right w:val="none" w:sz="0" w:space="0" w:color="auto"/>
          </w:divBdr>
        </w:div>
        <w:div w:id="1289243098">
          <w:marLeft w:val="640"/>
          <w:marRight w:val="0"/>
          <w:marTop w:val="0"/>
          <w:marBottom w:val="0"/>
          <w:divBdr>
            <w:top w:val="none" w:sz="0" w:space="0" w:color="auto"/>
            <w:left w:val="none" w:sz="0" w:space="0" w:color="auto"/>
            <w:bottom w:val="none" w:sz="0" w:space="0" w:color="auto"/>
            <w:right w:val="none" w:sz="0" w:space="0" w:color="auto"/>
          </w:divBdr>
        </w:div>
        <w:div w:id="1002198050">
          <w:marLeft w:val="640"/>
          <w:marRight w:val="0"/>
          <w:marTop w:val="0"/>
          <w:marBottom w:val="0"/>
          <w:divBdr>
            <w:top w:val="none" w:sz="0" w:space="0" w:color="auto"/>
            <w:left w:val="none" w:sz="0" w:space="0" w:color="auto"/>
            <w:bottom w:val="none" w:sz="0" w:space="0" w:color="auto"/>
            <w:right w:val="none" w:sz="0" w:space="0" w:color="auto"/>
          </w:divBdr>
        </w:div>
        <w:div w:id="897403805">
          <w:marLeft w:val="640"/>
          <w:marRight w:val="0"/>
          <w:marTop w:val="0"/>
          <w:marBottom w:val="0"/>
          <w:divBdr>
            <w:top w:val="none" w:sz="0" w:space="0" w:color="auto"/>
            <w:left w:val="none" w:sz="0" w:space="0" w:color="auto"/>
            <w:bottom w:val="none" w:sz="0" w:space="0" w:color="auto"/>
            <w:right w:val="none" w:sz="0" w:space="0" w:color="auto"/>
          </w:divBdr>
        </w:div>
        <w:div w:id="1953241255">
          <w:marLeft w:val="640"/>
          <w:marRight w:val="0"/>
          <w:marTop w:val="0"/>
          <w:marBottom w:val="0"/>
          <w:divBdr>
            <w:top w:val="none" w:sz="0" w:space="0" w:color="auto"/>
            <w:left w:val="none" w:sz="0" w:space="0" w:color="auto"/>
            <w:bottom w:val="none" w:sz="0" w:space="0" w:color="auto"/>
            <w:right w:val="none" w:sz="0" w:space="0" w:color="auto"/>
          </w:divBdr>
        </w:div>
        <w:div w:id="1041856150">
          <w:marLeft w:val="640"/>
          <w:marRight w:val="0"/>
          <w:marTop w:val="0"/>
          <w:marBottom w:val="0"/>
          <w:divBdr>
            <w:top w:val="none" w:sz="0" w:space="0" w:color="auto"/>
            <w:left w:val="none" w:sz="0" w:space="0" w:color="auto"/>
            <w:bottom w:val="none" w:sz="0" w:space="0" w:color="auto"/>
            <w:right w:val="none" w:sz="0" w:space="0" w:color="auto"/>
          </w:divBdr>
        </w:div>
        <w:div w:id="2012827017">
          <w:marLeft w:val="640"/>
          <w:marRight w:val="0"/>
          <w:marTop w:val="0"/>
          <w:marBottom w:val="0"/>
          <w:divBdr>
            <w:top w:val="none" w:sz="0" w:space="0" w:color="auto"/>
            <w:left w:val="none" w:sz="0" w:space="0" w:color="auto"/>
            <w:bottom w:val="none" w:sz="0" w:space="0" w:color="auto"/>
            <w:right w:val="none" w:sz="0" w:space="0" w:color="auto"/>
          </w:divBdr>
        </w:div>
        <w:div w:id="678196204">
          <w:marLeft w:val="640"/>
          <w:marRight w:val="0"/>
          <w:marTop w:val="0"/>
          <w:marBottom w:val="0"/>
          <w:divBdr>
            <w:top w:val="none" w:sz="0" w:space="0" w:color="auto"/>
            <w:left w:val="none" w:sz="0" w:space="0" w:color="auto"/>
            <w:bottom w:val="none" w:sz="0" w:space="0" w:color="auto"/>
            <w:right w:val="none" w:sz="0" w:space="0" w:color="auto"/>
          </w:divBdr>
        </w:div>
        <w:div w:id="1577590128">
          <w:marLeft w:val="640"/>
          <w:marRight w:val="0"/>
          <w:marTop w:val="0"/>
          <w:marBottom w:val="0"/>
          <w:divBdr>
            <w:top w:val="none" w:sz="0" w:space="0" w:color="auto"/>
            <w:left w:val="none" w:sz="0" w:space="0" w:color="auto"/>
            <w:bottom w:val="none" w:sz="0" w:space="0" w:color="auto"/>
            <w:right w:val="none" w:sz="0" w:space="0" w:color="auto"/>
          </w:divBdr>
        </w:div>
        <w:div w:id="1737511924">
          <w:marLeft w:val="640"/>
          <w:marRight w:val="0"/>
          <w:marTop w:val="0"/>
          <w:marBottom w:val="0"/>
          <w:divBdr>
            <w:top w:val="none" w:sz="0" w:space="0" w:color="auto"/>
            <w:left w:val="none" w:sz="0" w:space="0" w:color="auto"/>
            <w:bottom w:val="none" w:sz="0" w:space="0" w:color="auto"/>
            <w:right w:val="none" w:sz="0" w:space="0" w:color="auto"/>
          </w:divBdr>
        </w:div>
        <w:div w:id="1767380526">
          <w:marLeft w:val="640"/>
          <w:marRight w:val="0"/>
          <w:marTop w:val="0"/>
          <w:marBottom w:val="0"/>
          <w:divBdr>
            <w:top w:val="none" w:sz="0" w:space="0" w:color="auto"/>
            <w:left w:val="none" w:sz="0" w:space="0" w:color="auto"/>
            <w:bottom w:val="none" w:sz="0" w:space="0" w:color="auto"/>
            <w:right w:val="none" w:sz="0" w:space="0" w:color="auto"/>
          </w:divBdr>
        </w:div>
        <w:div w:id="1610623288">
          <w:marLeft w:val="640"/>
          <w:marRight w:val="0"/>
          <w:marTop w:val="0"/>
          <w:marBottom w:val="0"/>
          <w:divBdr>
            <w:top w:val="none" w:sz="0" w:space="0" w:color="auto"/>
            <w:left w:val="none" w:sz="0" w:space="0" w:color="auto"/>
            <w:bottom w:val="none" w:sz="0" w:space="0" w:color="auto"/>
            <w:right w:val="none" w:sz="0" w:space="0" w:color="auto"/>
          </w:divBdr>
        </w:div>
        <w:div w:id="1696539354">
          <w:marLeft w:val="640"/>
          <w:marRight w:val="0"/>
          <w:marTop w:val="0"/>
          <w:marBottom w:val="0"/>
          <w:divBdr>
            <w:top w:val="none" w:sz="0" w:space="0" w:color="auto"/>
            <w:left w:val="none" w:sz="0" w:space="0" w:color="auto"/>
            <w:bottom w:val="none" w:sz="0" w:space="0" w:color="auto"/>
            <w:right w:val="none" w:sz="0" w:space="0" w:color="auto"/>
          </w:divBdr>
        </w:div>
        <w:div w:id="685062834">
          <w:marLeft w:val="640"/>
          <w:marRight w:val="0"/>
          <w:marTop w:val="0"/>
          <w:marBottom w:val="0"/>
          <w:divBdr>
            <w:top w:val="none" w:sz="0" w:space="0" w:color="auto"/>
            <w:left w:val="none" w:sz="0" w:space="0" w:color="auto"/>
            <w:bottom w:val="none" w:sz="0" w:space="0" w:color="auto"/>
            <w:right w:val="none" w:sz="0" w:space="0" w:color="auto"/>
          </w:divBdr>
        </w:div>
        <w:div w:id="1188910744">
          <w:marLeft w:val="640"/>
          <w:marRight w:val="0"/>
          <w:marTop w:val="0"/>
          <w:marBottom w:val="0"/>
          <w:divBdr>
            <w:top w:val="none" w:sz="0" w:space="0" w:color="auto"/>
            <w:left w:val="none" w:sz="0" w:space="0" w:color="auto"/>
            <w:bottom w:val="none" w:sz="0" w:space="0" w:color="auto"/>
            <w:right w:val="none" w:sz="0" w:space="0" w:color="auto"/>
          </w:divBdr>
        </w:div>
        <w:div w:id="872812719">
          <w:marLeft w:val="640"/>
          <w:marRight w:val="0"/>
          <w:marTop w:val="0"/>
          <w:marBottom w:val="0"/>
          <w:divBdr>
            <w:top w:val="none" w:sz="0" w:space="0" w:color="auto"/>
            <w:left w:val="none" w:sz="0" w:space="0" w:color="auto"/>
            <w:bottom w:val="none" w:sz="0" w:space="0" w:color="auto"/>
            <w:right w:val="none" w:sz="0" w:space="0" w:color="auto"/>
          </w:divBdr>
        </w:div>
        <w:div w:id="244151343">
          <w:marLeft w:val="640"/>
          <w:marRight w:val="0"/>
          <w:marTop w:val="0"/>
          <w:marBottom w:val="0"/>
          <w:divBdr>
            <w:top w:val="none" w:sz="0" w:space="0" w:color="auto"/>
            <w:left w:val="none" w:sz="0" w:space="0" w:color="auto"/>
            <w:bottom w:val="none" w:sz="0" w:space="0" w:color="auto"/>
            <w:right w:val="none" w:sz="0" w:space="0" w:color="auto"/>
          </w:divBdr>
        </w:div>
        <w:div w:id="1605070644">
          <w:marLeft w:val="640"/>
          <w:marRight w:val="0"/>
          <w:marTop w:val="0"/>
          <w:marBottom w:val="0"/>
          <w:divBdr>
            <w:top w:val="none" w:sz="0" w:space="0" w:color="auto"/>
            <w:left w:val="none" w:sz="0" w:space="0" w:color="auto"/>
            <w:bottom w:val="none" w:sz="0" w:space="0" w:color="auto"/>
            <w:right w:val="none" w:sz="0" w:space="0" w:color="auto"/>
          </w:divBdr>
        </w:div>
        <w:div w:id="1063603215">
          <w:marLeft w:val="640"/>
          <w:marRight w:val="0"/>
          <w:marTop w:val="0"/>
          <w:marBottom w:val="0"/>
          <w:divBdr>
            <w:top w:val="none" w:sz="0" w:space="0" w:color="auto"/>
            <w:left w:val="none" w:sz="0" w:space="0" w:color="auto"/>
            <w:bottom w:val="none" w:sz="0" w:space="0" w:color="auto"/>
            <w:right w:val="none" w:sz="0" w:space="0" w:color="auto"/>
          </w:divBdr>
        </w:div>
        <w:div w:id="127206658">
          <w:marLeft w:val="640"/>
          <w:marRight w:val="0"/>
          <w:marTop w:val="0"/>
          <w:marBottom w:val="0"/>
          <w:divBdr>
            <w:top w:val="none" w:sz="0" w:space="0" w:color="auto"/>
            <w:left w:val="none" w:sz="0" w:space="0" w:color="auto"/>
            <w:bottom w:val="none" w:sz="0" w:space="0" w:color="auto"/>
            <w:right w:val="none" w:sz="0" w:space="0" w:color="auto"/>
          </w:divBdr>
        </w:div>
        <w:div w:id="935287267">
          <w:marLeft w:val="640"/>
          <w:marRight w:val="0"/>
          <w:marTop w:val="0"/>
          <w:marBottom w:val="0"/>
          <w:divBdr>
            <w:top w:val="none" w:sz="0" w:space="0" w:color="auto"/>
            <w:left w:val="none" w:sz="0" w:space="0" w:color="auto"/>
            <w:bottom w:val="none" w:sz="0" w:space="0" w:color="auto"/>
            <w:right w:val="none" w:sz="0" w:space="0" w:color="auto"/>
          </w:divBdr>
        </w:div>
        <w:div w:id="1961648913">
          <w:marLeft w:val="640"/>
          <w:marRight w:val="0"/>
          <w:marTop w:val="0"/>
          <w:marBottom w:val="0"/>
          <w:divBdr>
            <w:top w:val="none" w:sz="0" w:space="0" w:color="auto"/>
            <w:left w:val="none" w:sz="0" w:space="0" w:color="auto"/>
            <w:bottom w:val="none" w:sz="0" w:space="0" w:color="auto"/>
            <w:right w:val="none" w:sz="0" w:space="0" w:color="auto"/>
          </w:divBdr>
        </w:div>
        <w:div w:id="553660478">
          <w:marLeft w:val="640"/>
          <w:marRight w:val="0"/>
          <w:marTop w:val="0"/>
          <w:marBottom w:val="0"/>
          <w:divBdr>
            <w:top w:val="none" w:sz="0" w:space="0" w:color="auto"/>
            <w:left w:val="none" w:sz="0" w:space="0" w:color="auto"/>
            <w:bottom w:val="none" w:sz="0" w:space="0" w:color="auto"/>
            <w:right w:val="none" w:sz="0" w:space="0" w:color="auto"/>
          </w:divBdr>
        </w:div>
        <w:div w:id="1318417337">
          <w:marLeft w:val="640"/>
          <w:marRight w:val="0"/>
          <w:marTop w:val="0"/>
          <w:marBottom w:val="0"/>
          <w:divBdr>
            <w:top w:val="none" w:sz="0" w:space="0" w:color="auto"/>
            <w:left w:val="none" w:sz="0" w:space="0" w:color="auto"/>
            <w:bottom w:val="none" w:sz="0" w:space="0" w:color="auto"/>
            <w:right w:val="none" w:sz="0" w:space="0" w:color="auto"/>
          </w:divBdr>
        </w:div>
        <w:div w:id="811556046">
          <w:marLeft w:val="640"/>
          <w:marRight w:val="0"/>
          <w:marTop w:val="0"/>
          <w:marBottom w:val="0"/>
          <w:divBdr>
            <w:top w:val="none" w:sz="0" w:space="0" w:color="auto"/>
            <w:left w:val="none" w:sz="0" w:space="0" w:color="auto"/>
            <w:bottom w:val="none" w:sz="0" w:space="0" w:color="auto"/>
            <w:right w:val="none" w:sz="0" w:space="0" w:color="auto"/>
          </w:divBdr>
        </w:div>
        <w:div w:id="1646741856">
          <w:marLeft w:val="640"/>
          <w:marRight w:val="0"/>
          <w:marTop w:val="0"/>
          <w:marBottom w:val="0"/>
          <w:divBdr>
            <w:top w:val="none" w:sz="0" w:space="0" w:color="auto"/>
            <w:left w:val="none" w:sz="0" w:space="0" w:color="auto"/>
            <w:bottom w:val="none" w:sz="0" w:space="0" w:color="auto"/>
            <w:right w:val="none" w:sz="0" w:space="0" w:color="auto"/>
          </w:divBdr>
        </w:div>
        <w:div w:id="263340746">
          <w:marLeft w:val="640"/>
          <w:marRight w:val="0"/>
          <w:marTop w:val="0"/>
          <w:marBottom w:val="0"/>
          <w:divBdr>
            <w:top w:val="none" w:sz="0" w:space="0" w:color="auto"/>
            <w:left w:val="none" w:sz="0" w:space="0" w:color="auto"/>
            <w:bottom w:val="none" w:sz="0" w:space="0" w:color="auto"/>
            <w:right w:val="none" w:sz="0" w:space="0" w:color="auto"/>
          </w:divBdr>
        </w:div>
        <w:div w:id="1578900501">
          <w:marLeft w:val="640"/>
          <w:marRight w:val="0"/>
          <w:marTop w:val="0"/>
          <w:marBottom w:val="0"/>
          <w:divBdr>
            <w:top w:val="none" w:sz="0" w:space="0" w:color="auto"/>
            <w:left w:val="none" w:sz="0" w:space="0" w:color="auto"/>
            <w:bottom w:val="none" w:sz="0" w:space="0" w:color="auto"/>
            <w:right w:val="none" w:sz="0" w:space="0" w:color="auto"/>
          </w:divBdr>
        </w:div>
        <w:div w:id="1493763621">
          <w:marLeft w:val="640"/>
          <w:marRight w:val="0"/>
          <w:marTop w:val="0"/>
          <w:marBottom w:val="0"/>
          <w:divBdr>
            <w:top w:val="none" w:sz="0" w:space="0" w:color="auto"/>
            <w:left w:val="none" w:sz="0" w:space="0" w:color="auto"/>
            <w:bottom w:val="none" w:sz="0" w:space="0" w:color="auto"/>
            <w:right w:val="none" w:sz="0" w:space="0" w:color="auto"/>
          </w:divBdr>
        </w:div>
        <w:div w:id="1116213562">
          <w:marLeft w:val="640"/>
          <w:marRight w:val="0"/>
          <w:marTop w:val="0"/>
          <w:marBottom w:val="0"/>
          <w:divBdr>
            <w:top w:val="none" w:sz="0" w:space="0" w:color="auto"/>
            <w:left w:val="none" w:sz="0" w:space="0" w:color="auto"/>
            <w:bottom w:val="none" w:sz="0" w:space="0" w:color="auto"/>
            <w:right w:val="none" w:sz="0" w:space="0" w:color="auto"/>
          </w:divBdr>
        </w:div>
        <w:div w:id="1974091016">
          <w:marLeft w:val="640"/>
          <w:marRight w:val="0"/>
          <w:marTop w:val="0"/>
          <w:marBottom w:val="0"/>
          <w:divBdr>
            <w:top w:val="none" w:sz="0" w:space="0" w:color="auto"/>
            <w:left w:val="none" w:sz="0" w:space="0" w:color="auto"/>
            <w:bottom w:val="none" w:sz="0" w:space="0" w:color="auto"/>
            <w:right w:val="none" w:sz="0" w:space="0" w:color="auto"/>
          </w:divBdr>
        </w:div>
        <w:div w:id="1660497287">
          <w:marLeft w:val="640"/>
          <w:marRight w:val="0"/>
          <w:marTop w:val="0"/>
          <w:marBottom w:val="0"/>
          <w:divBdr>
            <w:top w:val="none" w:sz="0" w:space="0" w:color="auto"/>
            <w:left w:val="none" w:sz="0" w:space="0" w:color="auto"/>
            <w:bottom w:val="none" w:sz="0" w:space="0" w:color="auto"/>
            <w:right w:val="none" w:sz="0" w:space="0" w:color="auto"/>
          </w:divBdr>
        </w:div>
        <w:div w:id="632056104">
          <w:marLeft w:val="640"/>
          <w:marRight w:val="0"/>
          <w:marTop w:val="0"/>
          <w:marBottom w:val="0"/>
          <w:divBdr>
            <w:top w:val="none" w:sz="0" w:space="0" w:color="auto"/>
            <w:left w:val="none" w:sz="0" w:space="0" w:color="auto"/>
            <w:bottom w:val="none" w:sz="0" w:space="0" w:color="auto"/>
            <w:right w:val="none" w:sz="0" w:space="0" w:color="auto"/>
          </w:divBdr>
        </w:div>
        <w:div w:id="1175922675">
          <w:marLeft w:val="640"/>
          <w:marRight w:val="0"/>
          <w:marTop w:val="0"/>
          <w:marBottom w:val="0"/>
          <w:divBdr>
            <w:top w:val="none" w:sz="0" w:space="0" w:color="auto"/>
            <w:left w:val="none" w:sz="0" w:space="0" w:color="auto"/>
            <w:bottom w:val="none" w:sz="0" w:space="0" w:color="auto"/>
            <w:right w:val="none" w:sz="0" w:space="0" w:color="auto"/>
          </w:divBdr>
        </w:div>
        <w:div w:id="486363373">
          <w:marLeft w:val="640"/>
          <w:marRight w:val="0"/>
          <w:marTop w:val="0"/>
          <w:marBottom w:val="0"/>
          <w:divBdr>
            <w:top w:val="none" w:sz="0" w:space="0" w:color="auto"/>
            <w:left w:val="none" w:sz="0" w:space="0" w:color="auto"/>
            <w:bottom w:val="none" w:sz="0" w:space="0" w:color="auto"/>
            <w:right w:val="none" w:sz="0" w:space="0" w:color="auto"/>
          </w:divBdr>
        </w:div>
        <w:div w:id="1162626609">
          <w:marLeft w:val="640"/>
          <w:marRight w:val="0"/>
          <w:marTop w:val="0"/>
          <w:marBottom w:val="0"/>
          <w:divBdr>
            <w:top w:val="none" w:sz="0" w:space="0" w:color="auto"/>
            <w:left w:val="none" w:sz="0" w:space="0" w:color="auto"/>
            <w:bottom w:val="none" w:sz="0" w:space="0" w:color="auto"/>
            <w:right w:val="none" w:sz="0" w:space="0" w:color="auto"/>
          </w:divBdr>
        </w:div>
        <w:div w:id="1956905158">
          <w:marLeft w:val="640"/>
          <w:marRight w:val="0"/>
          <w:marTop w:val="0"/>
          <w:marBottom w:val="0"/>
          <w:divBdr>
            <w:top w:val="none" w:sz="0" w:space="0" w:color="auto"/>
            <w:left w:val="none" w:sz="0" w:space="0" w:color="auto"/>
            <w:bottom w:val="none" w:sz="0" w:space="0" w:color="auto"/>
            <w:right w:val="none" w:sz="0" w:space="0" w:color="auto"/>
          </w:divBdr>
        </w:div>
        <w:div w:id="640310247">
          <w:marLeft w:val="640"/>
          <w:marRight w:val="0"/>
          <w:marTop w:val="0"/>
          <w:marBottom w:val="0"/>
          <w:divBdr>
            <w:top w:val="none" w:sz="0" w:space="0" w:color="auto"/>
            <w:left w:val="none" w:sz="0" w:space="0" w:color="auto"/>
            <w:bottom w:val="none" w:sz="0" w:space="0" w:color="auto"/>
            <w:right w:val="none" w:sz="0" w:space="0" w:color="auto"/>
          </w:divBdr>
        </w:div>
      </w:divsChild>
    </w:div>
    <w:div w:id="1169255666">
      <w:bodyDiv w:val="1"/>
      <w:marLeft w:val="0"/>
      <w:marRight w:val="0"/>
      <w:marTop w:val="0"/>
      <w:marBottom w:val="0"/>
      <w:divBdr>
        <w:top w:val="none" w:sz="0" w:space="0" w:color="auto"/>
        <w:left w:val="none" w:sz="0" w:space="0" w:color="auto"/>
        <w:bottom w:val="none" w:sz="0" w:space="0" w:color="auto"/>
        <w:right w:val="none" w:sz="0" w:space="0" w:color="auto"/>
      </w:divBdr>
    </w:div>
    <w:div w:id="1184395707">
      <w:bodyDiv w:val="1"/>
      <w:marLeft w:val="0"/>
      <w:marRight w:val="0"/>
      <w:marTop w:val="0"/>
      <w:marBottom w:val="0"/>
      <w:divBdr>
        <w:top w:val="none" w:sz="0" w:space="0" w:color="auto"/>
        <w:left w:val="none" w:sz="0" w:space="0" w:color="auto"/>
        <w:bottom w:val="none" w:sz="0" w:space="0" w:color="auto"/>
        <w:right w:val="none" w:sz="0" w:space="0" w:color="auto"/>
      </w:divBdr>
      <w:divsChild>
        <w:div w:id="823159287">
          <w:marLeft w:val="640"/>
          <w:marRight w:val="0"/>
          <w:marTop w:val="0"/>
          <w:marBottom w:val="0"/>
          <w:divBdr>
            <w:top w:val="none" w:sz="0" w:space="0" w:color="auto"/>
            <w:left w:val="none" w:sz="0" w:space="0" w:color="auto"/>
            <w:bottom w:val="none" w:sz="0" w:space="0" w:color="auto"/>
            <w:right w:val="none" w:sz="0" w:space="0" w:color="auto"/>
          </w:divBdr>
        </w:div>
        <w:div w:id="1656642631">
          <w:marLeft w:val="640"/>
          <w:marRight w:val="0"/>
          <w:marTop w:val="0"/>
          <w:marBottom w:val="0"/>
          <w:divBdr>
            <w:top w:val="none" w:sz="0" w:space="0" w:color="auto"/>
            <w:left w:val="none" w:sz="0" w:space="0" w:color="auto"/>
            <w:bottom w:val="none" w:sz="0" w:space="0" w:color="auto"/>
            <w:right w:val="none" w:sz="0" w:space="0" w:color="auto"/>
          </w:divBdr>
        </w:div>
        <w:div w:id="707606034">
          <w:marLeft w:val="640"/>
          <w:marRight w:val="0"/>
          <w:marTop w:val="0"/>
          <w:marBottom w:val="0"/>
          <w:divBdr>
            <w:top w:val="none" w:sz="0" w:space="0" w:color="auto"/>
            <w:left w:val="none" w:sz="0" w:space="0" w:color="auto"/>
            <w:bottom w:val="none" w:sz="0" w:space="0" w:color="auto"/>
            <w:right w:val="none" w:sz="0" w:space="0" w:color="auto"/>
          </w:divBdr>
        </w:div>
        <w:div w:id="1681472476">
          <w:marLeft w:val="640"/>
          <w:marRight w:val="0"/>
          <w:marTop w:val="0"/>
          <w:marBottom w:val="0"/>
          <w:divBdr>
            <w:top w:val="none" w:sz="0" w:space="0" w:color="auto"/>
            <w:left w:val="none" w:sz="0" w:space="0" w:color="auto"/>
            <w:bottom w:val="none" w:sz="0" w:space="0" w:color="auto"/>
            <w:right w:val="none" w:sz="0" w:space="0" w:color="auto"/>
          </w:divBdr>
        </w:div>
        <w:div w:id="2094350222">
          <w:marLeft w:val="640"/>
          <w:marRight w:val="0"/>
          <w:marTop w:val="0"/>
          <w:marBottom w:val="0"/>
          <w:divBdr>
            <w:top w:val="none" w:sz="0" w:space="0" w:color="auto"/>
            <w:left w:val="none" w:sz="0" w:space="0" w:color="auto"/>
            <w:bottom w:val="none" w:sz="0" w:space="0" w:color="auto"/>
            <w:right w:val="none" w:sz="0" w:space="0" w:color="auto"/>
          </w:divBdr>
        </w:div>
        <w:div w:id="1002584243">
          <w:marLeft w:val="640"/>
          <w:marRight w:val="0"/>
          <w:marTop w:val="0"/>
          <w:marBottom w:val="0"/>
          <w:divBdr>
            <w:top w:val="none" w:sz="0" w:space="0" w:color="auto"/>
            <w:left w:val="none" w:sz="0" w:space="0" w:color="auto"/>
            <w:bottom w:val="none" w:sz="0" w:space="0" w:color="auto"/>
            <w:right w:val="none" w:sz="0" w:space="0" w:color="auto"/>
          </w:divBdr>
        </w:div>
        <w:div w:id="1103305041">
          <w:marLeft w:val="640"/>
          <w:marRight w:val="0"/>
          <w:marTop w:val="0"/>
          <w:marBottom w:val="0"/>
          <w:divBdr>
            <w:top w:val="none" w:sz="0" w:space="0" w:color="auto"/>
            <w:left w:val="none" w:sz="0" w:space="0" w:color="auto"/>
            <w:bottom w:val="none" w:sz="0" w:space="0" w:color="auto"/>
            <w:right w:val="none" w:sz="0" w:space="0" w:color="auto"/>
          </w:divBdr>
        </w:div>
        <w:div w:id="929974436">
          <w:marLeft w:val="640"/>
          <w:marRight w:val="0"/>
          <w:marTop w:val="0"/>
          <w:marBottom w:val="0"/>
          <w:divBdr>
            <w:top w:val="none" w:sz="0" w:space="0" w:color="auto"/>
            <w:left w:val="none" w:sz="0" w:space="0" w:color="auto"/>
            <w:bottom w:val="none" w:sz="0" w:space="0" w:color="auto"/>
            <w:right w:val="none" w:sz="0" w:space="0" w:color="auto"/>
          </w:divBdr>
        </w:div>
        <w:div w:id="1325553076">
          <w:marLeft w:val="640"/>
          <w:marRight w:val="0"/>
          <w:marTop w:val="0"/>
          <w:marBottom w:val="0"/>
          <w:divBdr>
            <w:top w:val="none" w:sz="0" w:space="0" w:color="auto"/>
            <w:left w:val="none" w:sz="0" w:space="0" w:color="auto"/>
            <w:bottom w:val="none" w:sz="0" w:space="0" w:color="auto"/>
            <w:right w:val="none" w:sz="0" w:space="0" w:color="auto"/>
          </w:divBdr>
        </w:div>
        <w:div w:id="2053067976">
          <w:marLeft w:val="640"/>
          <w:marRight w:val="0"/>
          <w:marTop w:val="0"/>
          <w:marBottom w:val="0"/>
          <w:divBdr>
            <w:top w:val="none" w:sz="0" w:space="0" w:color="auto"/>
            <w:left w:val="none" w:sz="0" w:space="0" w:color="auto"/>
            <w:bottom w:val="none" w:sz="0" w:space="0" w:color="auto"/>
            <w:right w:val="none" w:sz="0" w:space="0" w:color="auto"/>
          </w:divBdr>
        </w:div>
        <w:div w:id="373502567">
          <w:marLeft w:val="640"/>
          <w:marRight w:val="0"/>
          <w:marTop w:val="0"/>
          <w:marBottom w:val="0"/>
          <w:divBdr>
            <w:top w:val="none" w:sz="0" w:space="0" w:color="auto"/>
            <w:left w:val="none" w:sz="0" w:space="0" w:color="auto"/>
            <w:bottom w:val="none" w:sz="0" w:space="0" w:color="auto"/>
            <w:right w:val="none" w:sz="0" w:space="0" w:color="auto"/>
          </w:divBdr>
        </w:div>
        <w:div w:id="594365999">
          <w:marLeft w:val="640"/>
          <w:marRight w:val="0"/>
          <w:marTop w:val="0"/>
          <w:marBottom w:val="0"/>
          <w:divBdr>
            <w:top w:val="none" w:sz="0" w:space="0" w:color="auto"/>
            <w:left w:val="none" w:sz="0" w:space="0" w:color="auto"/>
            <w:bottom w:val="none" w:sz="0" w:space="0" w:color="auto"/>
            <w:right w:val="none" w:sz="0" w:space="0" w:color="auto"/>
          </w:divBdr>
        </w:div>
        <w:div w:id="29383716">
          <w:marLeft w:val="640"/>
          <w:marRight w:val="0"/>
          <w:marTop w:val="0"/>
          <w:marBottom w:val="0"/>
          <w:divBdr>
            <w:top w:val="none" w:sz="0" w:space="0" w:color="auto"/>
            <w:left w:val="none" w:sz="0" w:space="0" w:color="auto"/>
            <w:bottom w:val="none" w:sz="0" w:space="0" w:color="auto"/>
            <w:right w:val="none" w:sz="0" w:space="0" w:color="auto"/>
          </w:divBdr>
        </w:div>
        <w:div w:id="2016493607">
          <w:marLeft w:val="640"/>
          <w:marRight w:val="0"/>
          <w:marTop w:val="0"/>
          <w:marBottom w:val="0"/>
          <w:divBdr>
            <w:top w:val="none" w:sz="0" w:space="0" w:color="auto"/>
            <w:left w:val="none" w:sz="0" w:space="0" w:color="auto"/>
            <w:bottom w:val="none" w:sz="0" w:space="0" w:color="auto"/>
            <w:right w:val="none" w:sz="0" w:space="0" w:color="auto"/>
          </w:divBdr>
        </w:div>
        <w:div w:id="654140545">
          <w:marLeft w:val="640"/>
          <w:marRight w:val="0"/>
          <w:marTop w:val="0"/>
          <w:marBottom w:val="0"/>
          <w:divBdr>
            <w:top w:val="none" w:sz="0" w:space="0" w:color="auto"/>
            <w:left w:val="none" w:sz="0" w:space="0" w:color="auto"/>
            <w:bottom w:val="none" w:sz="0" w:space="0" w:color="auto"/>
            <w:right w:val="none" w:sz="0" w:space="0" w:color="auto"/>
          </w:divBdr>
        </w:div>
        <w:div w:id="1084645223">
          <w:marLeft w:val="640"/>
          <w:marRight w:val="0"/>
          <w:marTop w:val="0"/>
          <w:marBottom w:val="0"/>
          <w:divBdr>
            <w:top w:val="none" w:sz="0" w:space="0" w:color="auto"/>
            <w:left w:val="none" w:sz="0" w:space="0" w:color="auto"/>
            <w:bottom w:val="none" w:sz="0" w:space="0" w:color="auto"/>
            <w:right w:val="none" w:sz="0" w:space="0" w:color="auto"/>
          </w:divBdr>
        </w:div>
        <w:div w:id="659188231">
          <w:marLeft w:val="640"/>
          <w:marRight w:val="0"/>
          <w:marTop w:val="0"/>
          <w:marBottom w:val="0"/>
          <w:divBdr>
            <w:top w:val="none" w:sz="0" w:space="0" w:color="auto"/>
            <w:left w:val="none" w:sz="0" w:space="0" w:color="auto"/>
            <w:bottom w:val="none" w:sz="0" w:space="0" w:color="auto"/>
            <w:right w:val="none" w:sz="0" w:space="0" w:color="auto"/>
          </w:divBdr>
        </w:div>
        <w:div w:id="1144854957">
          <w:marLeft w:val="640"/>
          <w:marRight w:val="0"/>
          <w:marTop w:val="0"/>
          <w:marBottom w:val="0"/>
          <w:divBdr>
            <w:top w:val="none" w:sz="0" w:space="0" w:color="auto"/>
            <w:left w:val="none" w:sz="0" w:space="0" w:color="auto"/>
            <w:bottom w:val="none" w:sz="0" w:space="0" w:color="auto"/>
            <w:right w:val="none" w:sz="0" w:space="0" w:color="auto"/>
          </w:divBdr>
        </w:div>
        <w:div w:id="560941574">
          <w:marLeft w:val="640"/>
          <w:marRight w:val="0"/>
          <w:marTop w:val="0"/>
          <w:marBottom w:val="0"/>
          <w:divBdr>
            <w:top w:val="none" w:sz="0" w:space="0" w:color="auto"/>
            <w:left w:val="none" w:sz="0" w:space="0" w:color="auto"/>
            <w:bottom w:val="none" w:sz="0" w:space="0" w:color="auto"/>
            <w:right w:val="none" w:sz="0" w:space="0" w:color="auto"/>
          </w:divBdr>
        </w:div>
        <w:div w:id="1682967755">
          <w:marLeft w:val="640"/>
          <w:marRight w:val="0"/>
          <w:marTop w:val="0"/>
          <w:marBottom w:val="0"/>
          <w:divBdr>
            <w:top w:val="none" w:sz="0" w:space="0" w:color="auto"/>
            <w:left w:val="none" w:sz="0" w:space="0" w:color="auto"/>
            <w:bottom w:val="none" w:sz="0" w:space="0" w:color="auto"/>
            <w:right w:val="none" w:sz="0" w:space="0" w:color="auto"/>
          </w:divBdr>
        </w:div>
        <w:div w:id="1523520083">
          <w:marLeft w:val="640"/>
          <w:marRight w:val="0"/>
          <w:marTop w:val="0"/>
          <w:marBottom w:val="0"/>
          <w:divBdr>
            <w:top w:val="none" w:sz="0" w:space="0" w:color="auto"/>
            <w:left w:val="none" w:sz="0" w:space="0" w:color="auto"/>
            <w:bottom w:val="none" w:sz="0" w:space="0" w:color="auto"/>
            <w:right w:val="none" w:sz="0" w:space="0" w:color="auto"/>
          </w:divBdr>
        </w:div>
        <w:div w:id="285310653">
          <w:marLeft w:val="640"/>
          <w:marRight w:val="0"/>
          <w:marTop w:val="0"/>
          <w:marBottom w:val="0"/>
          <w:divBdr>
            <w:top w:val="none" w:sz="0" w:space="0" w:color="auto"/>
            <w:left w:val="none" w:sz="0" w:space="0" w:color="auto"/>
            <w:bottom w:val="none" w:sz="0" w:space="0" w:color="auto"/>
            <w:right w:val="none" w:sz="0" w:space="0" w:color="auto"/>
          </w:divBdr>
        </w:div>
        <w:div w:id="1236479763">
          <w:marLeft w:val="640"/>
          <w:marRight w:val="0"/>
          <w:marTop w:val="0"/>
          <w:marBottom w:val="0"/>
          <w:divBdr>
            <w:top w:val="none" w:sz="0" w:space="0" w:color="auto"/>
            <w:left w:val="none" w:sz="0" w:space="0" w:color="auto"/>
            <w:bottom w:val="none" w:sz="0" w:space="0" w:color="auto"/>
            <w:right w:val="none" w:sz="0" w:space="0" w:color="auto"/>
          </w:divBdr>
        </w:div>
        <w:div w:id="300817166">
          <w:marLeft w:val="640"/>
          <w:marRight w:val="0"/>
          <w:marTop w:val="0"/>
          <w:marBottom w:val="0"/>
          <w:divBdr>
            <w:top w:val="none" w:sz="0" w:space="0" w:color="auto"/>
            <w:left w:val="none" w:sz="0" w:space="0" w:color="auto"/>
            <w:bottom w:val="none" w:sz="0" w:space="0" w:color="auto"/>
            <w:right w:val="none" w:sz="0" w:space="0" w:color="auto"/>
          </w:divBdr>
        </w:div>
        <w:div w:id="2114468307">
          <w:marLeft w:val="640"/>
          <w:marRight w:val="0"/>
          <w:marTop w:val="0"/>
          <w:marBottom w:val="0"/>
          <w:divBdr>
            <w:top w:val="none" w:sz="0" w:space="0" w:color="auto"/>
            <w:left w:val="none" w:sz="0" w:space="0" w:color="auto"/>
            <w:bottom w:val="none" w:sz="0" w:space="0" w:color="auto"/>
            <w:right w:val="none" w:sz="0" w:space="0" w:color="auto"/>
          </w:divBdr>
        </w:div>
        <w:div w:id="1638490419">
          <w:marLeft w:val="640"/>
          <w:marRight w:val="0"/>
          <w:marTop w:val="0"/>
          <w:marBottom w:val="0"/>
          <w:divBdr>
            <w:top w:val="none" w:sz="0" w:space="0" w:color="auto"/>
            <w:left w:val="none" w:sz="0" w:space="0" w:color="auto"/>
            <w:bottom w:val="none" w:sz="0" w:space="0" w:color="auto"/>
            <w:right w:val="none" w:sz="0" w:space="0" w:color="auto"/>
          </w:divBdr>
        </w:div>
        <w:div w:id="1956673892">
          <w:marLeft w:val="640"/>
          <w:marRight w:val="0"/>
          <w:marTop w:val="0"/>
          <w:marBottom w:val="0"/>
          <w:divBdr>
            <w:top w:val="none" w:sz="0" w:space="0" w:color="auto"/>
            <w:left w:val="none" w:sz="0" w:space="0" w:color="auto"/>
            <w:bottom w:val="none" w:sz="0" w:space="0" w:color="auto"/>
            <w:right w:val="none" w:sz="0" w:space="0" w:color="auto"/>
          </w:divBdr>
        </w:div>
        <w:div w:id="272175043">
          <w:marLeft w:val="640"/>
          <w:marRight w:val="0"/>
          <w:marTop w:val="0"/>
          <w:marBottom w:val="0"/>
          <w:divBdr>
            <w:top w:val="none" w:sz="0" w:space="0" w:color="auto"/>
            <w:left w:val="none" w:sz="0" w:space="0" w:color="auto"/>
            <w:bottom w:val="none" w:sz="0" w:space="0" w:color="auto"/>
            <w:right w:val="none" w:sz="0" w:space="0" w:color="auto"/>
          </w:divBdr>
        </w:div>
        <w:div w:id="1230384038">
          <w:marLeft w:val="640"/>
          <w:marRight w:val="0"/>
          <w:marTop w:val="0"/>
          <w:marBottom w:val="0"/>
          <w:divBdr>
            <w:top w:val="none" w:sz="0" w:space="0" w:color="auto"/>
            <w:left w:val="none" w:sz="0" w:space="0" w:color="auto"/>
            <w:bottom w:val="none" w:sz="0" w:space="0" w:color="auto"/>
            <w:right w:val="none" w:sz="0" w:space="0" w:color="auto"/>
          </w:divBdr>
        </w:div>
        <w:div w:id="87700082">
          <w:marLeft w:val="640"/>
          <w:marRight w:val="0"/>
          <w:marTop w:val="0"/>
          <w:marBottom w:val="0"/>
          <w:divBdr>
            <w:top w:val="none" w:sz="0" w:space="0" w:color="auto"/>
            <w:left w:val="none" w:sz="0" w:space="0" w:color="auto"/>
            <w:bottom w:val="none" w:sz="0" w:space="0" w:color="auto"/>
            <w:right w:val="none" w:sz="0" w:space="0" w:color="auto"/>
          </w:divBdr>
        </w:div>
        <w:div w:id="1155493591">
          <w:marLeft w:val="640"/>
          <w:marRight w:val="0"/>
          <w:marTop w:val="0"/>
          <w:marBottom w:val="0"/>
          <w:divBdr>
            <w:top w:val="none" w:sz="0" w:space="0" w:color="auto"/>
            <w:left w:val="none" w:sz="0" w:space="0" w:color="auto"/>
            <w:bottom w:val="none" w:sz="0" w:space="0" w:color="auto"/>
            <w:right w:val="none" w:sz="0" w:space="0" w:color="auto"/>
          </w:divBdr>
        </w:div>
        <w:div w:id="1333799128">
          <w:marLeft w:val="640"/>
          <w:marRight w:val="0"/>
          <w:marTop w:val="0"/>
          <w:marBottom w:val="0"/>
          <w:divBdr>
            <w:top w:val="none" w:sz="0" w:space="0" w:color="auto"/>
            <w:left w:val="none" w:sz="0" w:space="0" w:color="auto"/>
            <w:bottom w:val="none" w:sz="0" w:space="0" w:color="auto"/>
            <w:right w:val="none" w:sz="0" w:space="0" w:color="auto"/>
          </w:divBdr>
        </w:div>
        <w:div w:id="11802585">
          <w:marLeft w:val="640"/>
          <w:marRight w:val="0"/>
          <w:marTop w:val="0"/>
          <w:marBottom w:val="0"/>
          <w:divBdr>
            <w:top w:val="none" w:sz="0" w:space="0" w:color="auto"/>
            <w:left w:val="none" w:sz="0" w:space="0" w:color="auto"/>
            <w:bottom w:val="none" w:sz="0" w:space="0" w:color="auto"/>
            <w:right w:val="none" w:sz="0" w:space="0" w:color="auto"/>
          </w:divBdr>
        </w:div>
        <w:div w:id="1622491165">
          <w:marLeft w:val="640"/>
          <w:marRight w:val="0"/>
          <w:marTop w:val="0"/>
          <w:marBottom w:val="0"/>
          <w:divBdr>
            <w:top w:val="none" w:sz="0" w:space="0" w:color="auto"/>
            <w:left w:val="none" w:sz="0" w:space="0" w:color="auto"/>
            <w:bottom w:val="none" w:sz="0" w:space="0" w:color="auto"/>
            <w:right w:val="none" w:sz="0" w:space="0" w:color="auto"/>
          </w:divBdr>
        </w:div>
        <w:div w:id="703864622">
          <w:marLeft w:val="640"/>
          <w:marRight w:val="0"/>
          <w:marTop w:val="0"/>
          <w:marBottom w:val="0"/>
          <w:divBdr>
            <w:top w:val="none" w:sz="0" w:space="0" w:color="auto"/>
            <w:left w:val="none" w:sz="0" w:space="0" w:color="auto"/>
            <w:bottom w:val="none" w:sz="0" w:space="0" w:color="auto"/>
            <w:right w:val="none" w:sz="0" w:space="0" w:color="auto"/>
          </w:divBdr>
        </w:div>
        <w:div w:id="727806272">
          <w:marLeft w:val="640"/>
          <w:marRight w:val="0"/>
          <w:marTop w:val="0"/>
          <w:marBottom w:val="0"/>
          <w:divBdr>
            <w:top w:val="none" w:sz="0" w:space="0" w:color="auto"/>
            <w:left w:val="none" w:sz="0" w:space="0" w:color="auto"/>
            <w:bottom w:val="none" w:sz="0" w:space="0" w:color="auto"/>
            <w:right w:val="none" w:sz="0" w:space="0" w:color="auto"/>
          </w:divBdr>
        </w:div>
        <w:div w:id="1208685950">
          <w:marLeft w:val="640"/>
          <w:marRight w:val="0"/>
          <w:marTop w:val="0"/>
          <w:marBottom w:val="0"/>
          <w:divBdr>
            <w:top w:val="none" w:sz="0" w:space="0" w:color="auto"/>
            <w:left w:val="none" w:sz="0" w:space="0" w:color="auto"/>
            <w:bottom w:val="none" w:sz="0" w:space="0" w:color="auto"/>
            <w:right w:val="none" w:sz="0" w:space="0" w:color="auto"/>
          </w:divBdr>
        </w:div>
        <w:div w:id="153689744">
          <w:marLeft w:val="640"/>
          <w:marRight w:val="0"/>
          <w:marTop w:val="0"/>
          <w:marBottom w:val="0"/>
          <w:divBdr>
            <w:top w:val="none" w:sz="0" w:space="0" w:color="auto"/>
            <w:left w:val="none" w:sz="0" w:space="0" w:color="auto"/>
            <w:bottom w:val="none" w:sz="0" w:space="0" w:color="auto"/>
            <w:right w:val="none" w:sz="0" w:space="0" w:color="auto"/>
          </w:divBdr>
        </w:div>
        <w:div w:id="423111648">
          <w:marLeft w:val="640"/>
          <w:marRight w:val="0"/>
          <w:marTop w:val="0"/>
          <w:marBottom w:val="0"/>
          <w:divBdr>
            <w:top w:val="none" w:sz="0" w:space="0" w:color="auto"/>
            <w:left w:val="none" w:sz="0" w:space="0" w:color="auto"/>
            <w:bottom w:val="none" w:sz="0" w:space="0" w:color="auto"/>
            <w:right w:val="none" w:sz="0" w:space="0" w:color="auto"/>
          </w:divBdr>
        </w:div>
      </w:divsChild>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400251010">
      <w:bodyDiv w:val="1"/>
      <w:marLeft w:val="0"/>
      <w:marRight w:val="0"/>
      <w:marTop w:val="0"/>
      <w:marBottom w:val="0"/>
      <w:divBdr>
        <w:top w:val="none" w:sz="0" w:space="0" w:color="auto"/>
        <w:left w:val="none" w:sz="0" w:space="0" w:color="auto"/>
        <w:bottom w:val="none" w:sz="0" w:space="0" w:color="auto"/>
        <w:right w:val="none" w:sz="0" w:space="0" w:color="auto"/>
      </w:divBdr>
    </w:div>
    <w:div w:id="1423337862">
      <w:bodyDiv w:val="1"/>
      <w:marLeft w:val="0"/>
      <w:marRight w:val="0"/>
      <w:marTop w:val="0"/>
      <w:marBottom w:val="0"/>
      <w:divBdr>
        <w:top w:val="none" w:sz="0" w:space="0" w:color="auto"/>
        <w:left w:val="none" w:sz="0" w:space="0" w:color="auto"/>
        <w:bottom w:val="none" w:sz="0" w:space="0" w:color="auto"/>
        <w:right w:val="none" w:sz="0" w:space="0" w:color="auto"/>
      </w:divBdr>
    </w:div>
    <w:div w:id="1459564727">
      <w:bodyDiv w:val="1"/>
      <w:marLeft w:val="0"/>
      <w:marRight w:val="0"/>
      <w:marTop w:val="0"/>
      <w:marBottom w:val="0"/>
      <w:divBdr>
        <w:top w:val="none" w:sz="0" w:space="0" w:color="auto"/>
        <w:left w:val="none" w:sz="0" w:space="0" w:color="auto"/>
        <w:bottom w:val="none" w:sz="0" w:space="0" w:color="auto"/>
        <w:right w:val="none" w:sz="0" w:space="0" w:color="auto"/>
      </w:divBdr>
    </w:div>
    <w:div w:id="1507092371">
      <w:bodyDiv w:val="1"/>
      <w:marLeft w:val="0"/>
      <w:marRight w:val="0"/>
      <w:marTop w:val="0"/>
      <w:marBottom w:val="0"/>
      <w:divBdr>
        <w:top w:val="none" w:sz="0" w:space="0" w:color="auto"/>
        <w:left w:val="none" w:sz="0" w:space="0" w:color="auto"/>
        <w:bottom w:val="none" w:sz="0" w:space="0" w:color="auto"/>
        <w:right w:val="none" w:sz="0" w:space="0" w:color="auto"/>
      </w:divBdr>
    </w:div>
    <w:div w:id="1528181437">
      <w:bodyDiv w:val="1"/>
      <w:marLeft w:val="0"/>
      <w:marRight w:val="0"/>
      <w:marTop w:val="0"/>
      <w:marBottom w:val="0"/>
      <w:divBdr>
        <w:top w:val="none" w:sz="0" w:space="0" w:color="auto"/>
        <w:left w:val="none" w:sz="0" w:space="0" w:color="auto"/>
        <w:bottom w:val="none" w:sz="0" w:space="0" w:color="auto"/>
        <w:right w:val="none" w:sz="0" w:space="0" w:color="auto"/>
      </w:divBdr>
      <w:divsChild>
        <w:div w:id="1615013733">
          <w:marLeft w:val="640"/>
          <w:marRight w:val="0"/>
          <w:marTop w:val="0"/>
          <w:marBottom w:val="0"/>
          <w:divBdr>
            <w:top w:val="none" w:sz="0" w:space="0" w:color="auto"/>
            <w:left w:val="none" w:sz="0" w:space="0" w:color="auto"/>
            <w:bottom w:val="none" w:sz="0" w:space="0" w:color="auto"/>
            <w:right w:val="none" w:sz="0" w:space="0" w:color="auto"/>
          </w:divBdr>
        </w:div>
        <w:div w:id="1949307982">
          <w:marLeft w:val="640"/>
          <w:marRight w:val="0"/>
          <w:marTop w:val="0"/>
          <w:marBottom w:val="0"/>
          <w:divBdr>
            <w:top w:val="none" w:sz="0" w:space="0" w:color="auto"/>
            <w:left w:val="none" w:sz="0" w:space="0" w:color="auto"/>
            <w:bottom w:val="none" w:sz="0" w:space="0" w:color="auto"/>
            <w:right w:val="none" w:sz="0" w:space="0" w:color="auto"/>
          </w:divBdr>
        </w:div>
        <w:div w:id="2138638436">
          <w:marLeft w:val="640"/>
          <w:marRight w:val="0"/>
          <w:marTop w:val="0"/>
          <w:marBottom w:val="0"/>
          <w:divBdr>
            <w:top w:val="none" w:sz="0" w:space="0" w:color="auto"/>
            <w:left w:val="none" w:sz="0" w:space="0" w:color="auto"/>
            <w:bottom w:val="none" w:sz="0" w:space="0" w:color="auto"/>
            <w:right w:val="none" w:sz="0" w:space="0" w:color="auto"/>
          </w:divBdr>
        </w:div>
        <w:div w:id="2137599949">
          <w:marLeft w:val="640"/>
          <w:marRight w:val="0"/>
          <w:marTop w:val="0"/>
          <w:marBottom w:val="0"/>
          <w:divBdr>
            <w:top w:val="none" w:sz="0" w:space="0" w:color="auto"/>
            <w:left w:val="none" w:sz="0" w:space="0" w:color="auto"/>
            <w:bottom w:val="none" w:sz="0" w:space="0" w:color="auto"/>
            <w:right w:val="none" w:sz="0" w:space="0" w:color="auto"/>
          </w:divBdr>
        </w:div>
        <w:div w:id="1329483846">
          <w:marLeft w:val="640"/>
          <w:marRight w:val="0"/>
          <w:marTop w:val="0"/>
          <w:marBottom w:val="0"/>
          <w:divBdr>
            <w:top w:val="none" w:sz="0" w:space="0" w:color="auto"/>
            <w:left w:val="none" w:sz="0" w:space="0" w:color="auto"/>
            <w:bottom w:val="none" w:sz="0" w:space="0" w:color="auto"/>
            <w:right w:val="none" w:sz="0" w:space="0" w:color="auto"/>
          </w:divBdr>
        </w:div>
        <w:div w:id="1025981558">
          <w:marLeft w:val="640"/>
          <w:marRight w:val="0"/>
          <w:marTop w:val="0"/>
          <w:marBottom w:val="0"/>
          <w:divBdr>
            <w:top w:val="none" w:sz="0" w:space="0" w:color="auto"/>
            <w:left w:val="none" w:sz="0" w:space="0" w:color="auto"/>
            <w:bottom w:val="none" w:sz="0" w:space="0" w:color="auto"/>
            <w:right w:val="none" w:sz="0" w:space="0" w:color="auto"/>
          </w:divBdr>
        </w:div>
        <w:div w:id="654139535">
          <w:marLeft w:val="640"/>
          <w:marRight w:val="0"/>
          <w:marTop w:val="0"/>
          <w:marBottom w:val="0"/>
          <w:divBdr>
            <w:top w:val="none" w:sz="0" w:space="0" w:color="auto"/>
            <w:left w:val="none" w:sz="0" w:space="0" w:color="auto"/>
            <w:bottom w:val="none" w:sz="0" w:space="0" w:color="auto"/>
            <w:right w:val="none" w:sz="0" w:space="0" w:color="auto"/>
          </w:divBdr>
        </w:div>
        <w:div w:id="2019962904">
          <w:marLeft w:val="640"/>
          <w:marRight w:val="0"/>
          <w:marTop w:val="0"/>
          <w:marBottom w:val="0"/>
          <w:divBdr>
            <w:top w:val="none" w:sz="0" w:space="0" w:color="auto"/>
            <w:left w:val="none" w:sz="0" w:space="0" w:color="auto"/>
            <w:bottom w:val="none" w:sz="0" w:space="0" w:color="auto"/>
            <w:right w:val="none" w:sz="0" w:space="0" w:color="auto"/>
          </w:divBdr>
        </w:div>
        <w:div w:id="696850776">
          <w:marLeft w:val="640"/>
          <w:marRight w:val="0"/>
          <w:marTop w:val="0"/>
          <w:marBottom w:val="0"/>
          <w:divBdr>
            <w:top w:val="none" w:sz="0" w:space="0" w:color="auto"/>
            <w:left w:val="none" w:sz="0" w:space="0" w:color="auto"/>
            <w:bottom w:val="none" w:sz="0" w:space="0" w:color="auto"/>
            <w:right w:val="none" w:sz="0" w:space="0" w:color="auto"/>
          </w:divBdr>
        </w:div>
        <w:div w:id="1453478784">
          <w:marLeft w:val="640"/>
          <w:marRight w:val="0"/>
          <w:marTop w:val="0"/>
          <w:marBottom w:val="0"/>
          <w:divBdr>
            <w:top w:val="none" w:sz="0" w:space="0" w:color="auto"/>
            <w:left w:val="none" w:sz="0" w:space="0" w:color="auto"/>
            <w:bottom w:val="none" w:sz="0" w:space="0" w:color="auto"/>
            <w:right w:val="none" w:sz="0" w:space="0" w:color="auto"/>
          </w:divBdr>
        </w:div>
        <w:div w:id="1957833270">
          <w:marLeft w:val="640"/>
          <w:marRight w:val="0"/>
          <w:marTop w:val="0"/>
          <w:marBottom w:val="0"/>
          <w:divBdr>
            <w:top w:val="none" w:sz="0" w:space="0" w:color="auto"/>
            <w:left w:val="none" w:sz="0" w:space="0" w:color="auto"/>
            <w:bottom w:val="none" w:sz="0" w:space="0" w:color="auto"/>
            <w:right w:val="none" w:sz="0" w:space="0" w:color="auto"/>
          </w:divBdr>
        </w:div>
        <w:div w:id="1648507471">
          <w:marLeft w:val="640"/>
          <w:marRight w:val="0"/>
          <w:marTop w:val="0"/>
          <w:marBottom w:val="0"/>
          <w:divBdr>
            <w:top w:val="none" w:sz="0" w:space="0" w:color="auto"/>
            <w:left w:val="none" w:sz="0" w:space="0" w:color="auto"/>
            <w:bottom w:val="none" w:sz="0" w:space="0" w:color="auto"/>
            <w:right w:val="none" w:sz="0" w:space="0" w:color="auto"/>
          </w:divBdr>
        </w:div>
        <w:div w:id="211816987">
          <w:marLeft w:val="640"/>
          <w:marRight w:val="0"/>
          <w:marTop w:val="0"/>
          <w:marBottom w:val="0"/>
          <w:divBdr>
            <w:top w:val="none" w:sz="0" w:space="0" w:color="auto"/>
            <w:left w:val="none" w:sz="0" w:space="0" w:color="auto"/>
            <w:bottom w:val="none" w:sz="0" w:space="0" w:color="auto"/>
            <w:right w:val="none" w:sz="0" w:space="0" w:color="auto"/>
          </w:divBdr>
        </w:div>
        <w:div w:id="768232462">
          <w:marLeft w:val="640"/>
          <w:marRight w:val="0"/>
          <w:marTop w:val="0"/>
          <w:marBottom w:val="0"/>
          <w:divBdr>
            <w:top w:val="none" w:sz="0" w:space="0" w:color="auto"/>
            <w:left w:val="none" w:sz="0" w:space="0" w:color="auto"/>
            <w:bottom w:val="none" w:sz="0" w:space="0" w:color="auto"/>
            <w:right w:val="none" w:sz="0" w:space="0" w:color="auto"/>
          </w:divBdr>
        </w:div>
        <w:div w:id="1606578771">
          <w:marLeft w:val="640"/>
          <w:marRight w:val="0"/>
          <w:marTop w:val="0"/>
          <w:marBottom w:val="0"/>
          <w:divBdr>
            <w:top w:val="none" w:sz="0" w:space="0" w:color="auto"/>
            <w:left w:val="none" w:sz="0" w:space="0" w:color="auto"/>
            <w:bottom w:val="none" w:sz="0" w:space="0" w:color="auto"/>
            <w:right w:val="none" w:sz="0" w:space="0" w:color="auto"/>
          </w:divBdr>
        </w:div>
        <w:div w:id="2061123900">
          <w:marLeft w:val="640"/>
          <w:marRight w:val="0"/>
          <w:marTop w:val="0"/>
          <w:marBottom w:val="0"/>
          <w:divBdr>
            <w:top w:val="none" w:sz="0" w:space="0" w:color="auto"/>
            <w:left w:val="none" w:sz="0" w:space="0" w:color="auto"/>
            <w:bottom w:val="none" w:sz="0" w:space="0" w:color="auto"/>
            <w:right w:val="none" w:sz="0" w:space="0" w:color="auto"/>
          </w:divBdr>
        </w:div>
        <w:div w:id="1212185971">
          <w:marLeft w:val="640"/>
          <w:marRight w:val="0"/>
          <w:marTop w:val="0"/>
          <w:marBottom w:val="0"/>
          <w:divBdr>
            <w:top w:val="none" w:sz="0" w:space="0" w:color="auto"/>
            <w:left w:val="none" w:sz="0" w:space="0" w:color="auto"/>
            <w:bottom w:val="none" w:sz="0" w:space="0" w:color="auto"/>
            <w:right w:val="none" w:sz="0" w:space="0" w:color="auto"/>
          </w:divBdr>
        </w:div>
        <w:div w:id="1307324180">
          <w:marLeft w:val="640"/>
          <w:marRight w:val="0"/>
          <w:marTop w:val="0"/>
          <w:marBottom w:val="0"/>
          <w:divBdr>
            <w:top w:val="none" w:sz="0" w:space="0" w:color="auto"/>
            <w:left w:val="none" w:sz="0" w:space="0" w:color="auto"/>
            <w:bottom w:val="none" w:sz="0" w:space="0" w:color="auto"/>
            <w:right w:val="none" w:sz="0" w:space="0" w:color="auto"/>
          </w:divBdr>
        </w:div>
        <w:div w:id="576483054">
          <w:marLeft w:val="640"/>
          <w:marRight w:val="0"/>
          <w:marTop w:val="0"/>
          <w:marBottom w:val="0"/>
          <w:divBdr>
            <w:top w:val="none" w:sz="0" w:space="0" w:color="auto"/>
            <w:left w:val="none" w:sz="0" w:space="0" w:color="auto"/>
            <w:bottom w:val="none" w:sz="0" w:space="0" w:color="auto"/>
            <w:right w:val="none" w:sz="0" w:space="0" w:color="auto"/>
          </w:divBdr>
        </w:div>
        <w:div w:id="1142962068">
          <w:marLeft w:val="640"/>
          <w:marRight w:val="0"/>
          <w:marTop w:val="0"/>
          <w:marBottom w:val="0"/>
          <w:divBdr>
            <w:top w:val="none" w:sz="0" w:space="0" w:color="auto"/>
            <w:left w:val="none" w:sz="0" w:space="0" w:color="auto"/>
            <w:bottom w:val="none" w:sz="0" w:space="0" w:color="auto"/>
            <w:right w:val="none" w:sz="0" w:space="0" w:color="auto"/>
          </w:divBdr>
        </w:div>
        <w:div w:id="892229889">
          <w:marLeft w:val="640"/>
          <w:marRight w:val="0"/>
          <w:marTop w:val="0"/>
          <w:marBottom w:val="0"/>
          <w:divBdr>
            <w:top w:val="none" w:sz="0" w:space="0" w:color="auto"/>
            <w:left w:val="none" w:sz="0" w:space="0" w:color="auto"/>
            <w:bottom w:val="none" w:sz="0" w:space="0" w:color="auto"/>
            <w:right w:val="none" w:sz="0" w:space="0" w:color="auto"/>
          </w:divBdr>
        </w:div>
        <w:div w:id="666639073">
          <w:marLeft w:val="640"/>
          <w:marRight w:val="0"/>
          <w:marTop w:val="0"/>
          <w:marBottom w:val="0"/>
          <w:divBdr>
            <w:top w:val="none" w:sz="0" w:space="0" w:color="auto"/>
            <w:left w:val="none" w:sz="0" w:space="0" w:color="auto"/>
            <w:bottom w:val="none" w:sz="0" w:space="0" w:color="auto"/>
            <w:right w:val="none" w:sz="0" w:space="0" w:color="auto"/>
          </w:divBdr>
        </w:div>
        <w:div w:id="1219126168">
          <w:marLeft w:val="640"/>
          <w:marRight w:val="0"/>
          <w:marTop w:val="0"/>
          <w:marBottom w:val="0"/>
          <w:divBdr>
            <w:top w:val="none" w:sz="0" w:space="0" w:color="auto"/>
            <w:left w:val="none" w:sz="0" w:space="0" w:color="auto"/>
            <w:bottom w:val="none" w:sz="0" w:space="0" w:color="auto"/>
            <w:right w:val="none" w:sz="0" w:space="0" w:color="auto"/>
          </w:divBdr>
        </w:div>
        <w:div w:id="1372531608">
          <w:marLeft w:val="640"/>
          <w:marRight w:val="0"/>
          <w:marTop w:val="0"/>
          <w:marBottom w:val="0"/>
          <w:divBdr>
            <w:top w:val="none" w:sz="0" w:space="0" w:color="auto"/>
            <w:left w:val="none" w:sz="0" w:space="0" w:color="auto"/>
            <w:bottom w:val="none" w:sz="0" w:space="0" w:color="auto"/>
            <w:right w:val="none" w:sz="0" w:space="0" w:color="auto"/>
          </w:divBdr>
        </w:div>
        <w:div w:id="2023122432">
          <w:marLeft w:val="640"/>
          <w:marRight w:val="0"/>
          <w:marTop w:val="0"/>
          <w:marBottom w:val="0"/>
          <w:divBdr>
            <w:top w:val="none" w:sz="0" w:space="0" w:color="auto"/>
            <w:left w:val="none" w:sz="0" w:space="0" w:color="auto"/>
            <w:bottom w:val="none" w:sz="0" w:space="0" w:color="auto"/>
            <w:right w:val="none" w:sz="0" w:space="0" w:color="auto"/>
          </w:divBdr>
        </w:div>
        <w:div w:id="1065445307">
          <w:marLeft w:val="640"/>
          <w:marRight w:val="0"/>
          <w:marTop w:val="0"/>
          <w:marBottom w:val="0"/>
          <w:divBdr>
            <w:top w:val="none" w:sz="0" w:space="0" w:color="auto"/>
            <w:left w:val="none" w:sz="0" w:space="0" w:color="auto"/>
            <w:bottom w:val="none" w:sz="0" w:space="0" w:color="auto"/>
            <w:right w:val="none" w:sz="0" w:space="0" w:color="auto"/>
          </w:divBdr>
        </w:div>
        <w:div w:id="140081390">
          <w:marLeft w:val="640"/>
          <w:marRight w:val="0"/>
          <w:marTop w:val="0"/>
          <w:marBottom w:val="0"/>
          <w:divBdr>
            <w:top w:val="none" w:sz="0" w:space="0" w:color="auto"/>
            <w:left w:val="none" w:sz="0" w:space="0" w:color="auto"/>
            <w:bottom w:val="none" w:sz="0" w:space="0" w:color="auto"/>
            <w:right w:val="none" w:sz="0" w:space="0" w:color="auto"/>
          </w:divBdr>
        </w:div>
        <w:div w:id="1630085333">
          <w:marLeft w:val="640"/>
          <w:marRight w:val="0"/>
          <w:marTop w:val="0"/>
          <w:marBottom w:val="0"/>
          <w:divBdr>
            <w:top w:val="none" w:sz="0" w:space="0" w:color="auto"/>
            <w:left w:val="none" w:sz="0" w:space="0" w:color="auto"/>
            <w:bottom w:val="none" w:sz="0" w:space="0" w:color="auto"/>
            <w:right w:val="none" w:sz="0" w:space="0" w:color="auto"/>
          </w:divBdr>
        </w:div>
        <w:div w:id="431706475">
          <w:marLeft w:val="640"/>
          <w:marRight w:val="0"/>
          <w:marTop w:val="0"/>
          <w:marBottom w:val="0"/>
          <w:divBdr>
            <w:top w:val="none" w:sz="0" w:space="0" w:color="auto"/>
            <w:left w:val="none" w:sz="0" w:space="0" w:color="auto"/>
            <w:bottom w:val="none" w:sz="0" w:space="0" w:color="auto"/>
            <w:right w:val="none" w:sz="0" w:space="0" w:color="auto"/>
          </w:divBdr>
        </w:div>
        <w:div w:id="582690551">
          <w:marLeft w:val="640"/>
          <w:marRight w:val="0"/>
          <w:marTop w:val="0"/>
          <w:marBottom w:val="0"/>
          <w:divBdr>
            <w:top w:val="none" w:sz="0" w:space="0" w:color="auto"/>
            <w:left w:val="none" w:sz="0" w:space="0" w:color="auto"/>
            <w:bottom w:val="none" w:sz="0" w:space="0" w:color="auto"/>
            <w:right w:val="none" w:sz="0" w:space="0" w:color="auto"/>
          </w:divBdr>
        </w:div>
        <w:div w:id="1468818481">
          <w:marLeft w:val="640"/>
          <w:marRight w:val="0"/>
          <w:marTop w:val="0"/>
          <w:marBottom w:val="0"/>
          <w:divBdr>
            <w:top w:val="none" w:sz="0" w:space="0" w:color="auto"/>
            <w:left w:val="none" w:sz="0" w:space="0" w:color="auto"/>
            <w:bottom w:val="none" w:sz="0" w:space="0" w:color="auto"/>
            <w:right w:val="none" w:sz="0" w:space="0" w:color="auto"/>
          </w:divBdr>
        </w:div>
        <w:div w:id="1311711048">
          <w:marLeft w:val="640"/>
          <w:marRight w:val="0"/>
          <w:marTop w:val="0"/>
          <w:marBottom w:val="0"/>
          <w:divBdr>
            <w:top w:val="none" w:sz="0" w:space="0" w:color="auto"/>
            <w:left w:val="none" w:sz="0" w:space="0" w:color="auto"/>
            <w:bottom w:val="none" w:sz="0" w:space="0" w:color="auto"/>
            <w:right w:val="none" w:sz="0" w:space="0" w:color="auto"/>
          </w:divBdr>
        </w:div>
        <w:div w:id="328948805">
          <w:marLeft w:val="640"/>
          <w:marRight w:val="0"/>
          <w:marTop w:val="0"/>
          <w:marBottom w:val="0"/>
          <w:divBdr>
            <w:top w:val="none" w:sz="0" w:space="0" w:color="auto"/>
            <w:left w:val="none" w:sz="0" w:space="0" w:color="auto"/>
            <w:bottom w:val="none" w:sz="0" w:space="0" w:color="auto"/>
            <w:right w:val="none" w:sz="0" w:space="0" w:color="auto"/>
          </w:divBdr>
        </w:div>
        <w:div w:id="1547791511">
          <w:marLeft w:val="640"/>
          <w:marRight w:val="0"/>
          <w:marTop w:val="0"/>
          <w:marBottom w:val="0"/>
          <w:divBdr>
            <w:top w:val="none" w:sz="0" w:space="0" w:color="auto"/>
            <w:left w:val="none" w:sz="0" w:space="0" w:color="auto"/>
            <w:bottom w:val="none" w:sz="0" w:space="0" w:color="auto"/>
            <w:right w:val="none" w:sz="0" w:space="0" w:color="auto"/>
          </w:divBdr>
        </w:div>
        <w:div w:id="341246708">
          <w:marLeft w:val="640"/>
          <w:marRight w:val="0"/>
          <w:marTop w:val="0"/>
          <w:marBottom w:val="0"/>
          <w:divBdr>
            <w:top w:val="none" w:sz="0" w:space="0" w:color="auto"/>
            <w:left w:val="none" w:sz="0" w:space="0" w:color="auto"/>
            <w:bottom w:val="none" w:sz="0" w:space="0" w:color="auto"/>
            <w:right w:val="none" w:sz="0" w:space="0" w:color="auto"/>
          </w:divBdr>
        </w:div>
        <w:div w:id="1245840727">
          <w:marLeft w:val="640"/>
          <w:marRight w:val="0"/>
          <w:marTop w:val="0"/>
          <w:marBottom w:val="0"/>
          <w:divBdr>
            <w:top w:val="none" w:sz="0" w:space="0" w:color="auto"/>
            <w:left w:val="none" w:sz="0" w:space="0" w:color="auto"/>
            <w:bottom w:val="none" w:sz="0" w:space="0" w:color="auto"/>
            <w:right w:val="none" w:sz="0" w:space="0" w:color="auto"/>
          </w:divBdr>
        </w:div>
        <w:div w:id="1825392898">
          <w:marLeft w:val="640"/>
          <w:marRight w:val="0"/>
          <w:marTop w:val="0"/>
          <w:marBottom w:val="0"/>
          <w:divBdr>
            <w:top w:val="none" w:sz="0" w:space="0" w:color="auto"/>
            <w:left w:val="none" w:sz="0" w:space="0" w:color="auto"/>
            <w:bottom w:val="none" w:sz="0" w:space="0" w:color="auto"/>
            <w:right w:val="none" w:sz="0" w:space="0" w:color="auto"/>
          </w:divBdr>
        </w:div>
        <w:div w:id="2055304860">
          <w:marLeft w:val="640"/>
          <w:marRight w:val="0"/>
          <w:marTop w:val="0"/>
          <w:marBottom w:val="0"/>
          <w:divBdr>
            <w:top w:val="none" w:sz="0" w:space="0" w:color="auto"/>
            <w:left w:val="none" w:sz="0" w:space="0" w:color="auto"/>
            <w:bottom w:val="none" w:sz="0" w:space="0" w:color="auto"/>
            <w:right w:val="none" w:sz="0" w:space="0" w:color="auto"/>
          </w:divBdr>
        </w:div>
        <w:div w:id="1566067116">
          <w:marLeft w:val="640"/>
          <w:marRight w:val="0"/>
          <w:marTop w:val="0"/>
          <w:marBottom w:val="0"/>
          <w:divBdr>
            <w:top w:val="none" w:sz="0" w:space="0" w:color="auto"/>
            <w:left w:val="none" w:sz="0" w:space="0" w:color="auto"/>
            <w:bottom w:val="none" w:sz="0" w:space="0" w:color="auto"/>
            <w:right w:val="none" w:sz="0" w:space="0" w:color="auto"/>
          </w:divBdr>
        </w:div>
      </w:divsChild>
    </w:div>
    <w:div w:id="1539782021">
      <w:bodyDiv w:val="1"/>
      <w:marLeft w:val="0"/>
      <w:marRight w:val="0"/>
      <w:marTop w:val="0"/>
      <w:marBottom w:val="0"/>
      <w:divBdr>
        <w:top w:val="none" w:sz="0" w:space="0" w:color="auto"/>
        <w:left w:val="none" w:sz="0" w:space="0" w:color="auto"/>
        <w:bottom w:val="none" w:sz="0" w:space="0" w:color="auto"/>
        <w:right w:val="none" w:sz="0" w:space="0" w:color="auto"/>
      </w:divBdr>
      <w:divsChild>
        <w:div w:id="949623277">
          <w:marLeft w:val="640"/>
          <w:marRight w:val="0"/>
          <w:marTop w:val="0"/>
          <w:marBottom w:val="0"/>
          <w:divBdr>
            <w:top w:val="none" w:sz="0" w:space="0" w:color="auto"/>
            <w:left w:val="none" w:sz="0" w:space="0" w:color="auto"/>
            <w:bottom w:val="none" w:sz="0" w:space="0" w:color="auto"/>
            <w:right w:val="none" w:sz="0" w:space="0" w:color="auto"/>
          </w:divBdr>
        </w:div>
        <w:div w:id="470708076">
          <w:marLeft w:val="640"/>
          <w:marRight w:val="0"/>
          <w:marTop w:val="0"/>
          <w:marBottom w:val="0"/>
          <w:divBdr>
            <w:top w:val="none" w:sz="0" w:space="0" w:color="auto"/>
            <w:left w:val="none" w:sz="0" w:space="0" w:color="auto"/>
            <w:bottom w:val="none" w:sz="0" w:space="0" w:color="auto"/>
            <w:right w:val="none" w:sz="0" w:space="0" w:color="auto"/>
          </w:divBdr>
        </w:div>
        <w:div w:id="1047488237">
          <w:marLeft w:val="640"/>
          <w:marRight w:val="0"/>
          <w:marTop w:val="0"/>
          <w:marBottom w:val="0"/>
          <w:divBdr>
            <w:top w:val="none" w:sz="0" w:space="0" w:color="auto"/>
            <w:left w:val="none" w:sz="0" w:space="0" w:color="auto"/>
            <w:bottom w:val="none" w:sz="0" w:space="0" w:color="auto"/>
            <w:right w:val="none" w:sz="0" w:space="0" w:color="auto"/>
          </w:divBdr>
        </w:div>
        <w:div w:id="736512510">
          <w:marLeft w:val="640"/>
          <w:marRight w:val="0"/>
          <w:marTop w:val="0"/>
          <w:marBottom w:val="0"/>
          <w:divBdr>
            <w:top w:val="none" w:sz="0" w:space="0" w:color="auto"/>
            <w:left w:val="none" w:sz="0" w:space="0" w:color="auto"/>
            <w:bottom w:val="none" w:sz="0" w:space="0" w:color="auto"/>
            <w:right w:val="none" w:sz="0" w:space="0" w:color="auto"/>
          </w:divBdr>
        </w:div>
        <w:div w:id="623581574">
          <w:marLeft w:val="640"/>
          <w:marRight w:val="0"/>
          <w:marTop w:val="0"/>
          <w:marBottom w:val="0"/>
          <w:divBdr>
            <w:top w:val="none" w:sz="0" w:space="0" w:color="auto"/>
            <w:left w:val="none" w:sz="0" w:space="0" w:color="auto"/>
            <w:bottom w:val="none" w:sz="0" w:space="0" w:color="auto"/>
            <w:right w:val="none" w:sz="0" w:space="0" w:color="auto"/>
          </w:divBdr>
        </w:div>
        <w:div w:id="784619208">
          <w:marLeft w:val="640"/>
          <w:marRight w:val="0"/>
          <w:marTop w:val="0"/>
          <w:marBottom w:val="0"/>
          <w:divBdr>
            <w:top w:val="none" w:sz="0" w:space="0" w:color="auto"/>
            <w:left w:val="none" w:sz="0" w:space="0" w:color="auto"/>
            <w:bottom w:val="none" w:sz="0" w:space="0" w:color="auto"/>
            <w:right w:val="none" w:sz="0" w:space="0" w:color="auto"/>
          </w:divBdr>
        </w:div>
        <w:div w:id="1709337567">
          <w:marLeft w:val="640"/>
          <w:marRight w:val="0"/>
          <w:marTop w:val="0"/>
          <w:marBottom w:val="0"/>
          <w:divBdr>
            <w:top w:val="none" w:sz="0" w:space="0" w:color="auto"/>
            <w:left w:val="none" w:sz="0" w:space="0" w:color="auto"/>
            <w:bottom w:val="none" w:sz="0" w:space="0" w:color="auto"/>
            <w:right w:val="none" w:sz="0" w:space="0" w:color="auto"/>
          </w:divBdr>
        </w:div>
        <w:div w:id="1705330399">
          <w:marLeft w:val="640"/>
          <w:marRight w:val="0"/>
          <w:marTop w:val="0"/>
          <w:marBottom w:val="0"/>
          <w:divBdr>
            <w:top w:val="none" w:sz="0" w:space="0" w:color="auto"/>
            <w:left w:val="none" w:sz="0" w:space="0" w:color="auto"/>
            <w:bottom w:val="none" w:sz="0" w:space="0" w:color="auto"/>
            <w:right w:val="none" w:sz="0" w:space="0" w:color="auto"/>
          </w:divBdr>
        </w:div>
        <w:div w:id="54284640">
          <w:marLeft w:val="640"/>
          <w:marRight w:val="0"/>
          <w:marTop w:val="0"/>
          <w:marBottom w:val="0"/>
          <w:divBdr>
            <w:top w:val="none" w:sz="0" w:space="0" w:color="auto"/>
            <w:left w:val="none" w:sz="0" w:space="0" w:color="auto"/>
            <w:bottom w:val="none" w:sz="0" w:space="0" w:color="auto"/>
            <w:right w:val="none" w:sz="0" w:space="0" w:color="auto"/>
          </w:divBdr>
        </w:div>
        <w:div w:id="1770465646">
          <w:marLeft w:val="640"/>
          <w:marRight w:val="0"/>
          <w:marTop w:val="0"/>
          <w:marBottom w:val="0"/>
          <w:divBdr>
            <w:top w:val="none" w:sz="0" w:space="0" w:color="auto"/>
            <w:left w:val="none" w:sz="0" w:space="0" w:color="auto"/>
            <w:bottom w:val="none" w:sz="0" w:space="0" w:color="auto"/>
            <w:right w:val="none" w:sz="0" w:space="0" w:color="auto"/>
          </w:divBdr>
        </w:div>
        <w:div w:id="2015760683">
          <w:marLeft w:val="640"/>
          <w:marRight w:val="0"/>
          <w:marTop w:val="0"/>
          <w:marBottom w:val="0"/>
          <w:divBdr>
            <w:top w:val="none" w:sz="0" w:space="0" w:color="auto"/>
            <w:left w:val="none" w:sz="0" w:space="0" w:color="auto"/>
            <w:bottom w:val="none" w:sz="0" w:space="0" w:color="auto"/>
            <w:right w:val="none" w:sz="0" w:space="0" w:color="auto"/>
          </w:divBdr>
        </w:div>
        <w:div w:id="889419201">
          <w:marLeft w:val="640"/>
          <w:marRight w:val="0"/>
          <w:marTop w:val="0"/>
          <w:marBottom w:val="0"/>
          <w:divBdr>
            <w:top w:val="none" w:sz="0" w:space="0" w:color="auto"/>
            <w:left w:val="none" w:sz="0" w:space="0" w:color="auto"/>
            <w:bottom w:val="none" w:sz="0" w:space="0" w:color="auto"/>
            <w:right w:val="none" w:sz="0" w:space="0" w:color="auto"/>
          </w:divBdr>
        </w:div>
        <w:div w:id="129252847">
          <w:marLeft w:val="640"/>
          <w:marRight w:val="0"/>
          <w:marTop w:val="0"/>
          <w:marBottom w:val="0"/>
          <w:divBdr>
            <w:top w:val="none" w:sz="0" w:space="0" w:color="auto"/>
            <w:left w:val="none" w:sz="0" w:space="0" w:color="auto"/>
            <w:bottom w:val="none" w:sz="0" w:space="0" w:color="auto"/>
            <w:right w:val="none" w:sz="0" w:space="0" w:color="auto"/>
          </w:divBdr>
        </w:div>
        <w:div w:id="130634194">
          <w:marLeft w:val="640"/>
          <w:marRight w:val="0"/>
          <w:marTop w:val="0"/>
          <w:marBottom w:val="0"/>
          <w:divBdr>
            <w:top w:val="none" w:sz="0" w:space="0" w:color="auto"/>
            <w:left w:val="none" w:sz="0" w:space="0" w:color="auto"/>
            <w:bottom w:val="none" w:sz="0" w:space="0" w:color="auto"/>
            <w:right w:val="none" w:sz="0" w:space="0" w:color="auto"/>
          </w:divBdr>
        </w:div>
        <w:div w:id="1975867607">
          <w:marLeft w:val="640"/>
          <w:marRight w:val="0"/>
          <w:marTop w:val="0"/>
          <w:marBottom w:val="0"/>
          <w:divBdr>
            <w:top w:val="none" w:sz="0" w:space="0" w:color="auto"/>
            <w:left w:val="none" w:sz="0" w:space="0" w:color="auto"/>
            <w:bottom w:val="none" w:sz="0" w:space="0" w:color="auto"/>
            <w:right w:val="none" w:sz="0" w:space="0" w:color="auto"/>
          </w:divBdr>
        </w:div>
        <w:div w:id="1451782730">
          <w:marLeft w:val="640"/>
          <w:marRight w:val="0"/>
          <w:marTop w:val="0"/>
          <w:marBottom w:val="0"/>
          <w:divBdr>
            <w:top w:val="none" w:sz="0" w:space="0" w:color="auto"/>
            <w:left w:val="none" w:sz="0" w:space="0" w:color="auto"/>
            <w:bottom w:val="none" w:sz="0" w:space="0" w:color="auto"/>
            <w:right w:val="none" w:sz="0" w:space="0" w:color="auto"/>
          </w:divBdr>
        </w:div>
        <w:div w:id="631205681">
          <w:marLeft w:val="640"/>
          <w:marRight w:val="0"/>
          <w:marTop w:val="0"/>
          <w:marBottom w:val="0"/>
          <w:divBdr>
            <w:top w:val="none" w:sz="0" w:space="0" w:color="auto"/>
            <w:left w:val="none" w:sz="0" w:space="0" w:color="auto"/>
            <w:bottom w:val="none" w:sz="0" w:space="0" w:color="auto"/>
            <w:right w:val="none" w:sz="0" w:space="0" w:color="auto"/>
          </w:divBdr>
        </w:div>
        <w:div w:id="1463305248">
          <w:marLeft w:val="640"/>
          <w:marRight w:val="0"/>
          <w:marTop w:val="0"/>
          <w:marBottom w:val="0"/>
          <w:divBdr>
            <w:top w:val="none" w:sz="0" w:space="0" w:color="auto"/>
            <w:left w:val="none" w:sz="0" w:space="0" w:color="auto"/>
            <w:bottom w:val="none" w:sz="0" w:space="0" w:color="auto"/>
            <w:right w:val="none" w:sz="0" w:space="0" w:color="auto"/>
          </w:divBdr>
        </w:div>
        <w:div w:id="502743291">
          <w:marLeft w:val="640"/>
          <w:marRight w:val="0"/>
          <w:marTop w:val="0"/>
          <w:marBottom w:val="0"/>
          <w:divBdr>
            <w:top w:val="none" w:sz="0" w:space="0" w:color="auto"/>
            <w:left w:val="none" w:sz="0" w:space="0" w:color="auto"/>
            <w:bottom w:val="none" w:sz="0" w:space="0" w:color="auto"/>
            <w:right w:val="none" w:sz="0" w:space="0" w:color="auto"/>
          </w:divBdr>
        </w:div>
        <w:div w:id="1898780589">
          <w:marLeft w:val="640"/>
          <w:marRight w:val="0"/>
          <w:marTop w:val="0"/>
          <w:marBottom w:val="0"/>
          <w:divBdr>
            <w:top w:val="none" w:sz="0" w:space="0" w:color="auto"/>
            <w:left w:val="none" w:sz="0" w:space="0" w:color="auto"/>
            <w:bottom w:val="none" w:sz="0" w:space="0" w:color="auto"/>
            <w:right w:val="none" w:sz="0" w:space="0" w:color="auto"/>
          </w:divBdr>
        </w:div>
        <w:div w:id="1430350689">
          <w:marLeft w:val="640"/>
          <w:marRight w:val="0"/>
          <w:marTop w:val="0"/>
          <w:marBottom w:val="0"/>
          <w:divBdr>
            <w:top w:val="none" w:sz="0" w:space="0" w:color="auto"/>
            <w:left w:val="none" w:sz="0" w:space="0" w:color="auto"/>
            <w:bottom w:val="none" w:sz="0" w:space="0" w:color="auto"/>
            <w:right w:val="none" w:sz="0" w:space="0" w:color="auto"/>
          </w:divBdr>
        </w:div>
        <w:div w:id="233904277">
          <w:marLeft w:val="640"/>
          <w:marRight w:val="0"/>
          <w:marTop w:val="0"/>
          <w:marBottom w:val="0"/>
          <w:divBdr>
            <w:top w:val="none" w:sz="0" w:space="0" w:color="auto"/>
            <w:left w:val="none" w:sz="0" w:space="0" w:color="auto"/>
            <w:bottom w:val="none" w:sz="0" w:space="0" w:color="auto"/>
            <w:right w:val="none" w:sz="0" w:space="0" w:color="auto"/>
          </w:divBdr>
        </w:div>
        <w:div w:id="541595413">
          <w:marLeft w:val="640"/>
          <w:marRight w:val="0"/>
          <w:marTop w:val="0"/>
          <w:marBottom w:val="0"/>
          <w:divBdr>
            <w:top w:val="none" w:sz="0" w:space="0" w:color="auto"/>
            <w:left w:val="none" w:sz="0" w:space="0" w:color="auto"/>
            <w:bottom w:val="none" w:sz="0" w:space="0" w:color="auto"/>
            <w:right w:val="none" w:sz="0" w:space="0" w:color="auto"/>
          </w:divBdr>
        </w:div>
        <w:div w:id="330108491">
          <w:marLeft w:val="640"/>
          <w:marRight w:val="0"/>
          <w:marTop w:val="0"/>
          <w:marBottom w:val="0"/>
          <w:divBdr>
            <w:top w:val="none" w:sz="0" w:space="0" w:color="auto"/>
            <w:left w:val="none" w:sz="0" w:space="0" w:color="auto"/>
            <w:bottom w:val="none" w:sz="0" w:space="0" w:color="auto"/>
            <w:right w:val="none" w:sz="0" w:space="0" w:color="auto"/>
          </w:divBdr>
        </w:div>
        <w:div w:id="1457724050">
          <w:marLeft w:val="640"/>
          <w:marRight w:val="0"/>
          <w:marTop w:val="0"/>
          <w:marBottom w:val="0"/>
          <w:divBdr>
            <w:top w:val="none" w:sz="0" w:space="0" w:color="auto"/>
            <w:left w:val="none" w:sz="0" w:space="0" w:color="auto"/>
            <w:bottom w:val="none" w:sz="0" w:space="0" w:color="auto"/>
            <w:right w:val="none" w:sz="0" w:space="0" w:color="auto"/>
          </w:divBdr>
        </w:div>
        <w:div w:id="1931160187">
          <w:marLeft w:val="640"/>
          <w:marRight w:val="0"/>
          <w:marTop w:val="0"/>
          <w:marBottom w:val="0"/>
          <w:divBdr>
            <w:top w:val="none" w:sz="0" w:space="0" w:color="auto"/>
            <w:left w:val="none" w:sz="0" w:space="0" w:color="auto"/>
            <w:bottom w:val="none" w:sz="0" w:space="0" w:color="auto"/>
            <w:right w:val="none" w:sz="0" w:space="0" w:color="auto"/>
          </w:divBdr>
        </w:div>
        <w:div w:id="1162744648">
          <w:marLeft w:val="640"/>
          <w:marRight w:val="0"/>
          <w:marTop w:val="0"/>
          <w:marBottom w:val="0"/>
          <w:divBdr>
            <w:top w:val="none" w:sz="0" w:space="0" w:color="auto"/>
            <w:left w:val="none" w:sz="0" w:space="0" w:color="auto"/>
            <w:bottom w:val="none" w:sz="0" w:space="0" w:color="auto"/>
            <w:right w:val="none" w:sz="0" w:space="0" w:color="auto"/>
          </w:divBdr>
        </w:div>
        <w:div w:id="1202204933">
          <w:marLeft w:val="640"/>
          <w:marRight w:val="0"/>
          <w:marTop w:val="0"/>
          <w:marBottom w:val="0"/>
          <w:divBdr>
            <w:top w:val="none" w:sz="0" w:space="0" w:color="auto"/>
            <w:left w:val="none" w:sz="0" w:space="0" w:color="auto"/>
            <w:bottom w:val="none" w:sz="0" w:space="0" w:color="auto"/>
            <w:right w:val="none" w:sz="0" w:space="0" w:color="auto"/>
          </w:divBdr>
        </w:div>
        <w:div w:id="379594189">
          <w:marLeft w:val="640"/>
          <w:marRight w:val="0"/>
          <w:marTop w:val="0"/>
          <w:marBottom w:val="0"/>
          <w:divBdr>
            <w:top w:val="none" w:sz="0" w:space="0" w:color="auto"/>
            <w:left w:val="none" w:sz="0" w:space="0" w:color="auto"/>
            <w:bottom w:val="none" w:sz="0" w:space="0" w:color="auto"/>
            <w:right w:val="none" w:sz="0" w:space="0" w:color="auto"/>
          </w:divBdr>
        </w:div>
        <w:div w:id="871766473">
          <w:marLeft w:val="640"/>
          <w:marRight w:val="0"/>
          <w:marTop w:val="0"/>
          <w:marBottom w:val="0"/>
          <w:divBdr>
            <w:top w:val="none" w:sz="0" w:space="0" w:color="auto"/>
            <w:left w:val="none" w:sz="0" w:space="0" w:color="auto"/>
            <w:bottom w:val="none" w:sz="0" w:space="0" w:color="auto"/>
            <w:right w:val="none" w:sz="0" w:space="0" w:color="auto"/>
          </w:divBdr>
        </w:div>
        <w:div w:id="1099183337">
          <w:marLeft w:val="640"/>
          <w:marRight w:val="0"/>
          <w:marTop w:val="0"/>
          <w:marBottom w:val="0"/>
          <w:divBdr>
            <w:top w:val="none" w:sz="0" w:space="0" w:color="auto"/>
            <w:left w:val="none" w:sz="0" w:space="0" w:color="auto"/>
            <w:bottom w:val="none" w:sz="0" w:space="0" w:color="auto"/>
            <w:right w:val="none" w:sz="0" w:space="0" w:color="auto"/>
          </w:divBdr>
        </w:div>
        <w:div w:id="1893081421">
          <w:marLeft w:val="640"/>
          <w:marRight w:val="0"/>
          <w:marTop w:val="0"/>
          <w:marBottom w:val="0"/>
          <w:divBdr>
            <w:top w:val="none" w:sz="0" w:space="0" w:color="auto"/>
            <w:left w:val="none" w:sz="0" w:space="0" w:color="auto"/>
            <w:bottom w:val="none" w:sz="0" w:space="0" w:color="auto"/>
            <w:right w:val="none" w:sz="0" w:space="0" w:color="auto"/>
          </w:divBdr>
        </w:div>
        <w:div w:id="513686848">
          <w:marLeft w:val="640"/>
          <w:marRight w:val="0"/>
          <w:marTop w:val="0"/>
          <w:marBottom w:val="0"/>
          <w:divBdr>
            <w:top w:val="none" w:sz="0" w:space="0" w:color="auto"/>
            <w:left w:val="none" w:sz="0" w:space="0" w:color="auto"/>
            <w:bottom w:val="none" w:sz="0" w:space="0" w:color="auto"/>
            <w:right w:val="none" w:sz="0" w:space="0" w:color="auto"/>
          </w:divBdr>
        </w:div>
        <w:div w:id="1541285125">
          <w:marLeft w:val="640"/>
          <w:marRight w:val="0"/>
          <w:marTop w:val="0"/>
          <w:marBottom w:val="0"/>
          <w:divBdr>
            <w:top w:val="none" w:sz="0" w:space="0" w:color="auto"/>
            <w:left w:val="none" w:sz="0" w:space="0" w:color="auto"/>
            <w:bottom w:val="none" w:sz="0" w:space="0" w:color="auto"/>
            <w:right w:val="none" w:sz="0" w:space="0" w:color="auto"/>
          </w:divBdr>
        </w:div>
        <w:div w:id="1047337277">
          <w:marLeft w:val="640"/>
          <w:marRight w:val="0"/>
          <w:marTop w:val="0"/>
          <w:marBottom w:val="0"/>
          <w:divBdr>
            <w:top w:val="none" w:sz="0" w:space="0" w:color="auto"/>
            <w:left w:val="none" w:sz="0" w:space="0" w:color="auto"/>
            <w:bottom w:val="none" w:sz="0" w:space="0" w:color="auto"/>
            <w:right w:val="none" w:sz="0" w:space="0" w:color="auto"/>
          </w:divBdr>
        </w:div>
        <w:div w:id="1223911683">
          <w:marLeft w:val="640"/>
          <w:marRight w:val="0"/>
          <w:marTop w:val="0"/>
          <w:marBottom w:val="0"/>
          <w:divBdr>
            <w:top w:val="none" w:sz="0" w:space="0" w:color="auto"/>
            <w:left w:val="none" w:sz="0" w:space="0" w:color="auto"/>
            <w:bottom w:val="none" w:sz="0" w:space="0" w:color="auto"/>
            <w:right w:val="none" w:sz="0" w:space="0" w:color="auto"/>
          </w:divBdr>
        </w:div>
        <w:div w:id="1000961359">
          <w:marLeft w:val="640"/>
          <w:marRight w:val="0"/>
          <w:marTop w:val="0"/>
          <w:marBottom w:val="0"/>
          <w:divBdr>
            <w:top w:val="none" w:sz="0" w:space="0" w:color="auto"/>
            <w:left w:val="none" w:sz="0" w:space="0" w:color="auto"/>
            <w:bottom w:val="none" w:sz="0" w:space="0" w:color="auto"/>
            <w:right w:val="none" w:sz="0" w:space="0" w:color="auto"/>
          </w:divBdr>
        </w:div>
        <w:div w:id="2017422399">
          <w:marLeft w:val="640"/>
          <w:marRight w:val="0"/>
          <w:marTop w:val="0"/>
          <w:marBottom w:val="0"/>
          <w:divBdr>
            <w:top w:val="none" w:sz="0" w:space="0" w:color="auto"/>
            <w:left w:val="none" w:sz="0" w:space="0" w:color="auto"/>
            <w:bottom w:val="none" w:sz="0" w:space="0" w:color="auto"/>
            <w:right w:val="none" w:sz="0" w:space="0" w:color="auto"/>
          </w:divBdr>
        </w:div>
        <w:div w:id="1615206864">
          <w:marLeft w:val="640"/>
          <w:marRight w:val="0"/>
          <w:marTop w:val="0"/>
          <w:marBottom w:val="0"/>
          <w:divBdr>
            <w:top w:val="none" w:sz="0" w:space="0" w:color="auto"/>
            <w:left w:val="none" w:sz="0" w:space="0" w:color="auto"/>
            <w:bottom w:val="none" w:sz="0" w:space="0" w:color="auto"/>
            <w:right w:val="none" w:sz="0" w:space="0" w:color="auto"/>
          </w:divBdr>
        </w:div>
        <w:div w:id="1480804202">
          <w:marLeft w:val="640"/>
          <w:marRight w:val="0"/>
          <w:marTop w:val="0"/>
          <w:marBottom w:val="0"/>
          <w:divBdr>
            <w:top w:val="none" w:sz="0" w:space="0" w:color="auto"/>
            <w:left w:val="none" w:sz="0" w:space="0" w:color="auto"/>
            <w:bottom w:val="none" w:sz="0" w:space="0" w:color="auto"/>
            <w:right w:val="none" w:sz="0" w:space="0" w:color="auto"/>
          </w:divBdr>
        </w:div>
      </w:divsChild>
    </w:div>
    <w:div w:id="1569342701">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670791342">
      <w:bodyDiv w:val="1"/>
      <w:marLeft w:val="0"/>
      <w:marRight w:val="0"/>
      <w:marTop w:val="0"/>
      <w:marBottom w:val="0"/>
      <w:divBdr>
        <w:top w:val="none" w:sz="0" w:space="0" w:color="auto"/>
        <w:left w:val="none" w:sz="0" w:space="0" w:color="auto"/>
        <w:bottom w:val="none" w:sz="0" w:space="0" w:color="auto"/>
        <w:right w:val="none" w:sz="0" w:space="0" w:color="auto"/>
      </w:divBdr>
    </w:div>
    <w:div w:id="1710455584">
      <w:bodyDiv w:val="1"/>
      <w:marLeft w:val="0"/>
      <w:marRight w:val="0"/>
      <w:marTop w:val="0"/>
      <w:marBottom w:val="0"/>
      <w:divBdr>
        <w:top w:val="none" w:sz="0" w:space="0" w:color="auto"/>
        <w:left w:val="none" w:sz="0" w:space="0" w:color="auto"/>
        <w:bottom w:val="none" w:sz="0" w:space="0" w:color="auto"/>
        <w:right w:val="none" w:sz="0" w:space="0" w:color="auto"/>
      </w:divBdr>
    </w:div>
    <w:div w:id="1788043811">
      <w:bodyDiv w:val="1"/>
      <w:marLeft w:val="0"/>
      <w:marRight w:val="0"/>
      <w:marTop w:val="0"/>
      <w:marBottom w:val="0"/>
      <w:divBdr>
        <w:top w:val="none" w:sz="0" w:space="0" w:color="auto"/>
        <w:left w:val="none" w:sz="0" w:space="0" w:color="auto"/>
        <w:bottom w:val="none" w:sz="0" w:space="0" w:color="auto"/>
        <w:right w:val="none" w:sz="0" w:space="0" w:color="auto"/>
      </w:divBdr>
    </w:div>
    <w:div w:id="1789545189">
      <w:bodyDiv w:val="1"/>
      <w:marLeft w:val="0"/>
      <w:marRight w:val="0"/>
      <w:marTop w:val="0"/>
      <w:marBottom w:val="0"/>
      <w:divBdr>
        <w:top w:val="none" w:sz="0" w:space="0" w:color="auto"/>
        <w:left w:val="none" w:sz="0" w:space="0" w:color="auto"/>
        <w:bottom w:val="none" w:sz="0" w:space="0" w:color="auto"/>
        <w:right w:val="none" w:sz="0" w:space="0" w:color="auto"/>
      </w:divBdr>
    </w:div>
    <w:div w:id="1823035519">
      <w:bodyDiv w:val="1"/>
      <w:marLeft w:val="0"/>
      <w:marRight w:val="0"/>
      <w:marTop w:val="0"/>
      <w:marBottom w:val="0"/>
      <w:divBdr>
        <w:top w:val="none" w:sz="0" w:space="0" w:color="auto"/>
        <w:left w:val="none" w:sz="0" w:space="0" w:color="auto"/>
        <w:bottom w:val="none" w:sz="0" w:space="0" w:color="auto"/>
        <w:right w:val="none" w:sz="0" w:space="0" w:color="auto"/>
      </w:divBdr>
    </w:div>
    <w:div w:id="1841195733">
      <w:bodyDiv w:val="1"/>
      <w:marLeft w:val="0"/>
      <w:marRight w:val="0"/>
      <w:marTop w:val="0"/>
      <w:marBottom w:val="0"/>
      <w:divBdr>
        <w:top w:val="none" w:sz="0" w:space="0" w:color="auto"/>
        <w:left w:val="none" w:sz="0" w:space="0" w:color="auto"/>
        <w:bottom w:val="none" w:sz="0" w:space="0" w:color="auto"/>
        <w:right w:val="none" w:sz="0" w:space="0" w:color="auto"/>
      </w:divBdr>
    </w:div>
    <w:div w:id="1889025989">
      <w:bodyDiv w:val="1"/>
      <w:marLeft w:val="0"/>
      <w:marRight w:val="0"/>
      <w:marTop w:val="0"/>
      <w:marBottom w:val="0"/>
      <w:divBdr>
        <w:top w:val="none" w:sz="0" w:space="0" w:color="auto"/>
        <w:left w:val="none" w:sz="0" w:space="0" w:color="auto"/>
        <w:bottom w:val="none" w:sz="0" w:space="0" w:color="auto"/>
        <w:right w:val="none" w:sz="0" w:space="0" w:color="auto"/>
      </w:divBdr>
    </w:div>
    <w:div w:id="1912693769">
      <w:bodyDiv w:val="1"/>
      <w:marLeft w:val="0"/>
      <w:marRight w:val="0"/>
      <w:marTop w:val="0"/>
      <w:marBottom w:val="0"/>
      <w:divBdr>
        <w:top w:val="none" w:sz="0" w:space="0" w:color="auto"/>
        <w:left w:val="none" w:sz="0" w:space="0" w:color="auto"/>
        <w:bottom w:val="none" w:sz="0" w:space="0" w:color="auto"/>
        <w:right w:val="none" w:sz="0" w:space="0" w:color="auto"/>
      </w:divBdr>
    </w:div>
    <w:div w:id="1961109722">
      <w:bodyDiv w:val="1"/>
      <w:marLeft w:val="0"/>
      <w:marRight w:val="0"/>
      <w:marTop w:val="0"/>
      <w:marBottom w:val="0"/>
      <w:divBdr>
        <w:top w:val="none" w:sz="0" w:space="0" w:color="auto"/>
        <w:left w:val="none" w:sz="0" w:space="0" w:color="auto"/>
        <w:bottom w:val="none" w:sz="0" w:space="0" w:color="auto"/>
        <w:right w:val="none" w:sz="0" w:space="0" w:color="auto"/>
      </w:divBdr>
    </w:div>
    <w:div w:id="1988244523">
      <w:bodyDiv w:val="1"/>
      <w:marLeft w:val="0"/>
      <w:marRight w:val="0"/>
      <w:marTop w:val="0"/>
      <w:marBottom w:val="0"/>
      <w:divBdr>
        <w:top w:val="none" w:sz="0" w:space="0" w:color="auto"/>
        <w:left w:val="none" w:sz="0" w:space="0" w:color="auto"/>
        <w:bottom w:val="none" w:sz="0" w:space="0" w:color="auto"/>
        <w:right w:val="none" w:sz="0" w:space="0" w:color="auto"/>
      </w:divBdr>
    </w:div>
    <w:div w:id="1999379269">
      <w:bodyDiv w:val="1"/>
      <w:marLeft w:val="0"/>
      <w:marRight w:val="0"/>
      <w:marTop w:val="0"/>
      <w:marBottom w:val="0"/>
      <w:divBdr>
        <w:top w:val="none" w:sz="0" w:space="0" w:color="auto"/>
        <w:left w:val="none" w:sz="0" w:space="0" w:color="auto"/>
        <w:bottom w:val="none" w:sz="0" w:space="0" w:color="auto"/>
        <w:right w:val="none" w:sz="0" w:space="0" w:color="auto"/>
      </w:divBdr>
    </w:div>
    <w:div w:id="2019962549">
      <w:bodyDiv w:val="1"/>
      <w:marLeft w:val="0"/>
      <w:marRight w:val="0"/>
      <w:marTop w:val="0"/>
      <w:marBottom w:val="0"/>
      <w:divBdr>
        <w:top w:val="none" w:sz="0" w:space="0" w:color="auto"/>
        <w:left w:val="none" w:sz="0" w:space="0" w:color="auto"/>
        <w:bottom w:val="none" w:sz="0" w:space="0" w:color="auto"/>
        <w:right w:val="none" w:sz="0" w:space="0" w:color="auto"/>
      </w:divBdr>
    </w:div>
    <w:div w:id="2028942019">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092653271">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www.windsider.io/" TargetMode="External"/><Relationship Id="rId1" Type="http://schemas.openxmlformats.org/officeDocument/2006/relationships/hyperlink" Target="https://www.elsevier.com/journals/renewable-energy/0960-1481/guide-for-author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s://a2e.energy.gov/data" TargetMode="External"/><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s://github.com/a2edap/WE-Validate"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oseph.lee@pnnl.gov"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microsoft.com/office/2011/relationships/people" Target="people.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github.com/a2edap/WE-Valida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CFB16A265E40441857081A18BF0569C"/>
        <w:category>
          <w:name w:val="General"/>
          <w:gallery w:val="placeholder"/>
        </w:category>
        <w:types>
          <w:type w:val="bbPlcHdr"/>
        </w:types>
        <w:behaviors>
          <w:behavior w:val="content"/>
        </w:behaviors>
        <w:guid w:val="{DEBEA64C-2612-8448-A035-D1198F0DAA49}"/>
      </w:docPartPr>
      <w:docPartBody>
        <w:p w:rsidR="0065440E" w:rsidRDefault="00CA32DF" w:rsidP="00CA32DF">
          <w:pPr>
            <w:pStyle w:val="1CFB16A265E40441857081A18BF0569C"/>
          </w:pPr>
          <w:r w:rsidRPr="00E66CD0">
            <w:rPr>
              <w:rStyle w:val="PlaceholderText"/>
            </w:rPr>
            <w:t>Click or tap here to enter text.</w:t>
          </w:r>
        </w:p>
      </w:docPartBody>
    </w:docPart>
    <w:docPart>
      <w:docPartPr>
        <w:name w:val="898F1F9AD561464EA4C1BC81BCFD7861"/>
        <w:category>
          <w:name w:val="General"/>
          <w:gallery w:val="placeholder"/>
        </w:category>
        <w:types>
          <w:type w:val="bbPlcHdr"/>
        </w:types>
        <w:behaviors>
          <w:behavior w:val="content"/>
        </w:behaviors>
        <w:guid w:val="{E818904C-17B4-E343-92CA-28E322A5CC6C}"/>
      </w:docPartPr>
      <w:docPartBody>
        <w:p w:rsidR="0065440E" w:rsidRDefault="00CA32DF" w:rsidP="00CA32DF">
          <w:pPr>
            <w:pStyle w:val="898F1F9AD561464EA4C1BC81BCFD7861"/>
          </w:pPr>
          <w:r w:rsidRPr="00E66CD0">
            <w:rPr>
              <w:rStyle w:val="PlaceholderText"/>
            </w:rPr>
            <w:t>Click or tap here to enter text.</w:t>
          </w:r>
        </w:p>
      </w:docPartBody>
    </w:docPart>
    <w:docPart>
      <w:docPartPr>
        <w:name w:val="C8D05116C7CC77498E2B727DBA06242A"/>
        <w:category>
          <w:name w:val="General"/>
          <w:gallery w:val="placeholder"/>
        </w:category>
        <w:types>
          <w:type w:val="bbPlcHdr"/>
        </w:types>
        <w:behaviors>
          <w:behavior w:val="content"/>
        </w:behaviors>
        <w:guid w:val="{640E2005-7766-1743-B777-BFABAF5796B8}"/>
      </w:docPartPr>
      <w:docPartBody>
        <w:p w:rsidR="0065440E" w:rsidRDefault="00CA32DF" w:rsidP="00CA32DF">
          <w:pPr>
            <w:pStyle w:val="C8D05116C7CC77498E2B727DBA06242A"/>
          </w:pPr>
          <w:r w:rsidRPr="00E66CD0">
            <w:rPr>
              <w:rStyle w:val="PlaceholderText"/>
            </w:rPr>
            <w:t>Click or tap here to enter text.</w:t>
          </w:r>
        </w:p>
      </w:docPartBody>
    </w:docPart>
    <w:docPart>
      <w:docPartPr>
        <w:name w:val="E3521C7B537B1E48A70324104C66C174"/>
        <w:category>
          <w:name w:val="General"/>
          <w:gallery w:val="placeholder"/>
        </w:category>
        <w:types>
          <w:type w:val="bbPlcHdr"/>
        </w:types>
        <w:behaviors>
          <w:behavior w:val="content"/>
        </w:behaviors>
        <w:guid w:val="{07DE80C9-028B-8745-94A4-6B4E4ED63B55}"/>
      </w:docPartPr>
      <w:docPartBody>
        <w:p w:rsidR="0065440E" w:rsidRDefault="00CA32DF" w:rsidP="00CA32DF">
          <w:pPr>
            <w:pStyle w:val="E3521C7B537B1E48A70324104C66C174"/>
          </w:pPr>
          <w:r w:rsidRPr="00E66CD0">
            <w:rPr>
              <w:rStyle w:val="PlaceholderText"/>
            </w:rPr>
            <w:t>Click or tap here to enter text.</w:t>
          </w:r>
        </w:p>
      </w:docPartBody>
    </w:docPart>
    <w:docPart>
      <w:docPartPr>
        <w:name w:val="7B3B48A0C8B0444E9073D7F2E5706AAA"/>
        <w:category>
          <w:name w:val="General"/>
          <w:gallery w:val="placeholder"/>
        </w:category>
        <w:types>
          <w:type w:val="bbPlcHdr"/>
        </w:types>
        <w:behaviors>
          <w:behavior w:val="content"/>
        </w:behaviors>
        <w:guid w:val="{387C2FB9-DB10-CC46-934D-C9E4CA88B198}"/>
      </w:docPartPr>
      <w:docPartBody>
        <w:p w:rsidR="00F31C60" w:rsidRDefault="0065440E" w:rsidP="0065440E">
          <w:pPr>
            <w:pStyle w:val="7B3B48A0C8B0444E9073D7F2E5706AAA"/>
          </w:pPr>
          <w:r w:rsidRPr="00E66CD0">
            <w:rPr>
              <w:rStyle w:val="PlaceholderText"/>
            </w:rPr>
            <w:t>Click or tap here to enter text.</w:t>
          </w:r>
        </w:p>
      </w:docPartBody>
    </w:docPart>
    <w:docPart>
      <w:docPartPr>
        <w:name w:val="A0ABA2DC2E8AB1488168D71AD69C42B6"/>
        <w:category>
          <w:name w:val="General"/>
          <w:gallery w:val="placeholder"/>
        </w:category>
        <w:types>
          <w:type w:val="bbPlcHdr"/>
        </w:types>
        <w:behaviors>
          <w:behavior w:val="content"/>
        </w:behaviors>
        <w:guid w:val="{304B81FF-A2AD-494D-8944-E9680DBD9D6F}"/>
      </w:docPartPr>
      <w:docPartBody>
        <w:p w:rsidR="00F31C60" w:rsidRDefault="0065440E" w:rsidP="0065440E">
          <w:pPr>
            <w:pStyle w:val="A0ABA2DC2E8AB1488168D71AD69C42B6"/>
          </w:pPr>
          <w:r w:rsidRPr="00E66CD0">
            <w:rPr>
              <w:rStyle w:val="PlaceholderText"/>
            </w:rPr>
            <w:t>Click or tap here to enter text.</w:t>
          </w:r>
        </w:p>
      </w:docPartBody>
    </w:docPart>
    <w:docPart>
      <w:docPartPr>
        <w:name w:val="B47A0EBD07F77749ADA914B13E67F927"/>
        <w:category>
          <w:name w:val="General"/>
          <w:gallery w:val="placeholder"/>
        </w:category>
        <w:types>
          <w:type w:val="bbPlcHdr"/>
        </w:types>
        <w:behaviors>
          <w:behavior w:val="content"/>
        </w:behaviors>
        <w:guid w:val="{F0239B1C-5791-4D40-96B6-5FE3FA2E952F}"/>
      </w:docPartPr>
      <w:docPartBody>
        <w:p w:rsidR="00F31C60" w:rsidRDefault="0065440E" w:rsidP="0065440E">
          <w:pPr>
            <w:pStyle w:val="B47A0EBD07F77749ADA914B13E67F927"/>
          </w:pPr>
          <w:r w:rsidRPr="00E66CD0">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8C242F22-3058-7D43-BDE7-B74D4B5918E8}"/>
      </w:docPartPr>
      <w:docPartBody>
        <w:p w:rsidR="00F31C60" w:rsidRDefault="0065440E">
          <w:r w:rsidRPr="00B61EF2">
            <w:rPr>
              <w:rStyle w:val="PlaceholderText"/>
            </w:rPr>
            <w:t>Click or tap here to enter text.</w:t>
          </w:r>
        </w:p>
      </w:docPartBody>
    </w:docPart>
    <w:docPart>
      <w:docPartPr>
        <w:name w:val="12D568AEFB19DF4AA74740F2D56697B9"/>
        <w:category>
          <w:name w:val="General"/>
          <w:gallery w:val="placeholder"/>
        </w:category>
        <w:types>
          <w:type w:val="bbPlcHdr"/>
        </w:types>
        <w:behaviors>
          <w:behavior w:val="content"/>
        </w:behaviors>
        <w:guid w:val="{C8925415-81AC-9640-A7CF-123BE62BD939}"/>
      </w:docPartPr>
      <w:docPartBody>
        <w:p w:rsidR="00F31C60" w:rsidRDefault="0065440E" w:rsidP="0065440E">
          <w:pPr>
            <w:pStyle w:val="12D568AEFB19DF4AA74740F2D56697B9"/>
          </w:pPr>
          <w:r w:rsidRPr="00E66CD0">
            <w:rPr>
              <w:rStyle w:val="PlaceholderText"/>
            </w:rPr>
            <w:t>Click or tap here to enter text.</w:t>
          </w:r>
        </w:p>
      </w:docPartBody>
    </w:docPart>
    <w:docPart>
      <w:docPartPr>
        <w:name w:val="0E5B619EE39D7040A7033D85268B55E5"/>
        <w:category>
          <w:name w:val="General"/>
          <w:gallery w:val="placeholder"/>
        </w:category>
        <w:types>
          <w:type w:val="bbPlcHdr"/>
        </w:types>
        <w:behaviors>
          <w:behavior w:val="content"/>
        </w:behaviors>
        <w:guid w:val="{50E483BF-1C59-A146-A1CF-24F3D0F3AF63}"/>
      </w:docPartPr>
      <w:docPartBody>
        <w:p w:rsidR="00F31C60" w:rsidRDefault="0065440E" w:rsidP="0065440E">
          <w:pPr>
            <w:pStyle w:val="0E5B619EE39D7040A7033D85268B55E5"/>
          </w:pPr>
          <w:r w:rsidRPr="00E66CD0">
            <w:rPr>
              <w:rStyle w:val="PlaceholderText"/>
            </w:rPr>
            <w:t>Click or tap here to enter text.</w:t>
          </w:r>
        </w:p>
      </w:docPartBody>
    </w:docPart>
    <w:docPart>
      <w:docPartPr>
        <w:name w:val="E497F0C71BABF3408B3D9B7C8CAC9A3C"/>
        <w:category>
          <w:name w:val="General"/>
          <w:gallery w:val="placeholder"/>
        </w:category>
        <w:types>
          <w:type w:val="bbPlcHdr"/>
        </w:types>
        <w:behaviors>
          <w:behavior w:val="content"/>
        </w:behaviors>
        <w:guid w:val="{D15BECD1-9EFF-D64E-80B6-FCE154B2AB47}"/>
      </w:docPartPr>
      <w:docPartBody>
        <w:p w:rsidR="00F31C60" w:rsidRDefault="0065440E" w:rsidP="0065440E">
          <w:pPr>
            <w:pStyle w:val="E497F0C71BABF3408B3D9B7C8CAC9A3C"/>
          </w:pPr>
          <w:r w:rsidRPr="00E66CD0">
            <w:rPr>
              <w:rStyle w:val="PlaceholderText"/>
            </w:rPr>
            <w:t>Click or tap here to enter text.</w:t>
          </w:r>
        </w:p>
      </w:docPartBody>
    </w:docPart>
    <w:docPart>
      <w:docPartPr>
        <w:name w:val="BB70B83A41D9FC46B25EA5D37A130D01"/>
        <w:category>
          <w:name w:val="General"/>
          <w:gallery w:val="placeholder"/>
        </w:category>
        <w:types>
          <w:type w:val="bbPlcHdr"/>
        </w:types>
        <w:behaviors>
          <w:behavior w:val="content"/>
        </w:behaviors>
        <w:guid w:val="{6E98B41A-CC33-2346-84F9-60DEE6394CE6}"/>
      </w:docPartPr>
      <w:docPartBody>
        <w:p w:rsidR="00F31C60" w:rsidRDefault="0065440E" w:rsidP="0065440E">
          <w:pPr>
            <w:pStyle w:val="BB70B83A41D9FC46B25EA5D37A130D01"/>
          </w:pPr>
          <w:r w:rsidRPr="00E66CD0">
            <w:rPr>
              <w:rStyle w:val="PlaceholderText"/>
            </w:rPr>
            <w:t>Click or tap here to enter text.</w:t>
          </w:r>
        </w:p>
      </w:docPartBody>
    </w:docPart>
    <w:docPart>
      <w:docPartPr>
        <w:name w:val="32BB4665DFBB23438C9D8FEF5A902CAD"/>
        <w:category>
          <w:name w:val="General"/>
          <w:gallery w:val="placeholder"/>
        </w:category>
        <w:types>
          <w:type w:val="bbPlcHdr"/>
        </w:types>
        <w:behaviors>
          <w:behavior w:val="content"/>
        </w:behaviors>
        <w:guid w:val="{2EDF0E1D-8644-F247-98BD-D51C629538E5}"/>
      </w:docPartPr>
      <w:docPartBody>
        <w:p w:rsidR="00F31C60" w:rsidRDefault="0065440E" w:rsidP="0065440E">
          <w:pPr>
            <w:pStyle w:val="32BB4665DFBB23438C9D8FEF5A902CAD"/>
          </w:pPr>
          <w:r w:rsidRPr="00E66CD0">
            <w:rPr>
              <w:rStyle w:val="PlaceholderText"/>
            </w:rPr>
            <w:t>Click or tap here to enter text.</w:t>
          </w:r>
        </w:p>
      </w:docPartBody>
    </w:docPart>
    <w:docPart>
      <w:docPartPr>
        <w:name w:val="EDD899A1989E724480BFD89B5E01D60B"/>
        <w:category>
          <w:name w:val="General"/>
          <w:gallery w:val="placeholder"/>
        </w:category>
        <w:types>
          <w:type w:val="bbPlcHdr"/>
        </w:types>
        <w:behaviors>
          <w:behavior w:val="content"/>
        </w:behaviors>
        <w:guid w:val="{691AB6BE-496A-3441-A722-1BD830252181}"/>
      </w:docPartPr>
      <w:docPartBody>
        <w:p w:rsidR="00F31C60" w:rsidRDefault="0065440E" w:rsidP="0065440E">
          <w:pPr>
            <w:pStyle w:val="EDD899A1989E724480BFD89B5E01D60B"/>
          </w:pPr>
          <w:r w:rsidRPr="00E66CD0">
            <w:rPr>
              <w:rStyle w:val="PlaceholderText"/>
            </w:rPr>
            <w:t>Click or tap here to enter text.</w:t>
          </w:r>
        </w:p>
      </w:docPartBody>
    </w:docPart>
    <w:docPart>
      <w:docPartPr>
        <w:name w:val="CE4367D37167C645B1552225776C529B"/>
        <w:category>
          <w:name w:val="General"/>
          <w:gallery w:val="placeholder"/>
        </w:category>
        <w:types>
          <w:type w:val="bbPlcHdr"/>
        </w:types>
        <w:behaviors>
          <w:behavior w:val="content"/>
        </w:behaviors>
        <w:guid w:val="{70F6BFF9-272E-6443-8B14-A9D9B8A2CCE8}"/>
      </w:docPartPr>
      <w:docPartBody>
        <w:p w:rsidR="00F31C60" w:rsidRDefault="0065440E" w:rsidP="0065440E">
          <w:pPr>
            <w:pStyle w:val="CE4367D37167C645B1552225776C529B"/>
          </w:pPr>
          <w:r w:rsidRPr="00E66CD0">
            <w:rPr>
              <w:rStyle w:val="PlaceholderText"/>
            </w:rPr>
            <w:t>Click or tap here to enter text.</w:t>
          </w:r>
        </w:p>
      </w:docPartBody>
    </w:docPart>
    <w:docPart>
      <w:docPartPr>
        <w:name w:val="080863B81A39F842A53FE657A29BB4BE"/>
        <w:category>
          <w:name w:val="General"/>
          <w:gallery w:val="placeholder"/>
        </w:category>
        <w:types>
          <w:type w:val="bbPlcHdr"/>
        </w:types>
        <w:behaviors>
          <w:behavior w:val="content"/>
        </w:behaviors>
        <w:guid w:val="{9CCD3D1A-BFA7-574C-B16B-E61B683D866A}"/>
      </w:docPartPr>
      <w:docPartBody>
        <w:p w:rsidR="00F31C60" w:rsidRDefault="0065440E" w:rsidP="0065440E">
          <w:pPr>
            <w:pStyle w:val="080863B81A39F842A53FE657A29BB4BE"/>
          </w:pPr>
          <w:r w:rsidRPr="00E66CD0">
            <w:rPr>
              <w:rStyle w:val="PlaceholderText"/>
            </w:rPr>
            <w:t>Click or tap here to enter text.</w:t>
          </w:r>
        </w:p>
      </w:docPartBody>
    </w:docPart>
    <w:docPart>
      <w:docPartPr>
        <w:name w:val="3AB55E3448D1C64D8A69BF52A9C6A7BA"/>
        <w:category>
          <w:name w:val="General"/>
          <w:gallery w:val="placeholder"/>
        </w:category>
        <w:types>
          <w:type w:val="bbPlcHdr"/>
        </w:types>
        <w:behaviors>
          <w:behavior w:val="content"/>
        </w:behaviors>
        <w:guid w:val="{42C9081B-C7D1-1A41-B496-C081122C419B}"/>
      </w:docPartPr>
      <w:docPartBody>
        <w:p w:rsidR="00F31C60" w:rsidRDefault="0065440E" w:rsidP="0065440E">
          <w:pPr>
            <w:pStyle w:val="3AB55E3448D1C64D8A69BF52A9C6A7BA"/>
          </w:pPr>
          <w:r w:rsidRPr="00E66CD0">
            <w:rPr>
              <w:rStyle w:val="PlaceholderText"/>
            </w:rPr>
            <w:t>Click or tap here to enter text.</w:t>
          </w:r>
        </w:p>
      </w:docPartBody>
    </w:docPart>
    <w:docPart>
      <w:docPartPr>
        <w:name w:val="73B752311789304999BB419E801F722A"/>
        <w:category>
          <w:name w:val="General"/>
          <w:gallery w:val="placeholder"/>
        </w:category>
        <w:types>
          <w:type w:val="bbPlcHdr"/>
        </w:types>
        <w:behaviors>
          <w:behavior w:val="content"/>
        </w:behaviors>
        <w:guid w:val="{7F5AE11C-ED69-0F4E-AF5C-9BEF95E584C9}"/>
      </w:docPartPr>
      <w:docPartBody>
        <w:p w:rsidR="00F31C60" w:rsidRDefault="0065440E" w:rsidP="0065440E">
          <w:pPr>
            <w:pStyle w:val="73B752311789304999BB419E801F722A"/>
          </w:pPr>
          <w:r w:rsidRPr="00E66CD0">
            <w:rPr>
              <w:rStyle w:val="PlaceholderText"/>
            </w:rPr>
            <w:t>Click or tap here to enter text.</w:t>
          </w:r>
        </w:p>
      </w:docPartBody>
    </w:docPart>
    <w:docPart>
      <w:docPartPr>
        <w:name w:val="48F6F6B0DA4B0940B340DF4BE8FF7D12"/>
        <w:category>
          <w:name w:val="General"/>
          <w:gallery w:val="placeholder"/>
        </w:category>
        <w:types>
          <w:type w:val="bbPlcHdr"/>
        </w:types>
        <w:behaviors>
          <w:behavior w:val="content"/>
        </w:behaviors>
        <w:guid w:val="{E3C4BC3B-9C6F-D84C-B340-3D0A3637C0C9}"/>
      </w:docPartPr>
      <w:docPartBody>
        <w:p w:rsidR="00F31C60" w:rsidRDefault="0065440E" w:rsidP="0065440E">
          <w:pPr>
            <w:pStyle w:val="48F6F6B0DA4B0940B340DF4BE8FF7D12"/>
          </w:pPr>
          <w:r w:rsidRPr="00E66CD0">
            <w:rPr>
              <w:rStyle w:val="PlaceholderText"/>
            </w:rPr>
            <w:t>Click or tap here to enter text.</w:t>
          </w:r>
        </w:p>
      </w:docPartBody>
    </w:docPart>
    <w:docPart>
      <w:docPartPr>
        <w:name w:val="DA4394522147EC47ACB0C2589087814B"/>
        <w:category>
          <w:name w:val="General"/>
          <w:gallery w:val="placeholder"/>
        </w:category>
        <w:types>
          <w:type w:val="bbPlcHdr"/>
        </w:types>
        <w:behaviors>
          <w:behavior w:val="content"/>
        </w:behaviors>
        <w:guid w:val="{5503DA49-27C5-274D-B5DC-22D2F35B307A}"/>
      </w:docPartPr>
      <w:docPartBody>
        <w:p w:rsidR="00F31C60" w:rsidRDefault="0065440E" w:rsidP="0065440E">
          <w:pPr>
            <w:pStyle w:val="DA4394522147EC47ACB0C2589087814B"/>
          </w:pPr>
          <w:r w:rsidRPr="00E66CD0">
            <w:rPr>
              <w:rStyle w:val="PlaceholderText"/>
            </w:rPr>
            <w:t>Click or tap here to enter text.</w:t>
          </w:r>
        </w:p>
      </w:docPartBody>
    </w:docPart>
    <w:docPart>
      <w:docPartPr>
        <w:name w:val="1D8E631FAC50B64AAED0565444267CB8"/>
        <w:category>
          <w:name w:val="General"/>
          <w:gallery w:val="placeholder"/>
        </w:category>
        <w:types>
          <w:type w:val="bbPlcHdr"/>
        </w:types>
        <w:behaviors>
          <w:behavior w:val="content"/>
        </w:behaviors>
        <w:guid w:val="{9BF1F707-B414-D147-9A75-04C90A05C13A}"/>
      </w:docPartPr>
      <w:docPartBody>
        <w:p w:rsidR="00F31C60" w:rsidRDefault="0065440E" w:rsidP="0065440E">
          <w:pPr>
            <w:pStyle w:val="1D8E631FAC50B64AAED0565444267CB8"/>
          </w:pPr>
          <w:r w:rsidRPr="00E66CD0">
            <w:rPr>
              <w:rStyle w:val="PlaceholderText"/>
            </w:rPr>
            <w:t>Click or tap here to enter text.</w:t>
          </w:r>
        </w:p>
      </w:docPartBody>
    </w:docPart>
    <w:docPart>
      <w:docPartPr>
        <w:name w:val="F0D3488F8A2AE44E9546137D5E437576"/>
        <w:category>
          <w:name w:val="General"/>
          <w:gallery w:val="placeholder"/>
        </w:category>
        <w:types>
          <w:type w:val="bbPlcHdr"/>
        </w:types>
        <w:behaviors>
          <w:behavior w:val="content"/>
        </w:behaviors>
        <w:guid w:val="{9552C56C-4503-A24E-B342-B83033F44E28}"/>
      </w:docPartPr>
      <w:docPartBody>
        <w:p w:rsidR="00F31C60" w:rsidRDefault="0065440E" w:rsidP="0065440E">
          <w:pPr>
            <w:pStyle w:val="F0D3488F8A2AE44E9546137D5E437576"/>
          </w:pPr>
          <w:r w:rsidRPr="00E66CD0">
            <w:rPr>
              <w:rStyle w:val="PlaceholderText"/>
            </w:rPr>
            <w:t>Click or tap here to enter text.</w:t>
          </w:r>
        </w:p>
      </w:docPartBody>
    </w:docPart>
    <w:docPart>
      <w:docPartPr>
        <w:name w:val="10681D6913425544B485257688CCF2B8"/>
        <w:category>
          <w:name w:val="General"/>
          <w:gallery w:val="placeholder"/>
        </w:category>
        <w:types>
          <w:type w:val="bbPlcHdr"/>
        </w:types>
        <w:behaviors>
          <w:behavior w:val="content"/>
        </w:behaviors>
        <w:guid w:val="{3E54CCAF-9E95-DF4F-B698-8542EFCF043C}"/>
      </w:docPartPr>
      <w:docPartBody>
        <w:p w:rsidR="00F31C60" w:rsidRDefault="0065440E" w:rsidP="0065440E">
          <w:pPr>
            <w:pStyle w:val="10681D6913425544B485257688CCF2B8"/>
          </w:pPr>
          <w:r w:rsidRPr="00E66CD0">
            <w:rPr>
              <w:rStyle w:val="PlaceholderText"/>
            </w:rPr>
            <w:t>Click or tap here to enter text.</w:t>
          </w:r>
        </w:p>
      </w:docPartBody>
    </w:docPart>
    <w:docPart>
      <w:docPartPr>
        <w:name w:val="5499D37E4F39A346A2859759253BC87C"/>
        <w:category>
          <w:name w:val="General"/>
          <w:gallery w:val="placeholder"/>
        </w:category>
        <w:types>
          <w:type w:val="bbPlcHdr"/>
        </w:types>
        <w:behaviors>
          <w:behavior w:val="content"/>
        </w:behaviors>
        <w:guid w:val="{7B0A5BB4-E705-D44A-8C58-B8B726FE3040}"/>
      </w:docPartPr>
      <w:docPartBody>
        <w:p w:rsidR="00F31C60" w:rsidRDefault="0065440E" w:rsidP="0065440E">
          <w:pPr>
            <w:pStyle w:val="5499D37E4F39A346A2859759253BC87C"/>
          </w:pPr>
          <w:r w:rsidRPr="00E66CD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2DF"/>
    <w:rsid w:val="0024169F"/>
    <w:rsid w:val="00327D6D"/>
    <w:rsid w:val="004F25FC"/>
    <w:rsid w:val="005A575C"/>
    <w:rsid w:val="0065440E"/>
    <w:rsid w:val="007066C3"/>
    <w:rsid w:val="00962E05"/>
    <w:rsid w:val="00A615A0"/>
    <w:rsid w:val="00C67670"/>
    <w:rsid w:val="00CA32DF"/>
    <w:rsid w:val="00F31C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66C3"/>
    <w:rPr>
      <w:color w:val="808080"/>
    </w:rPr>
  </w:style>
  <w:style w:type="paragraph" w:customStyle="1" w:styleId="1CFB16A265E40441857081A18BF0569C">
    <w:name w:val="1CFB16A265E40441857081A18BF0569C"/>
    <w:rsid w:val="00CA32DF"/>
  </w:style>
  <w:style w:type="paragraph" w:customStyle="1" w:styleId="898F1F9AD561464EA4C1BC81BCFD7861">
    <w:name w:val="898F1F9AD561464EA4C1BC81BCFD7861"/>
    <w:rsid w:val="00CA32DF"/>
  </w:style>
  <w:style w:type="paragraph" w:customStyle="1" w:styleId="C8D05116C7CC77498E2B727DBA06242A">
    <w:name w:val="C8D05116C7CC77498E2B727DBA06242A"/>
    <w:rsid w:val="00CA32DF"/>
  </w:style>
  <w:style w:type="paragraph" w:customStyle="1" w:styleId="E3521C7B537B1E48A70324104C66C174">
    <w:name w:val="E3521C7B537B1E48A70324104C66C174"/>
    <w:rsid w:val="00CA32DF"/>
  </w:style>
  <w:style w:type="paragraph" w:customStyle="1" w:styleId="7B3B48A0C8B0444E9073D7F2E5706AAA">
    <w:name w:val="7B3B48A0C8B0444E9073D7F2E5706AAA"/>
    <w:rsid w:val="0065440E"/>
  </w:style>
  <w:style w:type="paragraph" w:customStyle="1" w:styleId="A0ABA2DC2E8AB1488168D71AD69C42B6">
    <w:name w:val="A0ABA2DC2E8AB1488168D71AD69C42B6"/>
    <w:rsid w:val="0065440E"/>
  </w:style>
  <w:style w:type="paragraph" w:customStyle="1" w:styleId="B47A0EBD07F77749ADA914B13E67F927">
    <w:name w:val="B47A0EBD07F77749ADA914B13E67F927"/>
    <w:rsid w:val="0065440E"/>
  </w:style>
  <w:style w:type="paragraph" w:customStyle="1" w:styleId="12D568AEFB19DF4AA74740F2D56697B9">
    <w:name w:val="12D568AEFB19DF4AA74740F2D56697B9"/>
    <w:rsid w:val="0065440E"/>
  </w:style>
  <w:style w:type="paragraph" w:customStyle="1" w:styleId="0E5B619EE39D7040A7033D85268B55E5">
    <w:name w:val="0E5B619EE39D7040A7033D85268B55E5"/>
    <w:rsid w:val="0065440E"/>
  </w:style>
  <w:style w:type="paragraph" w:customStyle="1" w:styleId="E497F0C71BABF3408B3D9B7C8CAC9A3C">
    <w:name w:val="E497F0C71BABF3408B3D9B7C8CAC9A3C"/>
    <w:rsid w:val="0065440E"/>
  </w:style>
  <w:style w:type="paragraph" w:customStyle="1" w:styleId="BB70B83A41D9FC46B25EA5D37A130D01">
    <w:name w:val="BB70B83A41D9FC46B25EA5D37A130D01"/>
    <w:rsid w:val="0065440E"/>
  </w:style>
  <w:style w:type="paragraph" w:customStyle="1" w:styleId="32BB4665DFBB23438C9D8FEF5A902CAD">
    <w:name w:val="32BB4665DFBB23438C9D8FEF5A902CAD"/>
    <w:rsid w:val="0065440E"/>
  </w:style>
  <w:style w:type="paragraph" w:customStyle="1" w:styleId="EDD899A1989E724480BFD89B5E01D60B">
    <w:name w:val="EDD899A1989E724480BFD89B5E01D60B"/>
    <w:rsid w:val="0065440E"/>
  </w:style>
  <w:style w:type="paragraph" w:customStyle="1" w:styleId="CE4367D37167C645B1552225776C529B">
    <w:name w:val="CE4367D37167C645B1552225776C529B"/>
    <w:rsid w:val="0065440E"/>
  </w:style>
  <w:style w:type="paragraph" w:customStyle="1" w:styleId="080863B81A39F842A53FE657A29BB4BE">
    <w:name w:val="080863B81A39F842A53FE657A29BB4BE"/>
    <w:rsid w:val="0065440E"/>
  </w:style>
  <w:style w:type="paragraph" w:customStyle="1" w:styleId="3AB55E3448D1C64D8A69BF52A9C6A7BA">
    <w:name w:val="3AB55E3448D1C64D8A69BF52A9C6A7BA"/>
    <w:rsid w:val="0065440E"/>
  </w:style>
  <w:style w:type="paragraph" w:customStyle="1" w:styleId="73B752311789304999BB419E801F722A">
    <w:name w:val="73B752311789304999BB419E801F722A"/>
    <w:rsid w:val="0065440E"/>
  </w:style>
  <w:style w:type="paragraph" w:customStyle="1" w:styleId="48F6F6B0DA4B0940B340DF4BE8FF7D12">
    <w:name w:val="48F6F6B0DA4B0940B340DF4BE8FF7D12"/>
    <w:rsid w:val="0065440E"/>
  </w:style>
  <w:style w:type="paragraph" w:customStyle="1" w:styleId="DA4394522147EC47ACB0C2589087814B">
    <w:name w:val="DA4394522147EC47ACB0C2589087814B"/>
    <w:rsid w:val="0065440E"/>
  </w:style>
  <w:style w:type="paragraph" w:customStyle="1" w:styleId="1D8E631FAC50B64AAED0565444267CB8">
    <w:name w:val="1D8E631FAC50B64AAED0565444267CB8"/>
    <w:rsid w:val="0065440E"/>
  </w:style>
  <w:style w:type="paragraph" w:customStyle="1" w:styleId="F0D3488F8A2AE44E9546137D5E437576">
    <w:name w:val="F0D3488F8A2AE44E9546137D5E437576"/>
    <w:rsid w:val="0065440E"/>
  </w:style>
  <w:style w:type="paragraph" w:customStyle="1" w:styleId="10681D6913425544B485257688CCF2B8">
    <w:name w:val="10681D6913425544B485257688CCF2B8"/>
    <w:rsid w:val="0065440E"/>
  </w:style>
  <w:style w:type="paragraph" w:customStyle="1" w:styleId="5499D37E4F39A346A2859759253BC87C">
    <w:name w:val="5499D37E4F39A346A2859759253BC87C"/>
    <w:rsid w:val="006544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7C1EC83-A0BE-794E-BB25-491D1B152A82}">
  <we:reference id="wa104382081" version="1.35.0.0" store="en-US" storeType="OMEX"/>
  <we:alternateReferences>
    <we:reference id="WA104382081" version="1.35.0.0" store="en-US" storeType="OMEX"/>
  </we:alternateReferences>
  <we:properties>
    <we:property name="MENDELEY_CITATIONS" value="[{&quot;properties&quot;:{&quot;noteIndex&quot;:0},&quot;citationID&quot;:&quot;MENDELEY_CITATION_0aa5f414-ec34-499a-9a52-8e86f3d25922&quot;,&quot;isEdited&quot;:false,&quot;citationTag&quot;:&quot;MENDELEY_CITATION_v3_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&quot;,&quot;citationItems&quot;:[{&quot;id&quot;:&quot;c5a13f49-ea9e-3aef-8acb-f8235a022a24&quot;,&quot;isTemporary&quot;:false,&quot;itemData&quot;:{&quot;type&quot;:&quot;article-journal&quot;,&quot;id&quot;:&quot;c5a13f49-ea9e-3aef-8acb-f8235a022a24&quot;,&quot;title&quot;:&quot;Towards Improved Understanding of the Applicability of Uncertainty Forecasts in the Electric Power Industry&quot;,&quot;author&quot;:[{&quot;family&quot;:&quot;Bessa&quot;,&quot;given&quot;:&quot;Ricardo J.&quot;,&quot;parse-names&quot;:false,&quot;dropping-particle&quot;:&quot;&quot;,&quot;non-dropping-particle&quot;:&quot;&quot;},{&quot;family&quot;:&quot;Möhrlen&quot;,&quot;given&quot;:&quot;Corinna&quot;,&quot;parse-names&quot;:false,&quot;dropping-particle&quot;:&quot;&quot;,&quot;non-dropping-particle&quot;:&quot;&quot;},{&quot;family&quot;:&quot;Fundel&quot;,&quot;given&quot;:&quot;Vanessa&quot;,&quot;parse-names&quot;:false,&quot;dropping-particle&quot;:&quot;&quot;,&quot;non-dropping-particle&quot;:&quot;&quot;},{&quot;family&quot;:&quot;Siefert&quot;,&quot;given&quot;:&quot;Malte&quot;,&quot;parse-names&quot;:false,&quot;dropping-particle&quot;:&quot;&quot;,&quot;non-dropping-particle&quot;:&quot;&quot;},{&quot;family&quot;:&quot;Browell&quot;,&quot;given&quot;:&quot;Jethro&quot;,&quot;parse-names&quot;:false,&quot;dropping-particle&quot;:&quot;&quot;,&quot;non-dropping-particle&quot;:&quot;&quot;},{&quot;family&quot;:&quot;Haglund El Gaidi&quot;,&quot;given&quot;:&quot;Sebastian&quot;,&quot;parse-names&quot;:false,&quot;dropping-particle&quot;:&quot;&quot;,&quot;non-dropping-particle&quot;:&quot;&quot;},{&quot;family&quot;:&quot;Hodge&quot;,&quot;given&quot;:&quot;Bri Mathias&quot;,&quot;parse-names&quot;:false,&quot;dropping-particle&quot;:&quot;&quot;,&quot;non-dropping-particle&quot;:&quot;&quot;},{&quot;family&quot;:&quot;Cali&quot;,&quot;given&quot;:&quot;Umit&quot;,&quot;parse-names&quot;:false,&quot;dropping-particle&quot;:&quot;&quot;,&quot;non-dropping-particle&quot;:&quot;&quot;},{&quot;family&quot;:&quot;Kariniotakis&quot;,&quot;given&quot;:&quot;George&quot;,&quot;parse-names&quot;:false,&quot;dropping-particle&quot;:&quot;&quot;,&quot;non-dropping-particle&quot;:&quot;&quot;}],&quot;container-title&quot;:&quot;Energies 2017, Vol. 10, Page 1402&quot;,&quot;accessed&quot;:{&quot;date-parts&quot;:[[2021,12,27]]},&quot;DOI&quot;:&quot;10.3390/EN10091402&quot;,&quot;ISSN&quot;:&quot;19961073&quot;,&quot;URL&quot;:&quot;https://www.mdpi.com/1996-1073/10/9/1402/htm&quot;,&quot;issued&quot;:{&quot;date-parts&quot;:[[2017,9,14]]},&quot;page&quot;:&quot;1402&quot;,&quot;abstract&quot;:&quot;Around the world wind energy is starting to become a major energy provider in electricity markets, as well as participating in ancillary services markets to help maintain grid stability. The reliability of system operations and smooth integration of wind energy into electricity markets has been strongly supported by years of improvement in weather and wind power forecasting systems. Deterministic forecasts are still predominant in utility practice although truly optimal decisions and risk hedging are only possible with the adoption of uncertainty forecasts. One of the main barriers for the industrial adoption of uncertainty forecasts is the lack of understanding of its information content (e.g., its physical and statistical modeling) and standardization of uncertainty forecast products, which frequently leads to mistrust towards uncertainty forecasts and their applicability in practice. This paper aims at improving this understanding by establishing a common terminology and reviewing the methods to determine, estimate, and communicate the uncertainty in weather and wind power forecasts. This conceptual analysis of the state of the art highlights that: (i) end-users should start to look at the forecast’s properties in order to map different uncertainty representations to specific wind energy-related user requirements; (ii) a multidisciplinary team is required to foster the integration of stochastic methods in the industry sector. A set of recommendations for standardization and improved training of operators are provided along with examples of best practices.&quot;,&quot;publisher&quot;:&quot;Multidisciplinary Digital Publishing Institute&quot;,&quot;issue&quot;:&quot;9&quot;,&quot;volume&quot;:&quot;10&quot;,&quot;container-title-short&quot;:&quot;&quot;}}],&quot;manualOverride&quot;:{&quot;isManuallyOverridden&quot;:false,&quot;manualOverrideText&quot;:&quot;&quot;,&quot;citeprocText&quot;:&quot;[1]&quot;}},{&quot;properties&quot;:{&quot;noteIndex&quot;:0},&quot;citationID&quot;:&quot;MENDELEY_CITATION_218182c1-a939-4955-9641-0ac3773caeb1&quot;,&quot;isEdited&quot;:false,&quot;citationTag&quot;:&quot;MENDELEY_CITATION_v3_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&quot;,&quot;citationItems&quot;:[{&quot;id&quot;:&quot;2f420c58-8db1-32c6-94a5-f1040c4670be&quot;,&quot;isTemporary&quot;:false,&quot;itemData&quot;:{&quot;type&quot;:&quot;article-journal&quot;,&quot;id&quot;:&quot;2f420c58-8db1-32c6-94a5-f1040c4670be&quot;,&quot;title&quot;:&quot;An overview of wind-energy-production prediction bias, losses, and uncertainties&quot;,&quot;author&quot;:[{&quot;family&quot;:&quot;Lee&quot;,&quot;given&quot;:&quot;Joseph C.Y.&quot;,&quot;parse-names&quot;:false,&quot;dropping-particle&quot;:&quot;&quot;,&quot;non-dropping-particle&quot;:&quot;&quot;},{&quot;family&quot;:&quot;Jason Fields&quot;,&quot;given&quot;:&quot;M.&quot;,&quot;parse-names&quot;:false,&quot;dropping-particle&quot;:&quot;&quot;,&quot;non-dropping-particle&quot;:&quot;&quot;}],&quot;container-title&quot;:&quot;Wind Energy Science&quot;,&quot;accessed&quot;:{&quot;date-parts&quot;:[[2022,1,4]]},&quot;DOI&quot;:&quot;10.5194/WES-6-311-2021&quot;,&quot;ISSN&quot;:&quot;23667451&quot;,&quot;issued&quot;:{&quot;date-parts&quot;:[[2021,3,5]]},&quot;page&quot;:&quot;311-365&quot;,&quot;abstract&quot;:&quot;The financing of a wind farm directly relates to the preconstruction energy yield assessments which estimate the annual energy production for the farm. The accuracy and the precision of the preconstruction energy estimates can dictate the profitability of the wind project. Historically, the wind industry tended to overpredict the annual energy production of wind farms. Experts have been dedicated to eliminating such prediction errors in the past decade, and recently the reported average energy prediction bias is declining. Herein, we present a literature review of the energy yield assessment errors across the global wind energy industry. We identify a long-term trend of reduction in the overprediction bias, whereas the uncertainty associated with the prediction error is prominent. We also summarize the recent advancements of the wind resource assessment process that justify the bias reduction, including improvements in modeling and measurement techniques. Additionally, because the energy losses and uncertainties substantially influence the prediction error, we document and examine the estimated and observed loss and uncertainty values from the literature, according to the proposed framework in the International Electrotechnical Commission 61400-15 wind resource assessment standard. From our findings, we highlight opportunities for the industry to move forward, such as the validation and reduction of prediction uncertainty and the prevention of energy losses caused by wake effect and environmental events. Overall, this study provides a summary of how the wind energy industry has been quantifying and reducing prediction errors, energy losses, and production uncertainties. Finally, for this work to be as reproducible as possible, we include all of the data used in the analysis in appendices to the article.&quot;,&quot;publisher&quot;:&quot;Copernicus GmbH&quot;,&quot;issue&quot;:&quot;2&quot;,&quot;volume&quot;:&quot;6&quot;,&quot;container-title-short&quot;:&quot;&quot;}},{&quot;id&quot;:&quot;3c8a1389-5a27-3310-ba46-0c9ea9ee7599&quot;,&quot;isTemporary&quot;:false,&quot;itemData&quot;:{&quot;type&quot;:&quot;article-journal&quot;,&quot;id&quot;:&quot;3c8a1389-5a27-3310-ba46-0c9ea9ee7599&quot;,&quot;title&quot;:&quot;Uncertainty quantification in the analyses of operational wind power plant performance&quot;,&quot;author&quot;:[{&quot;family&quot;:&quot;Craig&quot;,&quot;given&quot;:&quot;Anna&quot;,&quot;parse-names&quot;:false,&quot;dropping-particle&quot;:&quot;&quot;,&quot;non-dropping-particle&quot;:&quot;&quot;},{&quot;family&quot;:&quot;Optis&quot;,&quot;given&quot;:&quot;Mike&quot;,&quot;parse-names&quot;:false,&quot;dropping-particle&quot;:&quot;&quot;,&quot;non-dropping-particle&quot;:&quot;&quot;},{&quot;family&quot;:&quot;Fields&quot;,&quot;given&quot;:&quot;Michael Jason&quot;,&quot;parse-names&quot;:false,&quot;dropping-particle&quot;:&quot;&quot;,&quot;non-dropping-particle&quot;:&quot;&quot;},{&quot;family&quot;:&quot;Moriarty&quot;,&quot;given&quot;:&quot;Patrick&quot;,&quot;parse-names&quot;:false,&quot;dropping-particle&quot;:&quot;&quot;,&quot;non-dropping-particle&quot;:&quot;&quot;}],&quot;container-title&quot;:&quot;Journal of Physics: Conference Series&quot;,&quot;accessed&quot;:{&quot;date-parts&quot;:[[2019,12,5]]},&quot;DOI&quot;:&quot;10.1088/1742-6596/1037/5/052021&quot;,&quot;URL&quot;:&quot;http://stacks.iop.org/1742-6596/1037/i=5/a=052021?key=crossref.1c4202e8b6c2ac1c9182eddd00a60561&quot;,&quot;issued&quot;:{&quot;date-parts&quot;:[[2018,6]]},&quot;page&quot;:&quot;052021&quot;,&quot;publisher&quot;:&quot;IOP Publishing&quot;,&quot;issue&quot;:&quot;5&quot;,&quot;volume&quot;:&quot;1037&quot;,&quot;container-title-short&quot;:&quot;&quot;}}],&quot;manualOverride&quot;:{&quot;isManuallyOverridden&quot;:false,&quot;manualOverrideText&quot;:&quot;&quot;,&quot;citeprocText&quot;:&quot;[2,3]&quot;}},{&quot;properties&quot;:{&quot;noteIndex&quot;:0},&quot;citationID&quot;:&quot;MENDELEY_CITATION_f5e5abcf-f939-4899-9ed0-39bea7200602&quot;,&quot;isEdited&quot;:false,&quot;citationTag&quot;:&quot;MENDELEY_CITATION_v3_eyJwcm9wZXJ0aWVzIjp7Im5vdGVJbmRleCI6MH0sImNpdGF0aW9uSUQiOiJNRU5ERUxFWV9DSVRBVElPTl9mNWU1YWJjZi1mOTM5LTQ4OTktOWVkMC0zOWJlYTcyMDA2MDI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XSwibWFudWFsT3ZlcnJpZGUiOnsiaXNNYW51YWxseU92ZXJyaWRkZW4iOmZhbHNlLCJtYW51YWxPdmVycmlkZVRleHQiOiIiLCJjaXRlcHJvY1RleHQiOiJbNF0ifX0=&quot;,&quot;citationItems&quot;:[{&quot;id&quot;:&quot;d5ff8f16-5fdb-3aa2-9b19-e15dbdf37662&quot;,&quot;isTemporary&quot;:false,&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container-title-short&quot;:&quot;&quot;}}],&quot;manualOverride&quot;:{&quot;isManuallyOverridden&quot;:false,&quot;manualOverrideText&quot;:&quot;&quot;,&quot;citeprocText&quot;:&quot;[4]&quot;}},{&quot;properties&quot;:{&quot;noteIndex&quot;:0},&quot;citationID&quot;:&quot;MENDELEY_CITATION_a9dc7702-d341-4e87-b163-06c5f00568f8&quot;,&quot;isEdited&quot;:false,&quot;citationTag&quot;:&quot;MENDELEY_CITATION_v3_eyJwcm9wZXJ0aWVzIjp7Im5vdGVJbmRleCI6MH0sImNpdGF0aW9uSUQiOiJNRU5ERUxFWV9DSVRBVElPTl9hOWRjNzcwMi1kMzQxLTRlODctYjE2My0wNmM1ZjAwNTY4Zjg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quot;,&quot;citationItems&quot;:[{&quot;id&quot;:&quot;d5ff8f16-5fdb-3aa2-9b19-e15dbdf37662&quot;,&quot;isTemporary&quot;:false,&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container-title-short&quot;:&quot;&quot;}},{&quot;id&quot;:&quot;ae352a44-0aa4-3cbc-831e-fadd937e44da&quot;,&quot;isTemporary&quot;:false,&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container-title-short&quot;:&quot;&quot;}}],&quot;manualOverride&quot;:{&quot;isManuallyOverridden&quot;:false,&quot;manualOverrideText&quot;:&quot;&quot;,&quot;citeprocText&quot;:&quot;[4,5]&quot;}},{&quot;properties&quot;:{&quot;noteIndex&quot;:0},&quot;citationID&quot;:&quot;MENDELEY_CITATION_5d6bde46-0646-4311-845b-9968dc318a52&quot;,&quot;isEdited&quot;:false,&quot;citationTag&quot;:&quot;MENDELEY_CITATION_v3_eyJwcm9wZXJ0aWVzIjp7Im5vdGVJbmRleCI6MH0sImNpdGF0aW9uSUQiOiJNRU5ERUxFWV9DSVRBVElPTl81ZDZiZGU0Ni0wNjQ2LTQzMTEtODQ1Yi05OTY4ZGMzMThhNTI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1dLCJtYW51YWxPdmVycmlkZSI6eyJpc01hbnVhbGx5T3ZlcnJpZGRlbiI6ZmFsc2UsIm1hbnVhbE92ZXJyaWRlVGV4dCI6IiIsImNpdGVwcm9jVGV4dCI6Ils2XSJ9fQ==&quot;,&quot;citationItems&quot;:[{&quot;id&quot;:&quot;fb303c6d-af5e-3c34-a1d4-7f38183bf7bd&quot;,&quot;isTemporary&quot;:false,&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container-title-short&quot;:&quot;&quot;}}],&quot;manualOverride&quot;:{&quot;isManuallyOverridden&quot;:false,&quot;manualOverrideText&quot;:&quot;&quot;,&quot;citeprocText&quot;:&quot;[6]&quot;}},{&quot;properties&quot;:{&quot;noteIndex&quot;:0},&quot;citationID&quot;:&quot;MENDELEY_CITATION_18943ea6-1a9a-4cbe-8195-954e6aee3279&quot;,&quot;isEdited&quot;:false,&quot;citationTag&quot;:&quot;MENDELEY_CITATION_v3_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&quot;,&quot;citationItems&quot;:[{&quot;id&quot;:&quot;7070cffd-aba2-3c35-ac8b-d3fc5737ff2a&quot;,&quot;isTemporary&quot;:false,&quot;itemData&quot;:{&quot;type&quot;:&quot;article-journal&quot;,&quot;id&quot;:&quot;7070cffd-aba2-3c35-ac8b-d3fc5737ff2a&quot;,&quot;title&quot;:&quot;The Second Wind Forecast Improvement Project (WFIP2): Observational Field Campaign&quot;,&quot;author&quot;:[{&quot;family&quot;:&quot;Wilczak&quot;,&quot;given&quot;:&quot;James M.&quot;,&quot;parse-names&quot;:false,&quot;dropping-particle&quot;:&quot;&quot;,&quot;non-dropping-particle&quot;:&quot;&quot;},{&quot;family&quot;:&quot;Stoelinga&quot;,&quot;given&quot;:&quot;Mark&quot;,&quot;parse-names&quot;:false,&quot;dropping-particle&quot;:&quot;&quot;,&quot;non-dropping-particle&quot;:&quot;&quot;},{&quot;family&quot;:&quot;Berg&quot;,&quot;given&quot;:&quot;Larry K.&quot;,&quot;parse-names&quot;:false,&quot;dropping-particle&quot;:&quot;&quot;,&quot;non-dropping-particle&quot;:&quot;&quot;},{&quot;family&quot;:&quot;Sharp&quot;,&quot;given&quot;:&quot;Justin&quot;,&quot;parse-names&quot;:false,&quot;dropping-particle&quot;:&quot;&quot;,&quot;non-dropping-particle&quot;:&quot;&quot;},{&quot;family&quot;:&quot;Draxl&quot;,&quot;given&quot;:&quot;Caroline&quot;,&quot;parse-names&quot;:false,&quot;dropping-particle&quot;:&quot;&quot;,&quot;non-dropping-particle&quot;:&quot;&quot;},{&quot;family&quot;:&quot;McCaffrey&quot;,&quot;given&quot;:&quot;Katherine&quot;,&quot;parse-names&quot;:false,&quot;dropping-particle&quot;:&quot;&quot;,&quot;non-dropping-particle&quot;:&quot;&quot;},{&quot;family&quot;:&quot;Banta&quot;,&quot;given&quot;:&quot;Robert M.&quot;,&quot;parse-names&quot;:false,&quot;dropping-particle&quot;:&quot;&quot;,&quot;non-dropping-particle&quot;:&quot;&quot;},{&quot;family&quot;:&quot;Bianco&quot;,&quot;given&quot;:&quot;Laura&quot;,&quot;parse-names&quot;:false,&quot;dropping-particle&quot;:&quot;&quot;,&quot;non-dropping-particle&quot;:&quot;&quot;},{&quot;family&quot;:&quot;Djalalova&quot;,&quot;given&quot;:&quot;Irina&quot;,&quot;parse-names&quot;:false,&quot;dropping-particle&quot;:&quot;&quot;,&quot;non-dropping-particle&quot;:&quot;&quot;},{&quot;family&quot;:&quot;Lundquist&quot;,&quot;given&quot;:&quot;Julie K.&quot;,&quot;parse-names&quot;:false,&quot;dropping-particle&quot;:&quot;&quot;,&quot;non-dropping-particle&quot;:&quot;&quot;},{&quot;family&quot;:&quot;Muradyan&quot;,&quot;given&quot;:&quot;Paytsar&quot;,&quot;parse-names&quot;:false,&quot;dropping-particle&quot;:&quot;&quot;,&quot;non-dropping-particle&quot;:&quot;&quot;},{&quot;family&quot;:&quot;Choukulkar&quot;,&quot;given&quot;:&quot;Aditya&quot;,&quot;parse-names&quot;:false,&quot;dropping-particle&quot;:&quot;&quot;,&quot;non-dropping-particle&quot;:&quot;&quot;},{&quot;family&quot;:&quot;Leo&quot;,&quot;given&quot;:&quot;Laura&quot;,&quot;parse-names&quot;:false,&quot;dropping-particle&quot;:&quot;&quot;,&quot;non-dropping-particle&quot;:&quot;&quot;},{&quot;family&quot;:&quot;Bonin&quot;,&quot;given&quot;:&quot;Timothy&quot;,&quot;parse-names&quot;:false,&quot;dropping-particle&quot;:&quot;&quot;,&quot;non-dropping-particle&quot;:&quot;&quot;},{&quot;family&quot;:&quot;Pichugina&quot;,&quot;given&quot;:&quot;Yelena&quot;,&quot;parse-names&quot;:false,&quot;dropping-particle&quot;:&quot;&quot;,&quot;non-dropping-particle&quot;:&quot;&quot;},{&quot;family&quot;:&quot;Eckman&quot;,&quot;given&quot;:&quot;Richard&quot;,&quot;parse-names&quot;:false,&quot;dropping-particle&quot;:&quot;&quot;,&quot;non-dropping-particle&quot;:&quot;&quot;},{&quot;family&quot;:&quot;Long&quot;,&quot;given&quot;:&quot;Charles N.&quot;,&quot;parse-names&quot;:false,&quot;dropping-particle&quot;:&quot;&quot;,&quot;non-dropping-particle&quot;:&quot;&quot;},{&quot;family&quot;:&quot;Lantz&quot;,&quot;given&quot;:&quot;Kathleen&quot;,&quot;parse-names&quot;:false,&quot;dropping-particle&quot;:&quot;&quot;,&quot;non-dropping-particle&quot;:&quot;&quot;},{&quot;family&quot;:&quot;Worsnop&quot;,&quot;given&quot;:&quot;Rochelle P.&quot;,&quot;parse-names&quot;:false,&quot;dropping-particle&quot;:&quot;&quot;,&quot;non-dropping-particle&quot;:&quot;&quot;},{&quot;family&quot;:&quot;Bickford&quot;,&quot;given&quot;:&quot;Jim&quot;,&quot;parse-names&quot;:false,&quot;dropping-particle&quot;:&quot;&quot;,&quot;non-dropping-particle&quot;:&quot;&quot;},{&quot;family&quot;:&quot;Bodini&quot;,&quot;given&quot;:&quot;Nicola&quot;,&quot;parse-names&quot;:false,&quot;dropping-particle&quot;:&quot;&quot;,&quot;non-dropping-particle&quot;:&quot;&quot;},{&quot;family&quot;:&quot;Chand&quot;,&quot;given&quot;:&quot;Duli&quot;,&quot;parse-names&quot;:false,&quot;dropping-particle&quot;:&quot;&quot;,&quot;non-dropping-particle&quot;:&quot;&quot;},{&quot;family&quot;:&quot;Clifton&quot;,&quot;given&quot;:&quot;Andrew&quot;,&quot;parse-names&quot;:false,&quot;dropping-particle&quot;:&quot;&quot;,&quot;non-dropping-particle&quot;:&quot;&quot;},{&quot;family&quot;:&quot;Cline&quot;,&quot;given&quot;:&quot;Joel&quot;,&quot;parse-names&quot;:false,&quot;dropping-particle&quot;:&quot;&quot;,&quot;non-dropping-particle&quot;:&quot;&quot;},{&quot;family&quot;:&quot;Cook&quot;,&quot;given&quot;:&quot;David R.&quot;,&quot;parse-names&quot;:false,&quot;dropping-particle&quot;:&quot;&quot;,&quot;non-dropping-particle&quot;:&quot;&quot;},{&quot;family&quot;:&quot;Fernando&quot;,&quot;given&quot;:&quot;Harindra J. S.&quot;,&quot;parse-names&quot;:false,&quot;dropping-particle&quot;:&quot;&quot;,&quot;non-dropping-particle&quot;:&quot;&quot;},{&quot;family&quot;:&quot;Friedrich&quot;,&quot;given&quot;:&quot;Katja&quot;,&quot;parse-names&quot;:false,&quot;dropping-particle&quot;:&quot;&quot;,&quot;non-dropping-particle&quot;:&quot;&quot;},{&quot;family&quot;:&quot;Krishnamurthy&quot;,&quot;given&quot;:&quot;Raghavendra&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Otarola-Bustos&quot;,&quot;given&quot;:&quot;Sebastian&quot;,&quot;parse-names&quot;:false,&quot;dropping-particle&quot;:&quot;&quot;,&quot;non-dropping-particle&quot;:&quot;&quot;},{&quot;family&quot;:&quot;Scott&quot;,&quot;given&quot;:&quot;George&quot;,&quot;parse-names&quot;:false,&quot;dropping-particle&quot;:&quot;&quot;,&quot;non-dropping-particle&quot;:&quot;&quot;},{&quot;family&quot;:&quot;Shaw&quot;,&quot;given&quot;:&quot;William J.&quot;,&quot;parse-names&quot;:false,&quot;dropping-particle&quot;:&quot;&quot;,&quot;non-dropping-particle&quot;:&quot;&quot;},{&quot;family&quot;:&quot;Wharton&quot;,&quot;given&quot;:&quot;Sonia&quot;,&quot;parse-names&quot;:false,&quot;dropping-particle&quot;:&quot;&quot;,&quot;non-dropping-particle&quot;:&quot;&quot;},{&quot;family&quot;:&quot;White&quot;,&quot;given&quot;:&quot;Allen B.&quot;,&quot;parse-names&quot;:false,&quot;dropping-particle&quot;:&quot;&quot;,&quot;non-dropping-particle&quot;:&quot;&quot;}],&quot;container-title&quot;:&quot;Bulletin of the American Meteorological Society&quot;,&quot;accessed&quot;:{&quot;date-parts&quot;:[[2019,11,18]]},&quot;DOI&quot;:&quot;10.1175/BAMS-D-18-0035.1&quot;,&quot;URL&quot;:&quot;http://journals.ametsoc.org/doi/10.1175/BAMS-D-18-0035.1&quot;,&quot;issued&quot;:{&quot;date-parts&quot;:[[2019,9,27]]},&quot;page&quot;:&quot;1701-1723&quot;,&quot;abstract&quot;:&quot;AbstractThe Second Wind Forecast Improvement Project (WFIP2) is a U.S. Department of Energy (DOE)- and National Oceanic and Atmospheric Administration (NOAA)-funded program, with private-sector and...&quot;,&quot;issue&quot;:&quot;9&quot;,&quot;volume&quot;:&quot;100&quot;,&quot;container-title-short&quot;:&quot;Bull Am Meteorol Soc&quot;}},{&quot;id&quot;:&quot;ab1c1bdf-ab84-3eb5-b61b-6ba260af4276&quot;,&quot;isTemporary&quot;:false,&quot;itemData&quot;:{&quot;type&quot;:&quot;article-journal&quot;,&quot;id&quot;:&quot;ab1c1bdf-ab84-3eb5-b61b-6ba260af4276&quot;,&quot;title&quot;:&quot;The Second Wind Forecast Improvement Project (WFIP2): General Overview&quot;,&quot;author&quot;:[{&quot;family&quot;:&quot;Shaw&quot;,&quot;given&quot;:&quot;William J.&quot;,&quot;parse-names&quot;:false,&quot;dropping-particle&quot;:&quot;&quot;,&quot;non-dropping-particle&quot;:&quot;&quot;},{&quot;family&quot;:&quot;Berg&quot;,&quot;given&quot;:&quot;Larry K.&quot;,&quot;parse-names&quot;:false,&quot;dropping-particle&quot;:&quot;&quot;,&quot;non-dropping-particle&quot;:&quot;&quot;},{&quot;family&quot;:&quot;Cline&quot;,&quot;given&quot;:&quot;Joel&quot;,&quot;parse-names&quot;:false,&quot;dropping-particle&quot;:&quot;&quot;,&quot;non-dropping-particle&quot;:&quot;&quot;},{&quot;family&quot;:&quot;Draxl&quot;,&quot;given&quot;:&quot;Caroline&quot;,&quot;parse-names&quot;:false,&quot;dropping-particle&quot;:&quot;&quot;,&quot;non-dropping-particle&quot;:&quot;&quot;},{&quot;family&quot;:&quot;Djalalova&quot;,&quot;given&quot;:&quot;Irina&quot;,&quot;parse-names&quot;:false,&quot;dropping-particle&quot;:&quot;&quot;,&quot;non-dropping-particle&quot;:&quot;&quot;},{&quot;family&quot;:&quot;Grimit&quot;,&quot;given&quot;:&quot;Eric P.&quot;,&quot;parse-names&quot;:false,&quot;dropping-particle&quot;:&quot;&quot;,&quot;non-dropping-particle&quot;:&quot;&quot;},{&quot;family&quot;:&quot;Lundquist&quot;,&quot;given&quot;:&quot;Julie K.&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Sivaraman&quot;,&quot;given&quot;:&quot;Chitra&quot;,&quot;parse-names&quot;:false,&quot;dropping-particle&quot;:&quot;&quot;,&quot;non-dropping-particle&quot;:&quot;&quot;},{&quot;family&quot;:&quot;Sharp&quot;,&quot;given&quot;:&quot;Justin&quot;,&quot;parse-names&quot;:false,&quot;dropping-particle&quot;:&quot;&quot;,&quot;non-dropping-particle&quot;:&quot;&quot;},{&quot;family&quot;:&quot;Wilczak&quot;,&quot;given&quot;:&quot;James M.&quot;,&quot;parse-names&quot;:false,&quot;dropping-particle&quot;:&quot;&quot;,&quot;non-dropping-particle&quot;:&quot;&quot;}],&quot;container-title&quot;:&quot;Bulletin of the American Meteorological Society&quot;,&quot;accessed&quot;:{&quot;date-parts&quot;:[[2021,12,13]]},&quot;DOI&quot;:&quot;10.1175/BAMS-D-18-0036.1&quot;,&quot;ISSN&quot;:&quot;0003-0007&quot;,&quot;URL&quot;:&quot;https://journals.ametsoc.org/view/journals/bams/100/9/bams-d-18-0036.1.xml&quot;,&quot;issued&quot;:{&quot;date-parts&quot;:[[2019,9,1]]},&quot;page&quot;:&quot;1687-1699&quot;,&quot;abstract&quot;:&quot;WFIP2 was a comprehensive field and modeling study aimed at improving wind forecasts at wind turbine heights in complex terrain. A unique and valuable feature of WFIP2 was the 18-month duration of the comprehensively nested observational component. To our knowledge, no other complex-terrain datasets document this spatial and temporal range to provide opportunities to validate model improvements with comprehensive observations. An additional strength of this study was the collaboration among DOE and NOAA laboratories and industry. Not only were the research teams able to make significant advances in fundamental atmospheric science and addressing shortcomings of subgrid-scale parameterizations and numerical methods, but the engagement of NOAA and industry also provided paths to immediate dissemination of the results to operational users. As a consequence, improved treatments of vertical mixing and surface friction in complex terrain are now included in the NWS operational forecasts. Further, decision support tools have been developed and transferred to the wind energy industry. These tools include both improved modeling and quantification of associated forecast uncertainties in an interface that allows easy visualization of both forecast power ramps and the confidence associated with them.&quot;,&quot;publisher&quot;:&quot;American Meteorological Society&quot;,&quot;issue&quot;:&quot;9&quot;,&quot;volume&quot;:&quot;100&quot;,&quot;container-title-short&quot;:&quot;Bull Am Meteorol Soc&quot;}},{&quot;id&quot;:&quot;def6f89e-01c7-34a2-a947-46823faa7247&quot;,&quot;isTemporary&quot;:false,&quot;itemData&quot;:{&quot;type&quot;:&quot;article-journal&quot;,&quot;id&quot;:&quot;def6f89e-01c7-34a2-a947-46823faa7247&quot;,&quot;title&quot;:&quot;Improving Wind Energy Forecasting through Numerical Weather Prediction Model Development&quot;,&quot;author&quot;:[{&quot;family&quot;:&quot;Olson&quot;,&quot;given&quot;:&quot;Joseph B.&quot;,&quot;parse-names&quot;:false,&quot;dropping-particle&quot;:&quot;&quot;,&quot;non-dropping-particle&quot;:&quot;&quot;},{&quot;family&quot;:&quot;Kenyon&quot;,&quot;given&quot;:&quot;Jaymes S.&quot;,&quot;parse-names&quot;:false,&quot;dropping-particle&quot;:&quot;&quot;,&quot;non-dropping-particle&quot;:&quot;&quot;},{&quot;family&quot;:&quot;Djalalova&quot;,&quot;given&quot;:&quot;Irina&quot;,&quot;parse-names&quot;:false,&quot;dropping-particle&quot;:&quot;&quot;,&quot;non-dropping-particle&quot;:&quot;&quot;},{&quot;family&quot;:&quot;Bianco&quot;,&quot;given&quot;:&quot;Laura&quot;,&quot;parse-names&quot;:false,&quot;dropping-particle&quot;:&quot;&quot;,&quot;non-dropping-particle&quot;:&quot;&quot;},{&quot;family&quot;:&quot;Turner&quot;,&quot;given&quot;:&quot;David D.&quot;,&quot;parse-names&quot;:false,&quot;dropping-particle&quot;:&quot;&quot;,&quot;non-dropping-particle&quot;:&quot;&quot;},{&quot;family&quot;:&quot;Pichugina&quot;,&quot;given&quot;:&quot;Yelena&quot;,&quot;parse-names&quot;:false,&quot;dropping-particle&quot;:&quot;&quot;,&quot;non-dropping-particle&quot;:&quot;&quot;},{&quot;family&quot;:&quot;Choukulkar&quot;,&quot;given&quot;:&quot;Aditya&quot;,&quot;parse-names&quot;:false,&quot;dropping-particle&quot;:&quot;&quot;,&quot;non-dropping-particle&quot;:&quot;&quot;},{&quot;family&quot;:&quot;Toy&quot;,&quot;given&quot;:&quot;Michael D.&quot;,&quot;parse-names&quot;:false,&quot;dropping-particle&quot;:&quot;&quot;,&quot;non-dropping-particle&quot;:&quot;&quot;},{&quot;family&quot;:&quot;Brown&quot;,&quot;given&quot;:&quot;John M.&quot;,&quot;parse-names&quot;:false,&quot;dropping-particle&quot;:&quot;&quot;,&quot;non-dropping-particle&quot;:&quot;&quot;},{&quot;family&quot;:&quot;Angevine&quot;,&quot;given&quot;:&quot;Wayne M.&quot;,&quot;parse-names&quot;:false,&quot;dropping-particle&quot;:&quot;&quot;,&quot;non-dropping-particle&quot;:&quot;&quot;},{&quot;family&quot;:&quot;Akish&quot;,&quot;given&quot;:&quot;Elena&quot;,&quot;parse-names&quot;:false,&quot;dropping-particle&quot;:&quot;&quot;,&quot;non-dropping-particle&quot;:&quot;&quot;},{&quot;family&quot;:&quot;Bao&quot;,&quot;given&quot;:&quot;Jian Wen&quot;,&quot;parse-names&quot;:false,&quot;dropping-particle&quot;:&quot;&quot;,&quot;non-dropping-particle&quot;:&quot;&quot;},{&quot;family&quot;:&quot;Jimenez&quot;,&quot;given&quot;:&quot;Pedro&quot;,&quot;parse-names&quot;:false,&quot;dropping-particle&quot;:&quot;&quot;,&quot;non-dropping-particle&quot;:&quot;&quot;},{&quot;family&quot;:&quot;Kosovic&quot;,&quot;given&quot;:&quot;Branko&quot;,&quot;parse-names&quot;:false,&quot;dropping-particle&quot;:&quot;&quot;,&quot;non-dropping-particle&quot;:&quot;&quot;},{&quot;family&quot;:&quot;Lundquist&quot;,&quot;given&quot;:&quot;Katherine A.&quot;,&quot;parse-names&quot;:false,&quot;dropping-particle&quot;:&quot;&quot;,&quot;non-dropping-particle&quot;:&quot;&quot;},{&quot;family&quot;:&quot;Draxl&quot;,&quot;given&quot;:&quot;Caroline&quot;,&quot;parse-names&quot;:false,&quot;dropping-particle&quot;:&quot;&quot;,&quot;non-dropping-particle&quot;:&quot;&quot;},{&quot;family&quot;:&quot;Lundquist&quot;,&quot;given&quot;:&quot;Julie K.&quot;,&quot;parse-names&quot;:false,&quot;dropping-particle&quot;:&quot;&quot;,&quot;non-dropping-particle&quot;:&quot;&quot;},{&quot;family&quot;:&quot;McCaa&quot;,&quot;given&quot;:&quot;Jim&quot;,&quot;parse-names&quot;:false,&quot;dropping-particle&quot;:&quot;&quot;,&quot;non-dropping-particle&quot;:&quot;&quot;},{&quot;family&quot;:&quot;McCaffrey&quot;,&quot;given&quot;:&quot;Katherine&quot;,&quot;parse-names&quot;:false,&quot;dropping-particle&quot;:&quot;&quot;,&quot;non-dropping-particle&quot;:&quot;&quot;},{&quot;family&quot;:&quot;Lantz&quot;,&quot;given&quot;:&quot;Kathy&quot;,&quot;parse-names&quot;:false,&quot;dropping-particle&quot;:&quot;&quot;,&quot;non-dropping-particle&quot;:&quot;&quot;},{&quot;family&quot;:&quot;Long&quot;,&quot;given&quot;:&quot;Chuck&quot;,&quot;parse-names&quot;:false,&quot;dropping-particle&quot;:&quot;&quot;,&quot;non-dropping-particle&quot;:&quot;&quot;},{&quot;family&quot;:&quot;Wilczak&quot;,&quot;given&quot;:&quot;Jim&quot;,&quot;parse-names&quot;:false,&quot;dropping-particle&quot;:&quot;&quot;,&quot;non-dropping-particle&quot;:&quot;&quot;},{&quot;family&quot;:&quot;Banta&quot;,&quot;given&quot;:&quot;Robert&quot;,&quot;parse-names&quot;:false,&quot;dropping-particle&quot;:&quot;&quot;,&quot;non-dropping-particle&quot;:&quot;&quot;},{&quot;family&quot;:&quot;Marquis&quot;,&quot;given&quot;:&quot;Melinda&quot;,&quot;parse-names&quot;:false,&quot;dropping-particle&quot;:&quot;&quot;,&quot;non-dropping-particle&quot;:&quot;&quot;},{&quot;family&quot;:&quot;Redfern&quot;,&quot;given&quot;:&quot;Stephanie&quot;,&quot;parse-names&quot;:false,&quot;dropping-particle&quot;:&quot;&quot;,&quot;non-dropping-particle&quot;:&quot;&quot;},{&quot;family&quot;:&quot;Berg&quot;,&quot;given&quot;:&quot;Larry K.&quot;,&quot;parse-names&quot;:false,&quot;dropping-particle&quot;:&quot;&quot;,&quot;non-dropping-particle&quot;:&quot;&quot;},{&quot;family&quot;:&quot;Shaw&quot;,&quot;given&quot;:&quot;Will&quot;,&quot;parse-names&quot;:false,&quot;dropping-particle&quot;:&quot;&quot;,&quot;non-dropping-particle&quot;:&quot;&quot;},{&quot;family&quot;:&quot;Cline&quot;,&quot;given&quot;:&quot;Joel&quot;,&quot;parse-names&quot;:false,&quot;dropping-particle&quot;:&quot;&quot;,&quot;non-dropping-particle&quot;:&quot;&quot;}],&quot;container-title&quot;:&quot;Bulletin of the American Meteorological Society&quot;,&quot;accessed&quot;:{&quot;date-parts&quot;:[[2022,1,4]]},&quot;DOI&quot;:&quot;10.1175/BAMS-D-18-0040.1&quot;,&quot;ISSN&quot;:&quot;0003-0007&quot;,&quot;URL&quot;:&quot;https://journals.ametsoc.org/view/journals/bams/100/11/bams-d-18-0040.1.xml&quot;,&quot;issued&quot;:{&quot;date-parts&quot;:[[2019,11,1]]},&quot;page&quot;:&quot;2201-2220&quot;,&quot;abstract&quot;:&quot;Operational numerical weather prediction models are being developed to improve wind energy forecasts by leveraging a multiscale dataset from the Second Wind Forecast Improvement Project field campaign in the U.S. Northwest.&quot;,&quot;publisher&quot;:&quot;American Meteorological Society&quot;,&quot;issue&quot;:&quot;11&quot;,&quot;volume&quot;:&quot;100&quot;,&quot;container-title-short&quot;:&quot;Bull Am Meteorol Soc&quot;}}],&quot;manualOverride&quot;:{&quot;citeprocText&quot;:&quot;[7–9]&quot;,&quot;manualOverrideText&quot;:&quot;&quot;,&quot;isManuallyOverridden&quot;:false}},{&quot;properties&quot;:{&quot;noteIndex&quot;:0},&quot;citationID&quot;:&quot;MENDELEY_CITATION_86f4d7e4-24ae-42d8-b924-7958f54e08ed&quot;,&quot;isEdited&quot;:false,&quot;citationTag&quot;:&quot;MENDELEY_CITATION_v3_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&quot;,&quot;citationItems&quot;:[{&quot;id&quot;:&quot;899cc411-f573-34cb-9b75-ca500725a003&quot;,&quot;isTemporary&quot;:false,&quot;itemData&quot;:{&quot;type&quot;:&quot;report&quot;,&quot;id&quot;:&quot;899cc411-f573-34cb-9b75-ca500725a003&quot;,&quot;title&quot;:&quot;Task Proposal Extension of Task 36 Forecasting for Wind Energy, Phase II&quot;,&quot;author&quot;:[{&quot;family&quot;:&quot;Giebel&quot;,&quot;given&quot;:&quot;Gregor&quot;,&quot;parse-names&quot;:false,&quot;dropping-particle&quot;:&quot;&quot;,&quot;non-dropping-particle&quot;:&quot;&quot;},{&quot;family&quot;:&quot;Shaw&quot;,&quot;given&quot;:&quot;William&quot;,&quot;parse-names&quot;:false,&quot;dropping-particle&quot;:&quot;&quot;,&quot;non-dropping-particle&quot;:&quot;&quot;},{&quot;family&quot;:&quot;Frank&quot;,&quot;given&quot;:&quot;Helmut&quot;,&quot;parse-names&quot;:false,&quot;dropping-particle&quot;:&quot;&quot;,&quot;non-dropping-particle&quot;:&quot;&quot;},{&quot;family&quot;:&quot;Draxl&quot;,&quot;given&quot;:&quot;Caroline&quot;,&quot;parse-names&quot;:false,&quot;dropping-particle&quot;:&quot;&quot;,&quot;non-dropping-particle&quot;:&quot;&quot;},{&quot;family&quot;:&quot;Pinson&quot;,&quot;given&quot;:&quot;Pierre&quot;,&quot;parse-names&quot;:false,&quot;dropping-particle&quot;:&quot;&quot;,&quot;non-dropping-particle&quot;:&quot;&quot;},{&quot;family&quot;:&quot;Kariniotakis&quot;,&quot;given&quot;:&quot;George&quot;,&quot;parse-names&quot;:false,&quot;dropping-particle&quot;:&quot;&quot;,&quot;non-dropping-particle&quot;:&quot;&quot;},{&quot;family&quot;:&quot;Möhrlen&quot;,&quot;given&quot;:&quot;Corinna&quot;,&quot;parse-names&quot;:false,&quot;dropping-particle&quot;:&quot;&quot;,&quot;non-dropping-particle&quot;:&quot;&quot;}],&quot;issued&quot;:{&quot;date-parts&quot;:[[2018]]},&quot;number-of-pages&quot;:&quot;16&quot;,&quot;container-title-short&quot;:&quot;&quot;}}],&quot;manualOverride&quot;:{&quot;isManuallyOverridden&quot;:false,&quot;manualOverrideText&quot;:&quot;&quot;,&quot;citeprocText&quot;:&quot;[10]&quot;}},{&quot;properties&quot;:{&quot;noteIndex&quot;:0},&quot;citationID&quot;:&quot;MENDELEY_CITATION_2f373b00-c1da-4f10-9a59-b10d3242363e&quot;,&quot;isEdited&quot;:false,&quot;citationTag&quot;:&quot;MENDELEY_CITATION_v3_eyJwcm9wZXJ0aWVzIjp7Im5vdGVJbmRleCI6MH0sImNpdGF0aW9uSUQiOiJNRU5ERUxFWV9DSVRBVElPTl8yZjM3M2IwMC1jMWRhLTRmMTAtOWE1OS1iMTBkMzI0MjM2M2U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quot;,&quot;citationItems&quot;:[{&quot;id&quot;:&quot;d5ff8f16-5fdb-3aa2-9b19-e15dbdf37662&quot;,&quot;isTemporary&quot;:false,&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container-title-short&quot;:&quot;&quot;}},{&quot;id&quot;:&quot;ae352a44-0aa4-3cbc-831e-fadd937e44da&quot;,&quot;isTemporary&quot;:false,&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container-title-short&quot;:&quot;&quot;}}],&quot;manualOverride&quot;:{&quot;isManuallyOverridden&quot;:false,&quot;manualOverrideText&quot;:&quot;&quot;,&quot;citeprocText&quot;:&quot;[4,5]&quot;}},{&quot;properties&quot;:{&quot;noteIndex&quot;:0},&quot;citationID&quot;:&quot;MENDELEY_CITATION_c6f150de-a011-4351-8826-64c7af79e011&quot;,&quot;isEdited&quot;:false,&quot;citationTag&quot;:&quot;MENDELEY_CITATION_v3_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&quot;,&quot;citationItems&quot;:[{&quot;id&quot;:&quot;1f52dbe2-0756-338d-bbb9-b331d5c73407&quot;,&quot;isTemporary&quot;:false,&quot;itemData&quot;:{&quot;type&quot;:&quot;article&quot;,&quot;id&quot;:&quot;1f52dbe2-0756-338d-bbb9-b331d5c73407&quot;,&quot;title&quot;:&quot;pandas-dev/pandas: Pandas 1.0.3 (v1.0.3)&quot;,&quot;author&quot;:[{&quot;family&quot;:&quot;Reback&quot;,&quot;given&quot;:&quot;Jeff&quot;,&quot;parse-names&quot;:false,&quot;dropping-particle&quot;:&quot;&quot;,&quot;non-dropping-particle&quot;:&quot;&quot;},{&quot;family&quot;:&quot;McKinney&quot;,&quot;given&quot;:&quot;Wes&quot;,&quot;parse-names&quot;:false,&quot;dropping-particle&quot;:&quot;&quot;,&quot;non-dropping-particle&quot;:&quot;&quot;},{&quot;family&quot;:&quot;jbrockmendel&quot;,&quot;given&quot;:&quot;&quot;,&quot;parse-names&quot;:false,&quot;dropping-particle&quot;:&quot;&quot;,&quot;non-dropping-particle&quot;:&quot;&quot;},{&quot;family&quot;:&quot;Bossche&quot;,&quot;given&quot;:&quot;Joris&quot;,&quot;parse-names&quot;:false,&quot;dropping-particle&quot;:&quot;&quot;,&quot;non-dropping-particle&quot;:&quot;van den&quot;},{&quot;family&quot;:&quot;Augspurger&quot;,&quot;given&quot;:&quot;Tom&quot;,&quot;parse-names&quot;:false,&quot;dropping-particle&quot;:&quot;&quot;,&quot;non-dropping-particle&quot;:&quot;&quot;},{&quot;family&quot;:&quot;Cloud&quot;,&quot;given&quot;:&quot;Phillip&quot;,&quot;parse-names&quot;:false,&quot;dropping-particle&quot;:&quot;&quot;,&quot;non-dropping-particle&quot;:&quot;&quot;},{&quot;family&quot;:&quot;gfyoung&quot;,&quot;given&quot;:&quot;&quot;,&quot;parse-names&quot;:false,&quot;dropping-particle&quot;:&quot;&quot;,&quot;non-dropping-particle&quot;:&quot;&quot;},{&quot;family&quot;:&quot;Sinhrks&quot;,&quot;given&quot;:&quot;&quot;,&quot;parse-names&quot;:false,&quot;dropping-particle&quot;:&quot;&quot;,&quot;non-dropping-particle&quot;:&quot;&quot;},{&quot;family&quot;:&quot;Klein&quot;,&quot;given&quot;:&quot;Adam&quot;,&quot;parse-names&quot;:false,&quot;dropping-particle&quot;:&quot;&quot;,&quot;non-dropping-particle&quot;:&quot;&quot;},{&quot;family&quot;:&quot;Roeschke&quot;,&quot;given&quot;:&quot;Matthew&quot;,&quot;parse-names&quot;:false,&quot;dropping-particle&quot;:&quot;&quot;,&quot;non-dropping-particle&quot;:&quot;&quot;},{&quot;family&quot;:&quot;Hawkins&quot;,&quot;given&quot;:&quot;Simon&quot;,&quot;parse-names&quot;:false,&quot;dropping-particle&quot;:&quot;&quot;,&quot;non-dropping-particle&quot;:&quot;&quot;},{&quot;family&quot;:&quot;Tratner&quot;,&quot;given&quot;:&quot;Jeff&quot;,&quot;parse-names&quot;:false,&quot;dropping-particle&quot;:&quot;&quot;,&quot;non-dropping-particle&quot;:&quot;&quot;},{&quot;family&quot;:&quot;She&quot;,&quot;given&quot;:&quot;Chang&quot;,&quot;parse-names&quot;:false,&quot;dropping-particle&quot;:&quot;&quot;,&quot;non-dropping-particle&quot;:&quot;&quot;},{&quot;family&quot;:&quot;Ayd&quot;,&quot;given&quot;:&quot;William&quot;,&quot;parse-names&quot;:false,&quot;dropping-particle&quot;:&quot;&quot;,&quot;non-dropping-particle&quot;:&quot;&quot;},{&quot;family&quot;:&quot;Petersen&quot;,&quot;given&quot;:&quot;Terji&quot;,&quot;parse-names&quot;:false,&quot;dropping-particle&quot;:&quot;&quot;,&quot;non-dropping-particle&quot;:&quot;&quot;},{&quot;family&quot;:&quot;Garcia&quot;,&quot;given&quot;:&quot;Marc&quot;,&quot;parse-names&quot;:false,&quot;dropping-particle&quot;:&quot;&quot;,&quot;non-dropping-particle&quot;:&quot;&quot;},{&quot;family&quot;:&quot;Schendel&quot;,&quot;given&quot;:&quot;Jeremy&quot;,&quot;parse-names&quot;:false,&quot;dropping-particle&quot;:&quot;&quot;,&quot;non-dropping-particle&quot;:&quot;&quot;},{&quot;family&quot;:&quot;Hayden&quot;,&quot;given&quot;:&quot;Andy&quot;,&quot;parse-names&quot;:false,&quot;dropping-particle&quot;:&quot;&quot;,&quot;non-dropping-particle&quot;:&quot;&quot;},{&quot;family&quot;:&quot;MomIsBestFriend&quot;,&quot;given&quot;:&quot;&quot;,&quot;parse-names&quot;:false,&quot;dropping-particle&quot;:&quot;&quot;,&quot;non-dropping-particle&quot;:&quot;&quot;},{&quot;family&quot;:&quot;Jancauskas&quot;,&quot;given&quot;:&quot;Vytautas&quot;,&quot;parse-names&quot;:false,&quot;dropping-particle&quot;:&quot;&quot;,&quot;non-dropping-particle&quot;:&quot;&quot;},{&quot;family&quot;:&quot;Battiston&quot;,&quot;given&quot;:&quot;Pietro&quot;,&quot;parse-names&quot;:false,&quot;dropping-particle&quot;:&quot;&quot;,&quot;non-dropping-particle&quot;:&quot;&quot;},{&quot;family&quot;:&quot;Seabold&quot;,&quot;given&quot;:&quot;Skipper&quot;,&quot;parse-names&quot;:false,&quot;dropping-particle&quot;:&quot;&quot;,&quot;non-dropping-particle&quot;:&quot;&quot;},{&quot;family&quot;:&quot;chris-b1&quot;,&quot;given&quot;:&quot;&quot;,&quot;parse-names&quot;:false,&quot;dropping-particle&quot;:&quot;&quot;,&quot;non-dropping-particle&quot;:&quot;&quot;},{&quot;family&quot;:&quot;h-vetinari&quot;,&quot;given&quot;:&quot;&quot;,&quot;parse-names&quot;:false,&quot;dropping-particle&quot;:&quot;&quot;,&quot;non-dropping-particle&quot;:&quot;&quot;},{&quot;family&quot;:&quot;Hoyer&quot;,&quot;given&quot;:&quot;Stephan&quot;,&quot;parse-names&quot;:false,&quot;dropping-particle&quot;:&quot;&quot;,&quot;non-dropping-particle&quot;:&quot;&quot;},{&quot;family&quot;:&quot;Wouter&quot;,&quot;given&quot;:&quot;Overmeire&quot;,&quot;parse-names&quot;:false,&quot;dropping-particle&quot;:&quot;&quot;,&quot;non-dropping-particle&quot;:&quot;&quot;},{&quot;family&quot;:&quot;Alimcmaster1&quot;,&quot;given&quot;:&quot;&quot;,&quot;parse-names&quot;:false,&quot;dropping-particle&quot;:&quot;&quot;,&quot;non-dropping-particle&quot;:&quot;&quot;},{&quot;family&quot;:&quot;Dong&quot;,&quot;given&quot;:&quot;Kaiqi&quot;,&quot;parse-names&quot;:false,&quot;dropping-particle&quot;:&quot;&quot;,&quot;non-dropping-particle&quot;:&quot;&quot;},{&quot;family&quot;:&quot;Whelan&quot;,&quot;given&quot;:&quot;Christopher&quot;,&quot;parse-names&quot;:false,&quot;dropping-particle&quot;:&quot;&quot;,&quot;non-dropping-particle&quot;:&quot;&quot;},{&quot;family&quot;:&quot;Mehyar&quot;,&quot;given&quot;:&quot;Mortada&quot;,&quot;parse-names&quot;:false,&quot;dropping-particle&quot;:&quot;&quot;,&quot;non-dropping-particle&quot;:&quot;&quot;}],&quot;number&quot;:&quot;1.0.3&quot;,&quot;DOI&quot;:&quot;10.5281/zenodo.3715232&quot;,&quot;issued&quot;:{&quot;date-parts&quot;:[[2020]]},&quot;publisher&quot;:&quot;Zenodo&quot;,&quot;container-title-short&quot;:&quot;&quot;}}],&quot;manualOverride&quot;:{&quot;isManuallyOverridden&quot;:false,&quot;manualOverrideText&quot;:&quot;&quot;,&quot;citeprocText&quot;:&quot;[11]&quot;}},{&quot;properties&quot;:{&quot;noteIndex&quot;:0},&quot;citationID&quot;:&quot;MENDELEY_CITATION_aaa40f5a-f2f2-482b-a70e-2a13dc830845&quot;,&quot;isEdited&quot;:false,&quot;citationTag&quot;:&quot;MENDELEY_CITATION_v3_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&quot;,&quot;citationItems&quot;:[{&quot;id&quot;:&quot;65acf0ac-c688-3e27-aba7-8b0ac717e0df&quot;,&quot;isTemporary&quot;:false,&quot;itemData&quot;:{&quot;type&quot;:&quot;article-journal&quot;,&quot;id&quot;:&quot;65acf0ac-c688-3e27-aba7-8b0ac717e0df&quot;,&quot;title&quot;:&quot;A Wind Energy Ramp Tool and Metric for Measuring the Skill of Numerical Weather Prediction Models&quot;,&quot;author&quot;:[{&quot;family&quot;:&quot;Bianco&quot;,&quot;given&quot;:&quot;Laura&quot;,&quot;parse-names&quot;:false,&quot;dropping-particle&quot;:&quot;&quot;,&quot;non-dropping-particle&quot;:&quot;&quot;},{&quot;family&quot;:&quot;Djalalova&quot;,&quot;given&quot;:&quot;Irina&quot;,&quot;parse-names&quot;:false,&quot;dropping-particle&quot;:&quot;v.&quot;,&quot;non-dropping-particle&quot;:&quot;&quot;},{&quot;family&quot;:&quot;Wilczak&quot;,&quot;given&quot;:&quot;James M.&quot;,&quot;parse-names&quot;:false,&quot;dropping-particle&quot;:&quot;&quot;,&quot;non-dropping-particle&quot;:&quot;&quot;},{&quot;family&quot;:&quot;Cline&quot;,&quot;given&quot;:&quot;Joel&quot;,&quot;parse-names&quot;:false,&quot;dropping-particle&quot;:&quot;&quot;,&quot;non-dropping-particle&quot;:&quot;&quot;},{&quot;family&quot;:&quot;Calvert&quot;,&quot;given&quot;:&quot;Stan&quot;,&quot;parse-names&quot;:false,&quot;dropping-particle&quot;:&quot;&quot;,&quot;non-dropping-particle&quot;:&quot;&quot;},{&quot;family&quot;:&quot;Konopleva-Akish&quot;,&quot;given&quot;:&quot;Elena&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rey&quot;,&quot;parse-names&quot;:false,&quot;dropping-particle&quot;:&quot;&quot;,&quot;non-dropping-particle&quot;:&quot;&quot;}],&quot;container-title&quot;:&quot;Weather and Forecasting&quot;,&quot;accessed&quot;:{&quot;date-parts&quot;:[[2021,12,12]]},&quot;DOI&quot;:&quot;10.1175/WAF-D-15-0144.1&quot;,&quot;ISSN&quot;:&quot;1520-0434&quot;,&quot;URL&quot;:&quot;https://journals.ametsoc.org/view/journals/wefo/31/4/waf-d-15-0144_1.xml&quot;,&quot;issued&quot;:{&quot;date-parts&quot;:[[2016,8,1]]},&quot;page&quot;:&quot;1137-1156&quot;,&quot;abstract&quot;:&quot;A wind energy Ramp Tool and Metric (RT &amp; M) has been developed out of recognition that during significant ramp events (large changes in wind power Δp over short periods of time Δt) it is more difficult to balance the electric load with power production than during quiescent periods between ramp events. A ramp-specific metric is needed because standard metrics do not give special consideration to ramp events and hence may not provide an appropriate measure of model skill or skill improvement. This RT &amp; M has three components. The first identifies ramp events in the power time series. The second matches in time forecast and observed ramps. The third determines a skill score of the forecast model. This is calculated from a utility operator's perspective, incorporates phase and duration errors in time as well as power amplitude errors, and recognizes that up and down ramps have different impacts on grid operation. The RT &amp; M integrates skill over a matrix of ramp events of varying amplitudes and durations.&quot;,&quot;publisher&quot;:&quot;American Meteorological Society&quot;,&quot;issue&quot;:&quot;4&quot;,&quot;volume&quot;:&quot;31&quot;,&quot;container-title-short&quot;:&quot;&quot;}}],&quot;manualOverride&quot;:{&quot;isManuallyOverridden&quot;:false,&quot;manualOverrideText&quot;:&quot;&quot;,&quot;citeprocText&quot;:&quot;[12]&quot;}},{&quot;properties&quot;:{&quot;noteIndex&quot;:0},&quot;citationID&quot;:&quot;MENDELEY_CITATION_434eb8ab-d1a1-4122-8f8a-3b97cf771432&quot;,&quot;isEdited&quot;:false,&quot;citationTag&quot;:&quot;MENDELEY_CITATION_v3_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&quot;,&quot;citationItems&quot;:[{&quot;id&quot;:&quot;f3db127f-8863-351a-af91-fa17dd055702&quot;,&quot;isTemporary&quot;:false,&quot;itemData&quot;:{&quot;type&quot;:&quot;article-journal&quot;,&quot;id&quot;:&quot;f3db127f-8863-351a-af91-fa17dd055702&quot;,&quot;title&quot;:&quot;The Solar Forecast Arbiter: An Open Source Evaluation Framework for Solar Forecasting&quot;,&quot;author&quot;:[{&quot;family&quot;:&quot;Hansen&quot;,&quot;given&quot;:&quot;Clifford W.&quot;,&quot;parse-names&quot;:false,&quot;dropping-particle&quot;:&quot;&quot;,&quot;non-dropping-particle&quot;:&quot;&quot;},{&quot;family&quot;:&quot;Holmgren&quot;,&quot;given&quot;:&quot;William F.&quot;,&quot;parse-names&quot;:false,&quot;dropping-particle&quot;:&quot;&quot;,&quot;non-dropping-particle&quot;:&quot;&quot;},{&quot;family&quot;:&quot;Tuohy&quot;,&quot;given&quot;:&quot;Aidan&quot;,&quot;parse-names&quot;:false,&quot;dropping-particle&quot;:&quot;&quot;,&quot;non-dropping-particle&quot;:&quot;&quot;},{&quot;family&quot;:&quot;Sharp&quot;,&quot;given&quot;:&quot;Justin&quot;,&quot;parse-names&quot;:false,&quot;dropping-particle&quot;:&quot;&quot;,&quot;non-dropping-particle&quot;:&quot;&quot;},{&quot;family&quot;:&quot;Lorenzo&quot;,&quot;given&quot;:&quot;Antonio T.&quot;,&quot;parse-names&quot;:false,&quot;dropping-particle&quot;:&quot;&quot;,&quot;non-dropping-particle&quot;:&quot;&quot;},{&quot;family&quot;:&quot;Boeman&quot;,&quot;given&quot;:&quot;Leland J.&quot;,&quot;parse-names&quot;:false,&quot;dropping-particle&quot;:&quot;&quot;,&quot;non-dropping-particle&quot;:&quot;&quot;},{&quot;family&quot;:&quot;Golnas&quot;,&quot;given&quot;:&quot;Anastasios&quot;,&quot;parse-names&quot;:false,&quot;dropping-particle&quot;:&quot;&quot;,&quot;non-dropping-particle&quot;:&quot;&quot;}],&quot;container-title&quot;:&quot;Conference Record of the IEEE Photovoltaic Specialists Conference&quot;,&quot;accessed&quot;:{&quot;date-parts&quot;:[[2021,12,27]]},&quot;DOI&quot;:&quot;10.1109/PVSC40753.2019.8980713&quot;,&quot;ISBN&quot;:&quot;9781728104942&quot;,&quot;ISSN&quot;:&quot;01608371&quot;,&quot;issued&quot;:{&quot;date-parts&quot;:[[2019,6,1]]},&quot;page&quot;:&quot;2452-2457&quot;,&quot;abstract&quot;:&quot;We describe an open source evaluation framework for solar forecasting to support the DOE Solar Forecasting 2 program and the broader solar forecast community. The framework enables evaluations of solar irradiance, solar power, and net-load forecasts that are impartial, repeatable and auditable. First, we define the use cases of the framework. The use cases, developed from the project's initial stakeholder engagement sessions, include comparisons to reference data sets, private forecast trials, evaluation of probabilistic forecast skill, and examinations of forecast errors during critical periods. We discuss the framework's data validation toolkit, reference data sources, and data privacy protocols. We describe the framework's benchmark forecast capabilities for intra-hour and day ahead forecast horizons. Finally, we summarize the reports and metrics that communicate the relative merits of the test and benchmark forecasts. The reports are created from standardized templates and include graphics for quantitatively evaluating deterministic and probabilistic forecasts and standard metrics for quantitatively evaluating forecasts.&quot;,&quot;publisher&quot;:&quot;Institute of Electrical and Electronics Engineers Inc.&quot;,&quot;container-title-short&quot;:&quot;&quot;}}],&quot;manualOverride&quot;:{&quot;isManuallyOverridden&quot;:false,&quot;manualOverrideText&quot;:&quot;&quot;,&quot;citeprocText&quot;:&quot;[13]&quot;}},{&quot;properties&quot;:{&quot;noteIndex&quot;:0},&quot;citationID&quot;:&quot;MENDELEY_CITATION_4124fb4f-85fc-405e-b09b-b0d651e44ebf&quot;,&quot;isEdited&quot;:false,&quot;citationTag&quot;:&quot;MENDELEY_CITATION_v3_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&quot;,&quot;citationItems&quot;:[{&quot;id&quot;:&quot;46e261d8-8c72-3d21-953b-63647347744d&quot;,&quot;isTemporary&quot;:false,&quot;itemData&quot;:{&quot;type&quot;:&quot;article&quot;,&quot;id&quot;:&quot;46e261d8-8c72-3d21-953b-63647347744d&quot;,&quot;title&quot;:&quot;The METplus Version 4.1.2 User’s Guide&quot;,&quot;author&quot;:[{&quot;family&quot;:&quot;McCabe&quot;,&quot;given&quot;:&quot;G.&quot;,&quot;parse-names&quot;:false,&quot;dropping-particle&quot;:&quot;&quot;,&quot;non-dropping-particle&quot;:&quot;&quot;},{&quot;family&quot;:&quot;Prestopnik&quot;,&quot;given&quot;:&quot;J.&quot;,&quot;parse-names&quot;:false,&quot;dropping-particle&quot;:&quot;&quot;,&quot;non-dropping-particle&quot;:&quot;&quot;},{&quot;family&quot;:&quot;Opatz&quot;,&quot;given&quot;:&quot;J.&quot;,&quot;parse-names&quot;:false,&quot;dropping-particle&quot;:&quot;&quot;,&quot;non-dropping-particle&quot;:&quot;&quot;},{&quot;family&quot;:&quot;Halley Gotway&quot;,&quot;given&quot;:&quot;J.&quot;,&quot;parse-names&quot;:false,&quot;dropping-particle&quot;:&quot;&quot;,&quot;non-dropping-particle&quot;:&quot;&quot;},{&quot;family&quot;:&quot;Jensen&quot;,&quot;given&quot;:&quot;T.&quot;,&quot;parse-names&quot;:false,&quot;dropping-particle&quot;:&quot;&quot;,&quot;non-dropping-particle&quot;:&quot;&quot;},{&quot;family&quot;:&quot;Vigh&quot;,&quot;given&quot;:&quot;J.&quot;,&quot;parse-names&quot;:false,&quot;dropping-particle&quot;:&quot;&quot;,&quot;non-dropping-particle&quot;:&quot;&quot;},{&quot;family&quot;:&quot;Row&quot;,&quot;given&quot;:&quot;M.&quot;,&quot;parse-names&quot;:false,&quot;dropping-particle&quot;:&quot;&quot;,&quot;non-dropping-particle&quot;:&quot;&quot;},{&quot;family&quot;:&quot;Kalb&quot;,&quot;given&quot;:&quot;C.&quot;,&quot;parse-names&quot;:false,&quot;dropping-particle&quot;:&quot;&quot;,&quot;non-dropping-particle&quot;:&quot;&quot;},{&quot;family&quot;:&quot;Fisher&quot;,&quot;given&quot;:&quot;H.&quot;,&quot;parse-names&quot;:false,&quot;dropping-particle&quot;:&quot;&quot;,&quot;non-dropping-particle&quot;:&quot;&quot;},{&quot;family&quot;:&quot;Goodrich&quot;,&quot;given&quot;:&quot;L.&quot;,&quot;parse-names&quot;:false,&quot;dropping-particle&quot;:&quot;&quot;,&quot;non-dropping-particle&quot;:&quot;&quot;},{&quot;family&quot;:&quot;Adriaansen&quot;,&quot;given&quot;:&quot;D.&quot;,&quot;parse-names&quot;:false,&quot;dropping-particle&quot;:&quot;&quot;,&quot;non-dropping-particle&quot;:&quot;&quot;},{&quot;family&quot;:&quot;Win-Gildenmeister&quot;,&quot;given&quot;:&quot;M.&quot;,&quot;parse-names&quot;:false,&quot;dropping-particle&quot;:&quot;&quot;,&quot;non-dropping-particle&quot;:&quot;&quot;},{&quot;family&quot;:&quot;Frimel&quot;,&quot;given&quot;:&quot;J.&quot;,&quot;parse-names&quot;:false,&quot;dropping-particle&quot;:&quot;&quot;,&quot;non-dropping-particle&quot;:&quot;&quot;},{&quot;family&quot;:&quot;Blank&quot;,&quot;given&quot;:&quot;L.&quot;,&quot;parse-names&quot;:false,&quot;dropping-particle&quot;:&quot;&quot;,&quot;non-dropping-particle&quot;:&quot;&quot;},{&quot;family&quot;:&quot;Arbetter&quot;,&quot;given&quot;:&quot;T.&quot;,&quot;parse-names&quot;:false,&quot;dropping-particle&quot;:&quot;&quot;,&quot;non-dropping-particle&quot;:&quot;&quot;}],&quot;URL&quot;:&quot;https://github.com/dtcenter/METplus/releases&quot;,&quot;issued&quot;:{&quot;date-parts&quot;:[[2022]]},&quot;publisher&quot;:&quot;Developmental Testbed Center&quot;,&quot;container-title-short&quot;:&quot;&quot;}}],&quot;manualOverride&quot;:{&quot;isManuallyOverridden&quot;:false,&quot;manualOverrideText&quot;:&quot;&quot;,&quot;citeprocText&quot;:&quot;[14]&quot;}},{&quot;properties&quot;:{&quot;noteIndex&quot;:0},&quot;citationID&quot;:&quot;MENDELEY_CITATION_dd326a63-e0d7-49a4-b1f8-c7347fefa691&quot;,&quot;isEdited&quot;:false,&quot;citationTag&quot;:&quot;MENDELEY_CITATION_v3_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&quot;,&quot;citationItems&quot;:[{&quot;id&quot;:&quot;b1ace1c3-7389-3a03-8b83-04a0aa6ab7fb&quot;,&quot;isTemporary&quot;:false,&quot;itemData&quot;:{&quot;type&quot;:&quot;article-journal&quot;,&quot;id&quot;:&quot;b1ace1c3-7389-3a03-8b83-04a0aa6ab7fb&quot;,&quot;title&quot;:&quot;RMSE is not enough: Guidelines to robust data-model comparisons for magnetospheric physics&quot;,&quot;author&quot;:[{&quot;family&quot;:&quot;Liemohn&quot;,&quot;given&quot;:&quot;Michael W.&quot;,&quot;parse-names&quot;:false,&quot;dropping-particle&quot;:&quot;&quot;,&quot;non-dropping-particle&quot;:&quot;&quot;},{&quot;family&quot;:&quot;Shane&quot;,&quot;given&quot;:&quot;Alexander D.&quot;,&quot;parse-names&quot;:false,&quot;dropping-particle&quot;:&quot;&quot;,&quot;non-dropping-particle&quot;:&quot;&quot;},{&quot;family&quot;:&quot;Azari&quot;,&quot;given&quot;:&quot;Abigail R.&quot;,&quot;parse-names&quot;:false,&quot;dropping-particle&quot;:&quot;&quot;,&quot;non-dropping-particle&quot;:&quot;&quot;},{&quot;family&quot;:&quot;Petersen&quot;,&quot;given&quot;:&quot;Alicia K.&quot;,&quot;parse-names&quot;:false,&quot;dropping-particle&quot;:&quot;&quot;,&quot;non-dropping-particle&quot;:&quot;&quot;},{&quot;family&quot;:&quot;Swiger&quot;,&quot;given&quot;:&quot;Brian M.&quot;,&quot;parse-names&quot;:false,&quot;dropping-particle&quot;:&quot;&quot;,&quot;non-dropping-particle&quot;:&quot;&quot;},{&quot;family&quot;:&quot;Mukhopadhyay&quot;,&quot;given&quot;:&quot;Agnit&quot;,&quot;parse-names&quot;:false,&quot;dropping-particle&quot;:&quot;&quot;,&quot;non-dropping-particle&quot;:&quot;&quot;}],&quot;container-title&quot;:&quot;Journal of Atmospheric and Solar-Terrestrial Physics&quot;,&quot;accessed&quot;:{&quot;date-parts&quot;:[[2021,11,21]]},&quot;DOI&quot;:&quot;10.1016/J.JASTP.2021.105624&quot;,&quot;ISSN&quot;:&quot;1364-6826&quot;,&quot;issued&quot;:{&quot;date-parts&quot;:[[2021,7,1]]},&quot;page&quot;:&quot;105624&quot;,&quot;abstract&quot;:&quot;The magnetospheric physics research community uses a broad array of quantitative data-model comparison methods (metrics) when conducting their research investigations. It is often the case, though, that any particular study will only use one or two metrics, with the two most common being Pearson correlation coefficient and root mean square error (RMSE). Because metrics are designed to test a specific aspect of the data-model relationship, limiting the comparison to only one or two metrics reduces the physical insights that can be gleaned from the analysis, restricting the possible findings from modeling studies. Additional physical insights can be obtained when many types of metrics are applied. We organize metrics into two primary groups: 1) fit performance metrics, often based on the data-model value difference; and 2) event detection metrics, which use a discrete event classification of data and model values determined by a specified threshold. In addition to these groups, there are several major categories of metrics based on the aspect of the data-model relationship that the metric assesses: 1) accuracy; 2) bias; 3) precision; 4) association; 5) and extremes. Another category is skill, which is a measure of any of these metrics against the performance of a reference model. These can be applied to a subset of either the data or the model values, known as reliability and discrimination assessments. In the context of magnetospheric physics examples, we discuss best practices for choosing metrics for particular studies.&quot;,&quot;publisher&quot;:&quot;Pergamon&quot;,&quot;volume&quot;:&quot;218&quot;,&quot;container-title-short&quot;:&quot;&quot;}}],&quot;manualOverride&quot;:{&quot;isManuallyOverridden&quot;:false,&quot;manualOverrideText&quot;:&quot;&quot;,&quot;citeprocText&quot;:&quot;[15]&quot;}},{&quot;properties&quot;:{&quot;noteIndex&quot;:0},&quot;citationID&quot;:&quot;MENDELEY_CITATION_1cb5252d-7e90-45ce-b60c-42d08c6481b9&quot;,&quot;isEdited&quot;:false,&quot;citationTag&quot;:&quot;MENDELEY_CITATION_v3_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&quot;,&quot;citationItems&quot;:[{&quot;id&quot;:&quot;ae352a44-0aa4-3cbc-831e-fadd937e44da&quot;,&quot;isTemporary&quot;:false,&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container-title-short&quot;:&quot;&quot;}}],&quot;manualOverride&quot;:{&quot;isManuallyOverridden&quot;:false,&quot;manualOverrideText&quot;:&quot;&quot;,&quot;citeprocText&quot;:&quot;[5]&quot;}},{&quot;properties&quot;:{&quot;noteIndex&quot;:0},&quot;citationID&quot;:&quot;MENDELEY_CITATION_415ede32-149b-46ca-b125-b5bb38207705&quot;,&quot;isEdited&quot;:false,&quot;citationTag&quot;:&quot;MENDELEY_CITATION_v3_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&quot;,&quot;citationItems&quot;:[{&quot;id&quot;:&quot;65124dbb-fc95-324e-8137-a1ac08efc51b&quot;,&quot;isTemporary&quot;:false,&quot;itemData&quot;:{&quot;type&quot;:&quot;article-journal&quot;,&quot;id&quot;:&quot;65124dbb-fc95-324e-8137-a1ac08efc51b&quot;,&quot;title&quot;:&quot;Evaluation of wind power forecasts—An up-to-date view&quot;,&quot;author&quot;:[{&quot;family&quot;:&quot;Messner&quot;,&quot;given&quot;:&quot;Jakob W.&quot;,&quot;parse-names&quot;:false,&quot;dropping-particle&quot;:&quot;&quot;,&quot;non-dropping-particle&quot;:&quot;&quot;},{&quot;family&quot;:&quot;Pinson&quot;,&quot;given&quot;:&quot;Pierre&quot;,&quot;parse-names&quot;:false,&quot;dropping-particle&quot;:&quot;&quot;,&quot;non-dropping-particle&quot;:&quot;&quot;},{&quot;family&quot;:&quot;Browell&quot;,&quot;given&quot;:&quot;Jethro&quot;,&quot;parse-names&quot;:false,&quot;dropping-particle&quot;:&quot;&quot;,&quot;non-dropping-particle&quot;:&quot;&quot;},{&quot;family&quot;:&quot;Bjerregård&quot;,&quot;given&quot;:&quot;Mathias B.&quot;,&quot;parse-names&quot;:false,&quot;dropping-particle&quot;:&quot;&quot;,&quot;non-dropping-particle&quot;:&quot;&quot;},{&quot;family&quot;:&quot;Schicker&quot;,&quot;given&quot;:&quot;Irene&quot;,&quot;parse-names&quot;:false,&quot;dropping-particle&quot;:&quot;&quot;,&quot;non-dropping-particle&quot;:&quot;&quot;}],&quot;container-title&quot;:&quot;Wind Energy&quot;,&quot;accessed&quot;:{&quot;date-parts&quot;:[[2022,2,20]]},&quot;DOI&quot;:&quot;10.1002/WE.2497&quot;,&quot;ISSN&quot;:&quot;10991824&quot;,&quot;issued&quot;:{&quot;date-parts&quot;:[[2020,6,1]]},&quot;page&quot;:&quot;1461-1481&quot;,&quot;abstract&quot;:&quot;Wind power forecast evaluation is of key importance for forecast provider selection, forecast quality control, and model development. While forecasts are most often evaluated based on squared or absolute errors, these error measures do not always adequately reflect the loss functions and true expectations of the forecast user, neither do they provide enough information for the desired evaluation task. Over the last decade, research in forecast verification has intensified, and a number of verification frameworks and diagnostic tools have been proposed. However, the corresponding literature is generally very technical and most often dedicated to forecast model developers. This can make forecast users struggle to select the most appropriate verification tools for their application while not fully appraising subtleties related to their application and interpretation. This paper revisits the most common verification tools from a forecast user perspective and discusses their suitability for different application examples as well as evaluation setup design and significance of evaluation results.&quot;,&quot;publisher&quot;:&quot;John Wiley and Sons Ltd&quot;,&quot;issue&quot;:&quot;6&quot;,&quot;volume&quot;:&quot;23&quot;,&quot;expandedJournalTitle&quot;:&quot;Wind Energy&quot;,&quot;container-title-short&quot;:&quot;&quot;}}],&quot;manualOverride&quot;:{&quot;isManuallyOverridden&quot;:false,&quot;manualOverrideText&quot;:&quot;&quot;,&quot;citeprocText&quot;:&quot;[16]&quot;}},{&quot;properties&quot;:{&quot;noteIndex&quot;:0},&quot;citationID&quot;:&quot;MENDELEY_CITATION_b88d682c-65f6-4d2a-a1c4-79b550e49c6a&quot;,&quot;isEdited&quot;:false,&quot;citationTag&quot;:&quot;MENDELEY_CITATION_v3_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&quot;,&quot;citationItems&quot;:[{&quot;id&quot;:&quot;30c6592b-8249-30f5-bbaf-19395e8250b3&quot;,&quot;isTemporary&quot;:false,&quot;itemData&quot;:{&quot;type&quot;:&quot;article-journal&quot;,&quot;id&quot;:&quot;30c6592b-8249-30f5-bbaf-19395e8250b3&quot;,&quot;title&quot;:&quot;A suite of metrics for assessing the performance of solar power forecasting&quot;,&quot;author&quot;:[{&quot;family&quot;:&quot;Zhang&quot;,&quot;given&quot;:&quot;Jie&quot;,&quot;parse-names&quot;:false,&quot;dropping-particle&quot;:&quot;&quot;,&quot;non-dropping-particle&quot;:&quot;&quot;},{&quot;family&quot;:&quot;Florita&quot;,&quot;given&quot;:&quot;Anthony&quot;,&quot;parse-names&quot;:false,&quot;dropping-particle&quot;:&quot;&quot;,&quot;non-dropping-particle&quot;:&quot;&quot;},{&quot;family&quot;:&quot;Hodge&quot;,&quot;given&quot;:&quot;Bri Mathias&quot;,&quot;parse-names&quot;:false,&quot;dropping-particle&quot;:&quot;&quot;,&quot;non-dropping-particle&quot;:&quot;&quot;},{&quot;family&quot;:&quot;Lu&quot;,&quot;given&quot;:&quot;Siyuan&quot;,&quot;parse-names&quot;:false,&quot;dropping-particle&quot;:&quot;&quot;,&quot;non-dropping-particle&quot;:&quot;&quot;},{&quot;family&quot;:&quot;Hamann&quot;,&quot;given&quot;:&quot;Hendrik F.&quot;,&quot;parse-names&quot;:false,&quot;dropping-particle&quot;:&quot;&quot;,&quot;non-dropping-particle&quot;:&quot;&quot;},{&quot;family&quot;:&quot;Banunarayanan&quot;,&quot;given&quot;:&quot;Venkat&quot;,&quot;parse-names&quot;:false,&quot;dropping-particle&quot;:&quot;&quot;,&quot;non-dropping-particle&quot;:&quot;&quot;},{&quot;family&quot;:&quot;Brockway&quot;,&quot;given&quot;:&quot;Anna M.&quot;,&quot;parse-names&quot;:false,&quot;dropping-particle&quot;:&quot;&quot;,&quot;non-dropping-particle&quot;:&quot;&quot;}],&quot;container-title&quot;:&quot;Solar Energy&quot;,&quot;accessed&quot;:{&quot;date-parts&quot;:[[2021,11,21]]},&quot;DOI&quot;:&quot;10.1016/J.SOLENER.2014.10.016&quot;,&quot;ISSN&quot;:&quot;0038-092X&quot;,&quot;issued&quot;:{&quot;date-parts&quot;:[[2015,1,1]]},&quot;page&quot;:&quot;157-175&quot;,&quot;abstract&quot;:&quot;Forecasting solar energy generation is a challenging task because of the variety of solar power systems and weather regimes encountered. Inaccurate forecasts can result in substantial economic losses and power system reliability issues. One of the key challenges is the unavailability of a consistent and robust set of metrics to measure the accuracy of a solar forecast. This paper presents a suite of generally applicable and value-based metrics for solar forecasting for a comprehensive set of scenarios (i.e., different time horizons, geographic locations, and applications) that were developed as part of the U.S. Department of Energy SunShot Initiative's efforts to improve the accuracy of solar forecasting. In addition, a comprehensive framework is developed to analyze the sensitivity of the proposed metrics to three types of solar forecasting improvements using a design-of-experiments methodology in conjunction with response surface, sensitivity analysis, and nonparametric statistical testing methods. The three types of forecasting improvements are (i) uniform forecasting improvements when there is not a ramp, (ii) ramp forecasting magnitude improvements, and (iii) ramp forecasting threshold changes. Day-ahead and 1-hour-ahead forecasts for both simulated and actual solar power plants are analyzed. The results show that the proposed metrics can efficiently evaluate the quality of solar forecasts and assess the economic and reliability impacts of improved solar forecasting. Sensitivity analysis results show that (i) all proposed metrics are suitable to show the changes in the accuracy of solar forecasts with uniform forecasting improvements, and (ii) the metrics of skewness, kurtosis, and Rényi entropy are specifically suitable to show the changes in the accuracy of solar forecasts with ramp forecasting improvements and a ramp forecasting threshold.&quot;,&quot;publisher&quot;:&quot;Pergamon&quot;,&quot;volume&quot;:&quot;111&quot;,&quot;expandedJournalTitle&quot;:&quot;Solar Energy&quot;,&quot;container-title-short&quot;:&quot;&quot;}}],&quot;manualOverride&quot;:{&quot;isManuallyOverridden&quot;:false,&quot;manualOverrideText&quot;:&quot;&quot;,&quot;citeprocText&quot;:&quot;[17]&quot;}},{&quot;properties&quot;:{&quot;noteIndex&quot;:0},&quot;citationID&quot;:&quot;MENDELEY_CITATION_e2079acf-fa39-41a7-a809-929939e88ac9&quot;,&quot;isEdited&quot;:false,&quot;citationTag&quot;:&quot;MENDELEY_CITATION_v3_eyJwcm9wZXJ0aWVzIjp7Im5vdGVJbmRleCI6MH0sImNpdGF0aW9uSUQiOiJNRU5ERUxFWV9DSVRBVElPTl9lMjA3OWFjZi1mYTM5LTQxYTctYTgwOS05Mjk5MzllODhhYzk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quot;,&quot;citationItems&quot;:[{&quot;id&quot;:&quot;c08d6f6b-07a2-3892-b3e9-838d83fb077f&quot;,&quot;isTemporary&quot;:false,&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container-title-short&quot;:&quot;&quot;}}],&quot;manualOverride&quot;:{&quot;isManuallyOverridden&quot;:false,&quot;manualOverrideText&quot;:&quot;&quot;,&quot;citeprocText&quot;:&quot;[18]&quot;}},{&quot;properties&quot;:{&quot;noteIndex&quot;:0},&quot;citationID&quot;:&quot;MENDELEY_CITATION_2ba54884-07e6-4bca-b17e-64050f17e245&quot;,&quot;isEdited&quot;:false,&quot;citationTag&quot;:&quot;MENDELEY_CITATION_v3_eyJwcm9wZXJ0aWVzIjp7Im5vdGVJbmRleCI6MH0sImNpdGF0aW9uSUQiOiJNRU5ERUxFWV9DSVRBVElPTl8yYmE1NDg4NC0wN2U2LTRiY2EtYjE3ZS02NDA1MGYxN2UyNDU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&quot;,&quot;citationItems&quot;:[{&quot;id&quot;:&quot;fb303c6d-af5e-3c34-a1d4-7f38183bf7bd&quot;,&quot;isTemporary&quot;:false,&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container-title-short&quot;:&quot;&quot;}},{&quot;id&quot;:&quot;65124dbb-fc95-324e-8137-a1ac08efc51b&quot;,&quot;isTemporary&quot;:false,&quot;itemData&quot;:{&quot;type&quot;:&quot;article-journal&quot;,&quot;id&quot;:&quot;65124dbb-fc95-324e-8137-a1ac08efc51b&quot;,&quot;title&quot;:&quot;Evaluation of wind power forecasts—An up-to-date view&quot;,&quot;author&quot;:[{&quot;family&quot;:&quot;Messner&quot;,&quot;given&quot;:&quot;Jakob W.&quot;,&quot;parse-names&quot;:false,&quot;dropping-particle&quot;:&quot;&quot;,&quot;non-dropping-particle&quot;:&quot;&quot;},{&quot;family&quot;:&quot;Pinson&quot;,&quot;given&quot;:&quot;Pierre&quot;,&quot;parse-names&quot;:false,&quot;dropping-particle&quot;:&quot;&quot;,&quot;non-dropping-particle&quot;:&quot;&quot;},{&quot;family&quot;:&quot;Browell&quot;,&quot;given&quot;:&quot;Jethro&quot;,&quot;parse-names&quot;:false,&quot;dropping-particle&quot;:&quot;&quot;,&quot;non-dropping-particle&quot;:&quot;&quot;},{&quot;family&quot;:&quot;Bjerregård&quot;,&quot;given&quot;:&quot;Mathias B.&quot;,&quot;parse-names&quot;:false,&quot;dropping-particle&quot;:&quot;&quot;,&quot;non-dropping-particle&quot;:&quot;&quot;},{&quot;family&quot;:&quot;Schicker&quot;,&quot;given&quot;:&quot;Irene&quot;,&quot;parse-names&quot;:false,&quot;dropping-particle&quot;:&quot;&quot;,&quot;non-dropping-particle&quot;:&quot;&quot;}],&quot;container-title&quot;:&quot;Wind Energy&quot;,&quot;accessed&quot;:{&quot;date-parts&quot;:[[2022,2,20]]},&quot;DOI&quot;:&quot;10.1002/WE.2497&quot;,&quot;ISSN&quot;:&quot;10991824&quot;,&quot;issued&quot;:{&quot;date-parts&quot;:[[2020,6,1]]},&quot;page&quot;:&quot;1461-1481&quot;,&quot;abstract&quot;:&quot;Wind power forecast evaluation is of key importance for forecast provider selection, forecast quality control, and model development. While forecasts are most often evaluated based on squared or absolute errors, these error measures do not always adequately reflect the loss functions and true expectations of the forecast user, neither do they provide enough information for the desired evaluation task. Over the last decade, research in forecast verification has intensified, and a number of verification frameworks and diagnostic tools have been proposed. However, the corresponding literature is generally very technical and most often dedicated to forecast model developers. This can make forecast users struggle to select the most appropriate verification tools for their application while not fully appraising subtleties related to their application and interpretation. This paper revisits the most common verification tools from a forecast user perspective and discusses their suitability for different application examples as well as evaluation setup design and significance of evaluation results.&quot;,&quot;publisher&quot;:&quot;John Wiley and Sons Ltd&quot;,&quot;issue&quot;:&quot;6&quot;,&quot;volume&quot;:&quot;23&quot;,&quot;container-title-short&quot;:&quot;&quot;}}],&quot;manualOverride&quot;:{&quot;isManuallyOverridden&quot;:false,&quot;manualOverrideText&quot;:&quot;&quot;,&quot;citeprocText&quot;:&quot;[6,16]&quot;}},{&quot;properties&quot;:{&quot;noteIndex&quot;:0},&quot;citationID&quot;:&quot;MENDELEY_CITATION_a0e5b6bf-edea-43fe-badf-567169d4669f&quot;,&quot;isEdited&quot;:false,&quot;citationTag&quot;:&quot;MENDELEY_CITATION_v3_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&quot;,&quot;citationItems&quot;:[{&quot;id&quot;:&quot;b1634708-0ede-3ae5-b7d9-535f05e403a8&quot;,&quot;isTemporary&quot;:false,&quot;itemData&quot;:{&quot;type&quot;:&quot;article-journal&quot;,&quot;id&quot;:&quot;b1634708-0ede-3ae5-b7d9-535f05e403a8&quot;,&quot;title&quot;:&quot;Performance testing of energy models: are we using the right statistical metrics?&quot;,&quot;author&quot;:[{&quot;family&quot;:&quot;Chakraborty&quot;,&quot;given&quot;:&quot;Debaditya&quot;,&quot;parse-names&quot;:false,&quot;dropping-particle&quot;:&quot;&quot;,&quot;non-dropping-particle&quot;:&quot;&quot;},{&quot;family&quot;:&quot;Elzarka&quot;,&quot;given&quot;:&quot;Hazem&quot;,&quot;parse-names&quot;:false,&quot;dropping-particle&quot;:&quot;&quot;,&quot;non-dropping-particle&quot;:&quot;&quot;}],&quot;container-title&quot;:&quot;Journal of Building Performance Simulation&quot;,&quot;accessed&quot;:{&quot;date-parts&quot;:[[2021,11,21]]},&quot;DOI&quot;:&quot;10.1080/19401493.2017.1387607&quot;,&quot;ISSN&quot;:&quot;19401507&quot;,&quot;URL&quot;:&quot;https://www.tandfonline.com/doi/abs/10.1080/19401493.2017.1387607&quot;,&quot;issued&quot;:{&quot;date-parts&quot;:[[2018,7,4]]},&quot;page&quot;:&quot;433-448&quot;,&quot;abstract&quot;:&quot;Testing the predictive performance of energy models (EMs) is necessary to evaluate their accuracies. This paper investigates the adequacy of existing statistical metrics that are often used by prof...&quot;,&quot;publisher&quot;:&quot;Taylor &amp; Francis&quot;,&quot;issue&quot;:&quot;4&quot;,&quot;volume&quot;:&quot;11&quot;,&quot;container-title-short&quot;:&quot;&quot;}}],&quot;manualOverride&quot;:{&quot;isManuallyOverridden&quot;:false,&quot;manualOverrideText&quot;:&quot;&quot;,&quot;citeprocText&quot;:&quot;[19]&quot;}},{&quot;properties&quot;:{&quot;noteIndex&quot;:0},&quot;citationID&quot;:&quot;MENDELEY_CITATION_8e5e1d61-04b3-4c88-8319-5d251e752095&quot;,&quot;isEdited&quot;:false,&quot;citationTag&quot;:&quot;MENDELEY_CITATION_v3_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&quot;,&quot;citationItems&quot;:[{&quot;id&quot;:&quot;77b4c91e-fa65-3967-8071-e196741305cf&quot;,&quot;isTemporary&quot;:false,&quot;itemData&quot;:{&quot;type&quot;:&quot;article-journal&quot;,&quot;id&quot;:&quot;77b4c91e-fa65-3967-8071-e196741305cf&quot;,&quot;title&quot;:&quot;Performance Metrics for Soil Moisture Retrievals and Application Requirements&quot;,&quot;author&quot;:[{&quot;family&quot;:&quot;Entekhabi&quot;,&quot;given&quot;:&quot;Dara&quot;,&quot;parse-names&quot;:false,&quot;dropping-particle&quot;:&quot;&quot;,&quot;non-dropping-particle&quot;:&quot;&quot;},{&quot;family&quot;:&quot;Reichle&quot;,&quot;given&quot;:&quot;Rolf H.&quot;,&quot;parse-names&quot;:false,&quot;dropping-particle&quot;:&quot;&quot;,&quot;non-dropping-particle&quot;:&quot;&quot;},{&quot;family&quot;:&quot;Koster&quot;,&quot;given&quot;:&quot;Randal D.&quot;,&quot;parse-names&quot;:false,&quot;dropping-particle&quot;:&quot;&quot;,&quot;non-dropping-particle&quot;:&quot;&quot;},{&quot;family&quot;:&quot;Crow&quot;,&quot;given&quot;:&quot;Wade T.&quot;,&quot;parse-names&quot;:false,&quot;dropping-particle&quot;:&quot;&quot;,&quot;non-dropping-particle&quot;:&quot;&quot;}],&quot;container-title&quot;:&quot;Journal of Hydrometeorology&quot;,&quot;accessed&quot;:{&quot;date-parts&quot;:[[2021,11,21]]},&quot;DOI&quot;:&quot;10.1175/2010JHM1223.1&quot;,&quot;ISSN&quot;:&quot;1525-7541&quot;,&quot;URL&quot;:&quot;https://journals.ametsoc.org/view/journals/hydr/11/3/2010jhm1223_1.xml&quot;,&quot;issued&quot;:{&quot;date-parts&quot;:[[2010,6,1]]},&quot;page&quot;:&quot;832-840&quot;,&quot;abstract&quot;:&quot;Quadratic performance metrics such as root-mean-square error (RMSE) and time series correlation are often used to assess the accuracy of geophysical retrievals (satellite measurements) with respect to true fields. These metrics are related; nevertheless, each has advantages and disadvantages. In this study the authors explore the relation between the RMSE and correlation metrics in the presence of biases in the mean as well as in the amplitude of fluctuations (standard deviation) between estimated and true fields. Such biases are common, for example, in satellite retrievals of soil moisture and impose constraints on achievable and meaningful RMSE targets. Last, an approach is introduced for converting a requirement in an application's product into a corresponding requirement for soil moisture accuracy. The approach can help with the formulation of soil moisture measurement requirements. It can also help determine the utility of a given retrieval product for applications. © 2010 American Meteorological Society.&quot;,&quot;publisher&quot;:&quot;American Meteorological Society&quot;,&quot;issue&quot;:&quot;3&quot;,&quot;volume&quot;:&quot;11&quot;,&quot;container-title-short&quot;:&quot;&quot;}}],&quot;manualOverride&quot;:{&quot;isManuallyOverridden&quot;:false,&quot;manualOverrideText&quot;:&quot;&quot;,&quot;citeprocText&quot;:&quot;[20]&quot;}},{&quot;properties&quot;:{&quot;noteIndex&quot;:0},&quot;citationID&quot;:&quot;MENDELEY_CITATION_df114106-46a0-4bae-9a5d-7af56c67139e&quot;,&quot;isEdited&quot;:false,&quot;citationTag&quot;:&quot;MENDELEY_CITATION_v3_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&quot;,&quot;citationItems&quot;:[{&quot;id&quot;:&quot;661b94d8-dc10-3563-81bc-fba1438924b0&quot;,&quot;isTemporary&quot;:false,&quot;itemData&quot;:{&quot;type&quot;:&quot;article-journal&quot;,&quot;id&quot;:&quot;661b94d8-dc10-3563-81bc-fba1438924b0&quot;,&quot;title&quot;:&quot;A new metric of absolute percentage error for intermittent demand forecasts&quot;,&quot;author&quot;:[{&quot;family&quot;:&quot;Kim&quot;,&quot;given&quot;:&quot;Sungil&quot;,&quot;parse-names&quot;:false,&quot;dropping-particle&quot;:&quot;&quot;,&quot;non-dropping-particle&quot;:&quot;&quot;},{&quot;family&quot;:&quot;Kim&quot;,&quot;given&quot;:&quot;Heeyoung&quot;,&quot;parse-names&quot;:false,&quot;dropping-particle&quot;:&quot;&quot;,&quot;non-dropping-particle&quot;:&quot;&quot;}],&quot;container-title&quot;:&quot;International Journal of Forecasting&quot;,&quot;accessed&quot;:{&quot;date-parts&quot;:[[2021,11,21]]},&quot;DOI&quot;:&quot;10.1016/J.IJFORECAST.2015.12.003&quot;,&quot;ISSN&quot;:&quot;0169-2070&quot;,&quot;issued&quot;:{&quot;date-parts&quot;:[[2016,7,1]]},&quot;page&quot;:&quot;669-679&quot;,&quot;abstract&quot;:&quot;The mean absolute percentage error (MAPE) is one of the most widely used measures of forecast accuracy, due to its advantages of scale-independency and interpretability. However, MAPE has the significant disadvantage that it produces infinite or undefined values for zero or close-to-zero actual values. In order to address this issue in MAPE, we propose a new measure of forecast accuracy called the mean arctangent absolute percentage error (MAAPE). MAAPE has been developed through looking at MAPE from a different angle. In essence, MAAPE is a slope as an angle, while MAPE is a slope as a ratio, considering a triangle with adjacent and opposite sides that are equal to an actual value and the difference between the actual and forecast values, respectively. MAAPE inherently preserves the philosophy of MAPE, overcoming the problem of division by zero by using bounded influences for outliers in a fundamental manner through considering the ratio as an angle instead of a slope. The theoretical properties of MAAPE are investigated, and the practical advantages are demonstrated using both simulated and real-life data.&quot;,&quot;publisher&quot;:&quot;Elsevier&quot;,&quot;issue&quot;:&quot;3&quot;,&quot;volume&quot;:&quot;32&quot;,&quot;container-title-short&quot;:&quot;&quot;}}],&quot;manualOverride&quot;:{&quot;isManuallyOverridden&quot;:false,&quot;manualOverrideText&quot;:&quot;&quot;,&quot;citeprocText&quot;:&quot;[21]&quot;}},{&quot;properties&quot;:{&quot;noteIndex&quot;:0},&quot;citationID&quot;:&quot;MENDELEY_CITATION_31ba588e-b229-4749-8402-f01fc29f34c0&quot;,&quot;isEdited&quot;:false,&quot;citationTag&quot;:&quot;MENDELEY_CITATION_v3_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&quot;,&quot;citationItems&quot;:[{&quot;id&quot;:&quot;14715734-6bcc-32b0-9d8f-fb1073ecfbe2&quot;,&quot;isTemporary&quot;:false,&quot;itemData&quot;:{&quot;type&quot;:&quot;article-journal&quot;,&quot;id&quot;:&quot;14715734-6bcc-32b0-9d8f-fb1073ecfbe2&quot;,&quot;title&quot;:&quot;Measures of Model Performance Based On the Log Accuracy Ratio&quot;,&quot;author&quot;:[{&quot;family&quot;:&quot;Morley&quot;,&quot;given&quot;:&quot;S. K.&quot;,&quot;parse-names&quot;:false,&quot;dropping-particle&quot;:&quot;&quot;,&quot;non-dropping-particle&quot;:&quot;&quot;},{&quot;family&quot;:&quot;Brito&quot;,&quot;given&quot;:&quot;T.&quot;,&quot;parse-names&quot;:false,&quot;dropping-particle&quot;:&quot;v.&quot;,&quot;non-dropping-particle&quot;:&quot;&quot;},{&quot;family&quot;:&quot;Welling&quot;,&quot;given&quot;:&quot;D. T.&quot;,&quot;parse-names&quot;:false,&quot;dropping-particle&quot;:&quot;&quot;,&quot;non-dropping-particle&quot;:&quot;&quot;}],&quot;container-title&quot;:&quot;Space Weather&quot;,&quot;accessed&quot;:{&quot;date-parts&quot;:[[2021,11,21]]},&quot;DOI&quot;:&quot;10.1002/2017SW001669&quot;,&quot;ISSN&quot;:&quot;1542-7390&quot;,&quot;URL&quot;:&quot;https://onlinelibrary.wiley.com/doi/full/10.1002/2017SW001669&quot;,&quot;issued&quot;:{&quot;date-parts&quot;:[[2018,1,1]]},&quot;page&quot;:&quot;69-88&quot;,&quot;abstract&quot;:&quot;Quantitative assessment of modeling and forecasting of continuous quantities uses a variety of approaches. We review existing literature describing metrics for forecast accuracy and bias, concentrating on those based on relative errors and percentage errors. Of these accuracy metrics, the mean absolute percentage error (MAPE) is one of the most common across many fields and has been widely applied in recent space science literature and we highlight the benefits and drawbacks of MAPE and proposed alternatives. We then introduce the log accuracy ratio and derive from it two metrics: the median symmetric accuracy and the symmetric signed percentage bias. Robust methods for estimating the spread of a multiplicative linear model using the log accuracy ratio are also presented. The developed metrics are shown to be easy to interpret, robust, and to mitigate the key drawbacks of their more widely used counterparts based on relative errors and percentage errors. Their use is illustrated with radiation belt electron flux modeling examples.&quot;,&quot;publisher&quot;:&quot;John Wiley &amp; Sons, Ltd&quot;,&quot;issue&quot;:&quot;1&quot;,&quot;volume&quot;:&quot;16&quot;,&quot;container-title-short&quot;:&quot;&quot;}},{&quot;id&quot;:&quot;b1ace1c3-7389-3a03-8b83-04a0aa6ab7fb&quot;,&quot;isTemporary&quot;:false,&quot;itemData&quot;:{&quot;type&quot;:&quot;article-journal&quot;,&quot;id&quot;:&quot;b1ace1c3-7389-3a03-8b83-04a0aa6ab7fb&quot;,&quot;title&quot;:&quot;RMSE is not enough: Guidelines to robust data-model comparisons for magnetospheric physics&quot;,&quot;author&quot;:[{&quot;family&quot;:&quot;Liemohn&quot;,&quot;given&quot;:&quot;Michael W.&quot;,&quot;parse-names&quot;:false,&quot;dropping-particle&quot;:&quot;&quot;,&quot;non-dropping-particle&quot;:&quot;&quot;},{&quot;family&quot;:&quot;Shane&quot;,&quot;given&quot;:&quot;Alexander D.&quot;,&quot;parse-names&quot;:false,&quot;dropping-particle&quot;:&quot;&quot;,&quot;non-dropping-particle&quot;:&quot;&quot;},{&quot;family&quot;:&quot;Azari&quot;,&quot;given&quot;:&quot;Abigail R.&quot;,&quot;parse-names&quot;:false,&quot;dropping-particle&quot;:&quot;&quot;,&quot;non-dropping-particle&quot;:&quot;&quot;},{&quot;family&quot;:&quot;Petersen&quot;,&quot;given&quot;:&quot;Alicia K.&quot;,&quot;parse-names&quot;:false,&quot;dropping-particle&quot;:&quot;&quot;,&quot;non-dropping-particle&quot;:&quot;&quot;},{&quot;family&quot;:&quot;Swiger&quot;,&quot;given&quot;:&quot;Brian M.&quot;,&quot;parse-names&quot;:false,&quot;dropping-particle&quot;:&quot;&quot;,&quot;non-dropping-particle&quot;:&quot;&quot;},{&quot;family&quot;:&quot;Mukhopadhyay&quot;,&quot;given&quot;:&quot;Agnit&quot;,&quot;parse-names&quot;:false,&quot;dropping-particle&quot;:&quot;&quot;,&quot;non-dropping-particle&quot;:&quot;&quot;}],&quot;container-title&quot;:&quot;Journal of Atmospheric and Solar-Terrestrial Physics&quot;,&quot;accessed&quot;:{&quot;date-parts&quot;:[[2021,11,21]]},&quot;DOI&quot;:&quot;10.1016/J.JASTP.2021.105624&quot;,&quot;ISSN&quot;:&quot;1364-6826&quot;,&quot;issued&quot;:{&quot;date-parts&quot;:[[2021,7,1]]},&quot;page&quot;:&quot;105624&quot;,&quot;abstract&quot;:&quot;The magnetospheric physics research community uses a broad array of quantitative data-model comparison methods (metrics) when conducting their research investigations. It is often the case, though, that any particular study will only use one or two metrics, with the two most common being Pearson correlation coefficient and root mean square error (RMSE). Because metrics are designed to test a specific aspect of the data-model relationship, limiting the comparison to only one or two metrics reduces the physical insights that can be gleaned from the analysis, restricting the possible findings from modeling studies. Additional physical insights can be obtained when many types of metrics are applied. We organize metrics into two primary groups: 1) fit performance metrics, often based on the data-model value difference; and 2) event detection metrics, which use a discrete event classification of data and model values determined by a specified threshold. In addition to these groups, there are several major categories of metrics based on the aspect of the data-model relationship that the metric assesses: 1) accuracy; 2) bias; 3) precision; 4) association; 5) and extremes. Another category is skill, which is a measure of any of these metrics against the performance of a reference model. These can be applied to a subset of either the data or the model values, known as reliability and discrimination assessments. In the context of magnetospheric physics examples, we discuss best practices for choosing metrics for particular studies.&quot;,&quot;publisher&quot;:&quot;Pergamon&quot;,&quot;volume&quot;:&quot;218&quot;,&quot;container-title-short&quot;:&quot;&quot;}}],&quot;manualOverride&quot;:{&quot;isManuallyOverridden&quot;:false,&quot;manualOverrideText&quot;:&quot;&quot;,&quot;citeprocText&quot;:&quot;[15,22]&quot;}},{&quot;properties&quot;:{&quot;noteIndex&quot;:0},&quot;citationID&quot;:&quot;MENDELEY_CITATION_aeb6e3b9-125a-4371-8fba-b342e255f456&quot;,&quot;isEdited&quot;:false,&quot;citationTag&quot;:&quot;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&quot;,&quot;citationItems&quot;:[{&quot;id&quot;:&quot;d3623478-f4ea-3340-8c03-092400c87b03&quot;,&quot;isTemporary&quot;:false,&quot;itemData&quot;:{&quot;type&quot;:&quot;article-journal&quot;,&quot;id&quot;:&quot;d3623478-f4ea-3340-8c03-092400c87b03&quot;,&quot;title&quot;:&quot;A review on the recent history of wind power ramp forecasting&quot;,&quot;author&quot;:[{&quot;family&quot;:&quot;Gallego-Castillo&quot;,&quot;given&quot;:&quot;Cristobal&quot;,&quot;parse-names&quot;:false,&quot;dropping-particle&quot;:&quot;&quot;,&quot;non-dropping-particle&quot;:&quot;&quot;},{&quot;family&quot;:&quot;Cuerva-Tejero&quot;,&quot;given&quot;:&quot;Alvaro&quot;,&quot;parse-names&quot;:false,&quot;dropping-particle&quot;:&quot;&quot;,&quot;non-dropping-particle&quot;:&quot;&quot;},{&quot;family&quot;:&quot;Lopez-Garcia&quot;,&quot;given&quot;:&quot;Oscar&quot;,&quot;parse-names&quot;:false,&quot;dropping-particle&quot;:&quot;&quot;,&quot;non-dropping-particle&quot;:&quot;&quot;}],&quot;container-title&quot;:&quot;Renewable and Sustainable Energy Reviews&quot;,&quot;accessed&quot;:{&quot;date-parts&quot;:[[2021,12,12]]},&quot;DOI&quot;:&quot;10.1016/J.RSER.2015.07.154&quot;,&quot;ISSN&quot;:&quot;1364-0321&quot;,&quot;issued&quot;:{&quot;date-parts&quot;:[[2015,12,1]]},&quot;page&quot;:&quot;1148-1157&quot;,&quot;abstract&quot;:&quot;Forecasting large and fast variations of wind power (the so-called ramps) helps achieve the integration of large amounts of wind energy. This paper presents a survey on wind power ramp forecasting, reflecting the increasing interest on this topic observed since 2007. Three main aspects were identified from the literature: wind power ramp definition, ramp underlying meteorological causes and experiences in predicting ramps. In this framework, we additionally outline a number of recommendations and potential lines of research.&quot;,&quot;publisher&quot;:&quot;Pergamon&quot;,&quot;volume&quot;:&quot;52&quot;,&quot;container-title-short&quot;:&quot;&quot;}},{&quot;id&quot;:&quot;59893137-6bfd-3365-9259-f069383ec956&quot;,&quot;isTemporary&quot;:false,&quot;itemData&quot;:{&quot;type&quot;:&quot;article-journal&quot;,&quot;id&quot;:&quot;59893137-6bfd-3365-9259-f069383ec956&quot;,&quot;title&quot;:&quot;Characterizing and analyzing ramping events in wind power, solar power, load, and netload&quot;,&quot;author&quot;:[{&quot;family&quot;:&quot;Cui&quot;,&quot;given&quot;:&quot;Mingjian&quot;,&quot;parse-names&quot;:false,&quot;dropping-particle&quot;:&quot;&quot;,&quot;non-dropping-particle&quot;:&quot;&quot;},{&quot;family&quot;:&quot;Zhang&quot;,&quot;given&quot;:&quot;Jie&quot;,&quot;parse-names&quot;:false,&quot;dropping-particle&quot;:&quot;&quot;,&quot;non-dropping-particle&quot;:&quot;&quot;},{&quot;family&quot;:&quot;Feng&quot;,&quot;given&quot;:&quot;Cong&quot;,&quot;parse-names&quot;:false,&quot;dropping-particle&quot;:&quot;&quot;,&quot;non-dropping-particle&quot;:&quot;&quot;},{&quot;family&quot;:&quot;Florita&quot;,&quot;given&quot;:&quot;Anthony R.&quot;,&quot;parse-names&quot;:false,&quot;dropping-particle&quot;:&quot;&quot;,&quot;non-dropping-particle&quot;:&quot;&quot;},{&quot;family&quot;:&quot;Sun&quot;,&quot;given&quot;:&quot;Yuanzhang&quot;,&quot;parse-names&quot;:false,&quot;dropping-particle&quot;:&quot;&quot;,&quot;non-dropping-particle&quot;:&quot;&quot;},{&quot;family&quot;:&quot;Hodge&quot;,&quot;given&quot;:&quot;Bri Mathias&quot;,&quot;parse-names&quot;:false,&quot;dropping-particle&quot;:&quot;&quot;,&quot;non-dropping-particle&quot;:&quot;&quot;}],&quot;container-title&quot;:&quot;Renewable Energy&quot;,&quot;accessed&quot;:{&quot;date-parts&quot;:[[2021,11,2]]},&quot;DOI&quot;:&quot;10.1016/J.RENENE.2017.04.005&quot;,&quot;ISSN&quot;:&quot;0960-1481&quot;,&quot;issued&quot;:{&quot;date-parts&quot;:[[2017,10,1]]},&quot;page&quot;:&quot;227-244&quot;,&quot;abstract&quot;:&quot;One of the biggest concerns associated with integrating a large amount of renewable energy into the power grid is the ability to handle large ramps in the renewable power output. For the sake of system reliability and economics, it is essential for power system operators to better understand the ramping features of renewables, load, and netload. In this paper, an optimized swinging door algorithm (OpSDA) is adopted and extended to accurately and efficiently detect ramping events. For wind power ramps detection, a process of merging “bumps” (that have a different changing direction) into adjacent ramping segments is integrated to improve the performance of the OpSDA method. For solar ramps detection, ramping events that occur in both clear-sky and measured (or forecasted) solar power are removed to account for the diurnal pattern of solar generation. Ramping features are extracted and extensively compared between load and netload under different renewable penetration levels (i.e., 9.77%, 15.85%, and 51.38%). Comparison results show that: (i) netload ramp events with shorter durations and smaller magnitudes occur more frequently when renewable penetration level increases, and the total number of ramping events also increases; and (ii) different ramping characteristics are observed in load and netload even at a low renewable penetration level.&quot;,&quot;publisher&quot;:&quot;Pergamon&quot;,&quot;volume&quot;:&quot;111&quot;,&quot;container-title-short&quot;:&quot;&quot;}},{&quot;id&quot;:&quot;7a116b05-d05e-38f5-af7f-e3ec6767cfc7&quot;,&quot;isTemporary&quot;:false,&quot;itemData&quot;:{&quot;type&quot;:&quot;article-journal&quot;,&quot;id&quot;:&quot;7a116b05-d05e-38f5-af7f-e3ec6767cfc7&quot;,&quot;title&quot;:&quot;Ramp forecasting performance from improved short-term wind power forecasting over multiple spatial and temporal scales&quot;,&quot;author&quot;:[{&quot;family&quot;:&quot;Zhang&quot;,&quot;given&quot;:&quot;Jie&quot;,&quot;parse-names&quot;:false,&quot;dropping-particle&quot;:&quot;&quot;,&quot;non-dropping-particle&quot;:&quot;&quot;},{&quot;family&quot;:&quot;Cui&quot;,&quot;given&quot;:&quot;Mingjian&quot;,&quot;parse-names&quot;:false,&quot;dropping-particle&quot;:&quot;&quot;,&quot;non-dropping-particle&quot;:&quot;&quot;},{&quot;family&quot;:&quot;Hodge&quot;,&quot;given&quot;:&quot;Bri Mathias&quot;,&quot;parse-names&quot;:false,&quot;dropping-particle&quot;:&quot;&quot;,&quot;non-dropping-particle&quot;:&quot;&quot;},{&quot;family&quot;:&quot;Florita&quot;,&quot;given&quot;:&quot;Anthony&quot;,&quot;parse-names&quot;:false,&quot;dropping-particle&quot;:&quot;&quot;,&quot;non-dropping-particle&quot;:&quot;&quot;},{&quot;family&quot;:&quot;Freedman&quot;,&quot;given&quot;:&quot;Jeffrey&quot;,&quot;parse-names&quot;:false,&quot;dropping-particle&quot;:&quot;&quot;,&quot;non-dropping-particle&quot;:&quot;&quot;}],&quot;container-title&quot;:&quot;Energy&quot;,&quot;accessed&quot;:{&quot;date-parts&quot;:[[2021,11,2]]},&quot;DOI&quot;:&quot;10.1016/J.ENERGY.2017.01.104&quot;,&quot;ISSN&quot;:&quot;0360-5442&quot;,&quot;issued&quot;:{&quot;date-parts&quot;:[[2017,3,1]]},&quot;page&quot;:&quot;528-541&quot;,&quot;abstract&quot;:&quot;The large variability and uncertainty in wind power generation present a concern to power system operators, especially given the increasing amounts of wind power being integrated into the electric power system. Large ramps, one of the biggest concerns, can significantly influence system economics and reliability. The Wind Forecast Improvement Project (WFIP) was to improve the accuracy of forecasts and to evaluate the economic benefits of these improvements to grid operators. This paper evaluates the ramp forecasting accuracy gained by improving the performance of short-term wind power forecasting. This study focuses on the WFIP southern study region, which encompasses most of the Electric Reliability Council of Texas (ERCOT) territory, to compare the experimental WFIP forecasts to the existing short-term wind power forecasts (used at ERCOT) at multiple spatial and temporal scales. The study employs four significant wind power ramping definitions according to the power change magnitude, direction, and duration. The optimized swinging door algorithm is adopted to extract ramp events from actual and forecasted wind power time series. The results show that the experimental WFIP forecasts improve the accuracy of the wind power ramp forecasting. This improvement can result in substantial costs savings and power system reliability enhancements.&quot;,&quot;publisher&quot;:&quot;Pergamon&quot;,&quot;volume&quot;:&quot;122&quot;,&quot;container-title-short&quot;:&quot;&quot;}},{&quot;id&quot;:&quot;99738d63-8ef7-3d42-80aa-65ea222285fc&quot;,&quot;isTemporary&quot;:false,&quot;itemData&quot;:{&quot;type&quot;:&quot;article-journal&quot;,&quot;id&quot;:&quot;99738d63-8ef7-3d42-80aa-65ea222285fc&quot;,&quot;title&quot;:&quot;Detection and characterization of extreme wind speed ramps&quot;,&quot;author&quot;:[{&quot;family&quot;:&quot;Hannesdóttir&quot;,&quot;given&quot;:&quot;Ásta&quot;,&quot;parse-names&quot;:false,&quot;dropping-particle&quot;:&quot;&quot;,&quot;non-dropping-particle&quot;:&quot;&quot;},{&quot;family&quot;:&quot;Kelly&quot;,&quot;given&quot;:&quot;Mark&quot;,&quot;parse-names&quot;:false,&quot;dropping-particle&quot;:&quot;&quot;,&quot;non-dropping-particle&quot;:&quot;&quot;}],&quot;container-title&quot;:&quot;Wind Energy Science&quot;,&quot;accessed&quot;:{&quot;date-parts&quot;:[[2021,12,12]]},&quot;DOI&quot;:&quot;10.5194/WES-4-385-2019&quot;,&quot;ISSN&quot;:&quot;23667451&quot;,&quot;issued&quot;:{&quot;date-parts&quot;:[[2019,7,9]]},&quot;page&quot;:&quot;385-396&quot;,&quot;abstract&quot;:&quot;The present study introduces a new method to characterize ramp-like wind speed fluctuations, including coherent gusts. This method combines two well-known methods: the continuous wavelet transform and the fitting of an analytical form based on the error function. The method provides estimation of ramp amplitude and rise time, and is herein used to statistically characterize ramp-like fluctuations at three different measurement sites. Together with the corresponding amplitude of wind direction change, the ramp amplitude and rise time variables are compared to the extreme coherent gust with direction change from the IEC wind turbine safety standard. From the comparison we find that the observed amplitudes of the estimated fluctuations do not exceed the one prescribed in the standard, but the rise time is generally much longer, on average around 200&amp;thinsp;s. The direction change does however exceed the one prescribed in the standard several times, but for those events the rise time is a minute or more. We also demonstrate a general pattern in the statistical behaviour of the characteristic ramp variables, noting their wind speed dependence, or lack thereof, at the different sites.&quot;,&quot;publisher&quot;:&quot;Copernicus GmbH&quot;,&quot;issue&quot;:&quot;3&quot;,&quot;volume&quot;:&quot;4&quot;,&quot;container-title-short&quot;:&quot;&quot;}},{&quot;id&quot;:&quot;43fb6403-1952-316e-bb24-80fcd0aa9512&quot;,&quot;isTemporary&quot;:false,&quot;itemData&quot;:{&quot;type&quot;:&quot;article-journal&quot;,&quot;id&quot;:&quot;43fb6403-1952-316e-bb24-80fcd0aa9512&quot;,&quot;title&quot;:&quot;A simple methodology to detect and quantify wind power ramps&quot;,&quot;author&quot;:[{&quot;family&quot;:&quot;Cheneka&quot;,&quot;given&quot;:&quot;Bedassa R.&quot;,&quot;parse-names&quot;:false,&quot;dropping-particle&quot;:&quot;&quot;,&quot;non-dropping-particle&quot;:&quot;&quot;},{&quot;family&quot;:&quot;Watson&quot;,&quot;given&quot;:&quot;Simon J.&quot;,&quot;parse-names&quot;:false,&quot;dropping-particle&quot;:&quot;&quot;,&quot;non-dropping-particle&quot;:&quot;&quot;},{&quot;family&quot;:&quot;Basu&quot;,&quot;given&quot;:&quot;Sukanta&quot;,&quot;parse-names&quot;:false,&quot;dropping-particle&quot;:&quot;&quot;,&quot;non-dropping-particle&quot;:&quot;&quot;}],&quot;container-title&quot;:&quot;Wind Energy Science&quot;,&quot;accessed&quot;:{&quot;date-parts&quot;:[[2021,12,12]]},&quot;DOI&quot;:&quot;10.5194/WES-5-1731-2020&quot;,&quot;ISSN&quot;:&quot;23667451&quot;,&quot;issued&quot;:{&quot;date-parts&quot;:[[2020,12,16]]},&quot;page&quot;:&quot;1731-1741&quot;,&quot;abstract&quot;:&quot;Knowledge about the expected duration and intensity of wind power ramps is important when planning the integration of wind power production into an electricity network. The detection and classification of wind power ramps is not straightforward due to the large range of events that is observed and the stochastic nature of the wind. The development of an algorithm that can detect and classify wind power ramps is thus of some benefit to the wind energy community. In this study, we describe a relatively simple methodology using a wavelet transform to discriminate ramp events. We illustrate the utility of the methodology by studying distributions of ramp rates and their duration using 2 years of data from the Belgian offshore cluster. This brief study showed that there was a strong correlation between ramp rate and ramp duration, that a majority of ramp events were less than 15 h with a median duration of around 8 h, and that ramps with a duration of more than a day were rare. Also, we show how the methodology can be applied to a time series where installed capacity changes over time using Swedish onshore wind farm data. Finally, the performance of the methodology is compared with another ramp detection method and their sensitivities to parameter choice are contrasted.&quot;,&quot;publisher&quot;:&quot;Copernicus GmbH&quot;,&quot;issue&quot;:&quot;4&quot;,&quot;volume&quot;:&quot;5&quot;,&quot;container-title-short&quot;:&quot;&quot;}},{&quot;id&quot;:&quot;05bcfa3a-8a38-3337-9d25-f02e0b2f92e5&quot;,&quot;isTemporary&quot;:false,&quot;itemData&quot;:{&quot;type&quot;:&quot;article-journal&quot;,&quot;id&quot;:&quot;05bcfa3a-8a38-3337-9d25-f02e0b2f92e5&quot;,&quot;title&quot;:&quot;Robust estimation of wind power ramp events with reservoir computing&quot;,&quot;author&quot;:[{&quot;family&quot;:&quot;Dorado-Moreno&quot;,&quot;given&quot;:&quot;M.&quot;,&quot;parse-names&quot;:false,&quot;dropping-particle&quot;:&quot;&quot;,&quot;non-dropping-particle&quot;:&quot;&quot;},{&quot;family&quot;:&quot;Cornejo-Bueno&quot;,&quot;given&quot;:&quot;L.&quot;,&quot;parse-names&quot;:false,&quot;dropping-particle&quot;:&quot;&quot;,&quot;non-dropping-particle&quot;:&quot;&quot;},{&quot;family&quot;:&quot;Gutiérrez&quot;,&quot;given&quot;:&quot;P. A.&quot;,&quot;parse-names&quot;:false,&quot;dropping-particle&quot;:&quot;&quot;,&quot;non-dropping-particle&quot;:&quot;&quot;},{&quot;family&quot;:&quot;Prieto&quot;,&quot;given&quot;:&quot;L.&quot;,&quot;parse-names&quot;:false,&quot;dropping-particle&quot;:&quot;&quot;,&quot;non-dropping-particle&quot;:&quot;&quot;},{&quot;family&quot;:&quot;Hervás-Martínez&quot;,&quot;given&quot;:&quot;C.&quot;,&quot;parse-names&quot;:false,&quot;dropping-particle&quot;:&quot;&quot;,&quot;non-dropping-particle&quot;:&quot;&quot;},{&quot;family&quot;:&quot;Salcedo-Sanz&quot;,&quot;given&quot;:&quot;S.&quot;,&quot;parse-names&quot;:false,&quot;dropping-particle&quot;:&quot;&quot;,&quot;non-dropping-particle&quot;:&quot;&quot;}],&quot;container-title&quot;:&quot;Renewable Energy&quot;,&quot;accessed&quot;:{&quot;date-parts&quot;:[[2021,12,12]]},&quot;DOI&quot;:&quot;10.1016/J.RENENE.2017.04.016&quot;,&quot;ISSN&quot;:&quot;0960-1481&quot;,&quot;issued&quot;:{&quot;date-parts&quot;:[[2017,10,1]]},&quot;page&quot;:&quot;428-437&quot;,&quot;abstract&quot;:&quot;Wind power ramp events are sudden increases or decreases of wind speed within a short period of time. Their prediction is nowadays one of the most important research trends in wind energy production because they can potentially damage wind turbines, causing an increase in wind farms management costs. In this paper, 6-h and 24-h binary (ramp/non-ramp) prediction based on reservoir computing methodology is proposed. This forecasting may be used to avoid damages in the turbines. Reservoir computing models are used because they are able to exploit the temporal structure of data. We focus on echo state networks, which are one of the most successfully applied reservoir computing models. The variables considered include past values of the ramp function and a set of meteorological variables, obtained from reanalysis data. Simulations of the system are performed in data from three wind farms located in Spain. The results show that our algorithm proposal is able to correctly predict about 60% of ramp events in both 6-h and 24-h prediction cases and 75% of the non-ramp events in the next 24-h case. These results are compared against state of the art models, obtaining in all cases significant improvements in favour of the proposed algorithm.&quot;,&quot;publisher&quot;:&quot;Pergamon&quot;,&quot;volume&quot;:&quot;111&quot;,&quot;container-title-short&quot;:&quot;&quot;}},{&quot;id&quot;:&quot;40ae303b-dc6c-36e4-a006-70620b76fafa&quot;,&quot;isTemporary&quot;:false,&quot;itemData&quot;:{&quot;type&quot;:&quot;article-journal&quot;,&quot;id&quot;:&quot;40ae303b-dc6c-36e4-a006-70620b76fafa&quot;,&quot;title&quot;:&quot;Model of selecting prediction window in ramps forecasting&quot;,&quot;author&quot;:[{&quot;family&quot;:&quot;Ouyang&quot;,&quot;given&quot;:&quot;Tinghui&quot;,&quot;parse-names&quot;:false,&quot;dropping-particle&quot;:&quot;&quot;,&quot;non-dropping-particle&quot;:&quot;&quot;},{&quot;family&quot;:&quot;Zha&quot;,&quot;given&quot;:&quot;Xiaoming&quot;,&quot;parse-names&quot;:false,&quot;dropping-particle&quot;:&quot;&quot;,&quot;non-dropping-particle&quot;:&quot;&quot;},{&quot;family&quot;:&quot;Qin&quot;,&quot;given&quot;:&quot;Liang&quot;,&quot;parse-names&quot;:false,&quot;dropping-particle&quot;:&quot;&quot;,&quot;non-dropping-particle&quot;:&quot;&quot;},{&quot;family&quot;:&quot;Xiong&quot;,&quot;given&quot;:&quot;Yi&quot;,&quot;parse-names&quot;:false,&quot;dropping-particle&quot;:&quot;&quot;,&quot;non-dropping-particle&quot;:&quot;&quot;},{&quot;family&quot;:&quot;Huang&quot;,&quot;given&quot;:&quot;Heming&quot;,&quot;parse-names&quot;:false,&quot;dropping-particle&quot;:&quot;&quot;,&quot;non-dropping-particle&quot;:&quot;&quot;}],&quot;container-title&quot;:&quot;Renewable Energy&quot;,&quot;accessed&quot;:{&quot;date-parts&quot;:[[2021,12,31]]},&quot;DOI&quot;:&quot;10.1016/J.RENENE.2017.02.035&quot;,&quot;ISSN&quot;:&quot;0960-1481&quot;,&quot;issued&quot;:{&quot;date-parts&quot;:[[2017,8,1]]},&quot;page&quot;:&quot;98-107&quot;,&quot;abstract&quot;:&quot;Prediction of wind power ramp events is important to the stability operation of power system, it is realized by combining wind power prediction of several continuous units for long-term power prediction, then using detecting algorithms to extract ramps. A prediction unit is a prediction time window. Its size impacts the accuracy of predicting ramps, and an optimization model is proposed to select the suitable window size. First, a swinging door algorithm is applied to extract ramp events from historical data. A model for optimizing the time window size is established based on the minimum non-ramp data in a ramp window. The solution of the proposed model is discussed, including the selection of variables, constraints and algorithm. The model presented in this paper is tested, and performance of selected time window is discussed. Computational analysis demonstrates the validity of the model.&quot;,&quot;publisher&quot;:&quot;Pergamon&quot;,&quot;volume&quot;:&quot;108&quot;,&quot;container-title-short&quot;:&quot;&quot;}},{&quot;id&quot;:&quot;729a066a-93f5-3b54-96a8-e7f6f0166929&quot;,&quot;isTemporary&quot;:false,&quot;itemData&quot;:{&quot;type&quot;:&quot;article-journal&quot;,&quot;id&quot;:&quot;729a066a-93f5-3b54-96a8-e7f6f0166929&quot;,&quot;title&quot;:&quot;Detection and statistics of wind power ramps&quot;,&quot;author&quot;:[{&quot;family&quot;:&quot;Sevlian&quot;,&quot;given&quot;:&quot;Raffi&quot;,&quot;parse-names&quot;:false,&quot;dropping-particle&quot;:&quot;&quot;,&quot;non-dropping-particle&quot;:&quot;&quot;},{&quot;family&quot;:&quot;Rajagopal&quot;,&quot;given&quot;:&quot;Ram&quot;,&quot;parse-names&quot;:false,&quot;dropping-particle&quot;:&quot;&quot;,&quot;non-dropping-particle&quot;:&quot;&quot;}],&quot;container-title&quot;:&quot;IEEE Transactions on Power Systems&quot;,&quot;accessed&quot;:{&quot;date-parts&quot;:[[2021,12,31]]},&quot;DOI&quot;:&quot;10.1109/TPWRS.2013.2266378&quot;,&quot;ISSN&quot;:&quot;08858950&quot;,&quot;issued&quot;:{&quot;date-parts&quot;:[[2013]]},&quot;page&quot;:&quot;3610-3620&quot;,&quot;abstract&quot;:&quot;Ramps events are a significant source of uncertainty in wind power generation. Developing statistical models from historical data for wind power ramps is important for designing intelligent distribution and market mechanisms for a future electric grid. This requires robust detection schemes for identifying wind ramps in data. In this paper, we propose an optimal detection technique for identifying wind ramps for large time series. The technique relies on defining a family of scoring functions associated with any rule for defining ramps on an interval of the time series. A dynamic programming recursion is then used to find all such ramp events. Identified wind ramps are used to propose a new stochastic framework to characterize wind ramps. Extensive statistical analysis is performed based on this framework, characterizing ramping duration and rates as well as other key features needed for evaluating the impact of wind ramps in the operation of the power system. In particular, evaluation of new ancillary services and wind ramp forecasting can benefit from the proposed approach.© 2013 IEEE.&quot;,&quot;issue&quot;:&quot;4&quot;,&quot;volume&quot;:&quot;28&quot;,&quot;container-title-short&quot;:&quot;&quot;}},{&quot;id&quot;:&quot;87902f37-2004-331f-aec4-80ee8bccae19&quot;,&quot;isTemporary&quot;:false,&quot;itemData&quot;:{&quot;type&quot;:&quot;report&quot;,&quot;id&quot;:&quot;87902f37-2004-331f-aec4-80ee8bccae19&quot;,&quot;title&quot;:&quot;A survey on wind power ramp forecasting&quot;,&quot;author&quot;:[{&quot;family&quot;:&quot;Ferreira&quot;,&quot;given&quot;:&quot;C&quot;,&quot;parse-names&quot;:false,&quot;dropping-particle&quot;:&quot;&quot;,&quot;non-dropping-particle&quot;:&quot;&quot;},{&quot;family&quot;:&quot;Gama&quot;,&quot;given&quot;:&quot;J&quot;,&quot;parse-names&quot;:false,&quot;dropping-particle&quot;:&quot;&quot;,&quot;non-dropping-particle&quot;:&quot;&quot;},{&quot;family&quot;:&quot;Matias&quot;,&quot;given&quot;:&quot;L&quot;,&quot;parse-names&quot;:false,&quot;dropping-particle&quot;:&quot;&quot;,&quot;non-dropping-particle&quot;:&quot;&quot;},{&quot;family&quot;:&quot;Botterud&quot;,&quot;given&quot;:&quot;A&quot;,&quot;parse-names&quot;:false,&quot;dropping-particle&quot;:&quot;&quot;,&quot;non-dropping-particle&quot;:&quot;&quot;},{&quot;family&quot;:&quot;Wang&quot;,&quot;given&quot;:&quot;J&quot;,&quot;parse-names&quot;:false,&quot;dropping-particle&quot;:&quot;&quot;,&quot;non-dropping-particle&quot;:&quot;&quot;}],&quot;accessed&quot;:{&quot;date-parts&quot;:[[2021,12,12]]},&quot;DOI&quot;:&quot;10.2172/1008309&quot;,&quot;URL&quot;:&quot;http://www.osti.gov/servlets/purl/1008309/&quot;,&quot;issued&quot;:{&quot;date-parts&quot;:[[2011,2,23]]},&quot;publisher-place&quot;:&quot;Argonne, IL (United States)&quot;,&quot;number-of-pages&quot;:&quot;28&quot;,&quot;abstract&quot;:&quot;The increasing use of wind power as a source of electricity poses new challenges with regard to both power production and load balance in the electricity grid. This new source of energy is volatile and highly variable. The only way to integrate such power into the grid is to develop reliable and accurate wind power forecasting systems. Electricity generated from wind power can be highly variable at several different timescales: sub-hourly, hourly, daily, and seasonally. Wind energy, like other electricity sources, must be scheduled. Although wind power forecasting methods are used, the ability to predict wind plant output remains relatively low for short-term operation. Because instantaneous electrical generation and consumption must remain in balance to maintain grid stability, wind power's variability can present substantial challenges when large amounts of wind power are incorporated into a grid system. A critical issue is ramp events, which are sudden and large changes (increases or decreases) in wind power. This report presents an overview of current ramp definitions and state-of-the-art approaches in ramp event forecasting.&quot;,&quot;container-title-short&quot;:&quot;&quot;}}],&quot;manualOverride&quot;:{&quot;isManuallyOverridden&quot;:false,&quot;manualOverrideText&quot;:&quot;&quot;,&quot;citeprocText&quot;:&quot;[23–31]&quot;}},{&quot;properties&quot;:{&quot;noteIndex&quot;:0},&quot;citationID&quot;:&quot;MENDELEY_CITATION_eb390526-fcdd-48f3-b991-7bc74a5dd389&quot;,&quot;isEdited&quot;:false,&quot;citationTag&quot;:&quot;MENDELEY_CITATION_v3_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&quot;,&quot;citationItems&quot;:[{&quot;id&quot;:&quot;65acf0ac-c688-3e27-aba7-8b0ac717e0df&quot;,&quot;isTemporary&quot;:false,&quot;itemData&quot;:{&quot;type&quot;:&quot;article-journal&quot;,&quot;id&quot;:&quot;65acf0ac-c688-3e27-aba7-8b0ac717e0df&quot;,&quot;title&quot;:&quot;A Wind Energy Ramp Tool and Metric for Measuring the Skill of Numerical Weather Prediction Models&quot;,&quot;author&quot;:[{&quot;family&quot;:&quot;Bianco&quot;,&quot;given&quot;:&quot;Laura&quot;,&quot;parse-names&quot;:false,&quot;dropping-particle&quot;:&quot;&quot;,&quot;non-dropping-particle&quot;:&quot;&quot;},{&quot;family&quot;:&quot;Djalalova&quot;,&quot;given&quot;:&quot;Irina&quot;,&quot;parse-names&quot;:false,&quot;dropping-particle&quot;:&quot;v.&quot;,&quot;non-dropping-particle&quot;:&quot;&quot;},{&quot;family&quot;:&quot;Wilczak&quot;,&quot;given&quot;:&quot;James M.&quot;,&quot;parse-names&quot;:false,&quot;dropping-particle&quot;:&quot;&quot;,&quot;non-dropping-particle&quot;:&quot;&quot;},{&quot;family&quot;:&quot;Cline&quot;,&quot;given&quot;:&quot;Joel&quot;,&quot;parse-names&quot;:false,&quot;dropping-particle&quot;:&quot;&quot;,&quot;non-dropping-particle&quot;:&quot;&quot;},{&quot;family&quot;:&quot;Calvert&quot;,&quot;given&quot;:&quot;Stan&quot;,&quot;parse-names&quot;:false,&quot;dropping-particle&quot;:&quot;&quot;,&quot;non-dropping-particle&quot;:&quot;&quot;},{&quot;family&quot;:&quot;Konopleva-Akish&quot;,&quot;given&quot;:&quot;Elena&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rey&quot;,&quot;parse-names&quot;:false,&quot;dropping-particle&quot;:&quot;&quot;,&quot;non-dropping-particle&quot;:&quot;&quot;}],&quot;container-title&quot;:&quot;Weather and Forecasting&quot;,&quot;accessed&quot;:{&quot;date-parts&quot;:[[2021,12,12]]},&quot;DOI&quot;:&quot;10.1175/WAF-D-15-0144.1&quot;,&quot;ISSN&quot;:&quot;1520-0434&quot;,&quot;URL&quot;:&quot;https://journals.ametsoc.org/view/journals/wefo/31/4/waf-d-15-0144_1.xml&quot;,&quot;issued&quot;:{&quot;date-parts&quot;:[[2016,8,1]]},&quot;page&quot;:&quot;1137-1156&quot;,&quot;abstract&quot;:&quot;A wind energy Ramp Tool and Metric (RT &amp; M) has been developed out of recognition that during significant ramp events (large changes in wind power Δp over short periods of time Δt) it is more difficult to balance the electric load with power production than during quiescent periods between ramp events. A ramp-specific metric is needed because standard metrics do not give special consideration to ramp events and hence may not provide an appropriate measure of model skill or skill improvement. This RT &amp; M has three components. The first identifies ramp events in the power time series. The second matches in time forecast and observed ramps. The third determines a skill score of the forecast model. This is calculated from a utility operator's perspective, incorporates phase and duration errors in time as well as power amplitude errors, and recognizes that up and down ramps have different impacts on grid operation. The RT &amp; M integrates skill over a matrix of ramp events of varying amplitudes and durations.&quot;,&quot;publisher&quot;:&quot;American Meteorological Society&quot;,&quot;issue&quot;:&quot;4&quot;,&quot;volume&quot;:&quot;31&quot;,&quot;container-title-short&quot;:&quot;&quot;}}],&quot;manualOverride&quot;:{&quot;isManuallyOverridden&quot;:false,&quot;manualOverrideText&quot;:&quot;&quot;,&quot;citeprocText&quot;:&quot;[12]&quot;}},{&quot;properties&quot;:{&quot;noteIndex&quot;:0},&quot;citationID&quot;:&quot;MENDELEY_CITATION_562eb74d-4bc5-4575-9c83-71e81d76291c&quot;,&quot;isEdited&quot;:false,&quot;citationTag&quot;:&quot;MENDELEY_CITATION_v3_eyJwcm9wZXJ0aWVzIjp7Im5vdGVJbmRleCI6MH0sImNpdGF0aW9uSUQiOiJNRU5ERUxFWV9DSVRBVElPTl81NjJlYjc0ZC00YmM1LTQ1NzUtOWM4My03MWU4MWQ3NjI5MWM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quot;,&quot;citationItems&quot;:[{&quot;id&quot;:&quot;c08d6f6b-07a2-3892-b3e9-838d83fb077f&quot;,&quot;isTemporary&quot;:false,&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container-title-short&quot;:&quot;&quot;}}],&quot;manualOverride&quot;:{&quot;isManuallyOverridden&quot;:false,&quot;manualOverrideText&quot;:&quot;&quot;,&quot;citeprocText&quot;:&quot;[18]&quot;}},{&quot;properties&quot;:{&quot;noteIndex&quot;:0},&quot;citationID&quot;:&quot;MENDELEY_CITATION_373e504a-f46d-4abe-9d91-3f4d3cecb16a&quot;,&quot;isEdited&quot;:false,&quot;citationTag&quot;:&quot;MENDELEY_CITATION_v3_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&quot;,&quot;citationItems&quot;:[{&quot;id&quot;:&quot;6eb05b75-ee8e-3f40-b6a5-e1098af8e32c&quot;,&quot;isTemporary&quot;:false,&quot;itemData&quot;:{&quot;type&quot;:&quot;article-journal&quot;,&quot;id&quot;:&quot;6eb05b75-ee8e-3f40-b6a5-e1098af8e32c&quot;,&quot;title&quot;:&quot;Visualizing Multiple Measures of Forecast Quality&quot;,&quot;author&quot;:[{&quot;family&quot;:&quot;Roebber&quot;,&quot;given&quot;:&quot;Paul J.&quot;,&quot;parse-names&quot;:false,&quot;dropping-particle&quot;:&quot;&quot;,&quot;non-dropping-particle&quot;:&quot;&quot;}],&quot;container-title&quot;:&quot;Weather and Forecasting&quot;,&quot;accessed&quot;:{&quot;date-parts&quot;:[[2021,11,2]]},&quot;DOI&quot;:&quot;10.1175/2008WAF2222159.1&quot;,&quot;ISSN&quot;:&quot;1520-0434&quot;,&quot;URL&quot;:&quot;https://journals.ametsoc.org/view/journals/wefo/24/2/2008waf2222159_1.xml&quot;,&quot;issued&quot;:{&quot;date-parts&quot;:[[2009,4,1]]},&quot;page&quot;:&quot;601-608&quot;,&quot;abstract&quot;:&quot;A method for visually representing multiple measures of dichotomous (yes-no) forecast quality (probability of detection, false alarm ratio, bias, and critical success index) in a single diagram is presented. Illustration of the method is provided using performance statistics from two previously published forecast verification studies (snowfall density and convective initiation) and a verification of several new forecast datasets: Storm Prediction Center forecasts of severe storms (nontornadic and tornadic), Hydrometeorological Prediction Center forecasts of heavy precipitation (greater than 12.5 mm in a 6-h period), National Weather Service Forecast Office terminal aviation forecasts (ceiling and visibility), and medium-range ensemble forecasts of 500-hPa height anomalies. The use of such verification metrics in concert with more detailed investigations to advance forecasting is briefly discussed. © 2009 American Meteorological Society.&quot;,&quot;publisher&quot;:&quot;American Meteorological Society&quot;,&quot;issue&quot;:&quot;2&quot;,&quot;volume&quot;:&quot;24&quot;,&quot;container-title-short&quot;:&quot;&quot;}}],&quot;manualOverride&quot;:{&quot;isManuallyOverridden&quot;:true,&quot;manualOverrideText&quot;:&quot;Roebber (2009)&quot;,&quot;citeprocText&quot;:&quot;[32]&quot;}},{&quot;properties&quot;:{&quot;noteIndex&quot;:0},&quot;citationID&quot;:&quot;MENDELEY_CITATION_245fe603-b415-435e-9db8-8eea13525edd&quot;,&quot;isEdited&quot;:false,&quot;citationTag&quot;:&quot;MENDELEY_CITATION_v3_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&quot;,&quot;citationItems&quot;:[{&quot;id&quot;:&quot;50649d01-961f-3591-8631-85357eeb5164&quot;,&quot;isTemporary&quot;:false,&quot;itemData&quot;:{&quot;type&quot;:&quot;article-journal&quot;,&quot;id&quot;:&quot;50649d01-961f-3591-8631-85357eeb5164&quot;,&quot;title&quot;:&quot;CORRIGENDUM: False Alarm Rate or False Alarm Ratio?&quot;,&quot;author&quot;:[{&quot;family&quot;:&quot;Barnes&quot;,&quot;given&quot;:&quot;Lindsey R.&quot;,&quot;parse-names&quot;:false,&quot;dropping-particle&quot;:&quot;&quot;,&quot;non-dropping-particle&quot;:&quot;&quot;},{&quot;family&quot;:&quot;Schultz&quot;,&quot;given&quot;:&quot;David M.&quot;,&quot;parse-names&quot;:false,&quot;dropping-particle&quot;:&quot;&quot;,&quot;non-dropping-particle&quot;:&quot;&quot;},{&quot;family&quot;:&quot;Gruntfest&quot;,&quot;given&quot;:&quot;Eve C.&quot;,&quot;parse-names&quot;:false,&quot;dropping-particle&quot;:&quot;&quot;,&quot;non-dropping-particle&quot;:&quot;&quot;},{&quot;family&quot;:&quot;Hayden&quot;,&quot;given&quot;:&quot;Mary H.&quot;,&quot;parse-names&quot;:false,&quot;dropping-particle&quot;:&quot;&quot;,&quot;non-dropping-particle&quot;:&quot;&quot;},{&quot;family&quot;:&quot;Benight&quot;,&quot;given&quot;:&quot;Charles C.&quot;,&quot;parse-names&quot;:false,&quot;dropping-particle&quot;:&quot;&quot;,&quot;non-dropping-particle&quot;:&quot;&quot;}],&quot;container-title&quot;:&quot;Weather and Forecasting&quot;,&quot;accessed&quot;:{&quot;date-parts&quot;:[[2021,11,2]]},&quot;DOI&quot;:&quot;10.1175/2009WAF2222300.1&quot;,&quot;ISSN&quot;:&quot;1520-0434&quot;,&quot;URL&quot;:&quot;https://journals.ametsoc.org/view/journals/wefo/24/5/2009waf2222300_1.xml&quot;,&quot;issued&quot;:{&quot;date-parts&quot;:[[2009,10,1]]},&quot;page&quot;:&quot;1452-1454&quot;,&quot;abstract&quot;:&quot;Two items need to be clarified from an earlier work of the authors. The first is that the layout of the 2×2 contingency table was reversed from standard practice, with the titles of \&quot;observed event\&quot; and \&quot;forecast\&quot; transposed. The second is that FAR should have represented \&quot;false alarm ratio,\&quot; not \&quot;false alarm rate.\&quot; Unfortunately, the terminology used in the atmospheric sciences is confusing, with authors as early as 1965 having used the terminology differently from currently accepted practice. More recent studies are not much better. A survey of peer-reviewed articles published in American Meteorological Society journals between 2001 and 2007 found that, of 26 articles using those terms, 10 (38%) used them inconsistently with the currently accepted definitions. This article recommends that authors make explicit how their verification statistics are calculated in their manuscripts and consider using the terms probability of false detection and probability of false alarm instead of false alarm rate and false alarm ratio. © 2009 American Meteorological Society.&quot;,&quot;publisher&quot;:&quot;American Meteorological Society&quot;,&quot;issue&quot;:&quot;5&quot;,&quot;volume&quot;:&quot;24&quot;,&quot;container-title-short&quot;:&quot;&quot;}},{&quot;id&quot;:&quot;c08d6f6b-07a2-3892-b3e9-838d83fb077f&quot;,&quot;isTemporary&quot;:false,&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container-title-short&quot;:&quot;&quot;}}],&quot;manualOverride&quot;:{&quot;isManuallyOverridden&quot;:false,&quot;manualOverrideText&quot;:&quot;&quot;,&quot;citeprocText&quot;:&quot;[18,33]&quot;}},{&quot;properties&quot;:{&quot;noteIndex&quot;:0},&quot;citationID&quot;:&quot;MENDELEY_CITATION_9f3e6647-c5c3-448b-bda7-e70a4445710c&quot;,&quot;isEdited&quot;:false,&quot;citationTag&quot;:&quot;MENDELEY_CITATION_v3_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&quot;,&quot;citationItems&quot;:[{&quot;id&quot;:&quot;9a0e1ed3-9ffa-3d7a-8621-1e640119eb0b&quot;,&quot;isTemporary&quot;:false,&quot;itemData&quot;:{&quot;type&quot;:&quot;article-journal&quot;,&quot;id&quot;:&quot;9a0e1ed3-9ffa-3d7a-8621-1e640119eb0b&quot;,&quot;title&quot;:&quot;Equitable Skill Scores for Categorical Forecasts&quot;,&quot;author&quot;:[{&quot;family&quot;:&quot;Gandin&quot;,&quot;given&quot;:&quot;Lev S.&quot;,&quot;parse-names&quot;:false,&quot;dropping-particle&quot;:&quot;&quot;,&quot;non-dropping-particle&quot;:&quot;&quot;},{&quot;family&quot;:&quot;Murphy&quot;,&quot;given&quot;:&quot;Allan H.&quot;,&quot;parse-names&quot;:false,&quot;dropping-particle&quot;:&quot;&quot;,&quot;non-dropping-particle&quot;:&quot;&quot;}],&quot;container-title&quot;:&quot;Monthly Weather Review&quot;,&quot;accessed&quot;:{&quot;date-parts&quot;:[[2021,12,12]]},&quot;DOI&quot;:&quot;10.1175/1520-0493(1992)120&quot;,&quot;ISSN&quot;:&quot;1520-0493&quot;,&quot;URL&quot;:&quot;https://journals.ametsoc.org/view/journals/mwre/120/2/1520-0493_1992_120_0361_essfcf_2_0_co_2.xml&quot;,&quot;issued&quot;:{&quot;date-parts&quot;:[[1992,2,1]]},&quot;page&quot;:&quot;361-370&quot;,&quot;publisher&quot;:&quot;American Meteorological Society&quot;,&quot;issue&quot;:&quot;2&quot;,&quot;volume&quot;:&quot;120&quot;,&quot;container-title-short&quot;:&quot;&quot;}},{&quot;id&quot;:&quot;c08d6f6b-07a2-3892-b3e9-838d83fb077f&quot;,&quot;isTemporary&quot;:false,&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container-title-short&quot;:&quot;&quot;}}],&quot;manualOverride&quot;:{&quot;isManuallyOverridden&quot;:false,&quot;manualOverrideText&quot;:&quot;&quot;,&quot;citeprocText&quot;:&quot;[18,34]&quot;}},{&quot;properties&quot;:{&quot;noteIndex&quot;:0},&quot;citationID&quot;:&quot;MENDELEY_CITATION_9e6747c8-9882-461a-9e6a-a613d2401eba&quot;,&quot;isEdited&quot;:false,&quot;citationTag&quot;:&quot;MENDELEY_CITATION_v3_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&quot;,&quot;citationItems&quot;:[{&quot;id&quot;:&quot;c08d6f6b-07a2-3892-b3e9-838d83fb077f&quot;,&quot;isTemporary&quot;:false,&quot;itemData&quot;:{&quot;type&quot;:&quot;book&quot;,&quot;id&quot;:&quot;c08d6f6b-07a2-3892-b3e9-838d83fb077f&quot;,&quot;title&quot;:&quot;Statistical methods in the atmospheric sciences&quot;,&quot;author&quot;:[{&quot;family&quot;:&quot;Wilks&quot;,&quot;given&quot;:&quot;Daniel S.&quot;,&quot;parse-names&quot;:false,&quot;dropping-particle&quot;:&quot;&quot;,&quot;non-dropping-particle&quot;:&quot;&quot;}],&quot;accessed&quot;:{&quot;date-parts&quot;:[[2017,7,25]]},&quot;ISBN&quot;:&quot;9780123850232&quot;,&quot;issued&quot;:{&quot;date-parts&quot;:[[2011]]},&quot;publisher-place&quot;:&quot;Amsterdam, Netherlands&quot;,&quot;number-of-pages&quot;:&quot;676&quot;,&quot;abstract&quot;:&quot;3rd ed. Praise for the First Edition: \&quot;I recommend this book, without hesitation, as either a reference or course text ... Wilks' excellent book provides a thorough base in applied statistical methods for atmospheric sciences.\&quot;--BAMS (Bulletin of the American Meteorological Society) Fundamentally, statistics is concerned with managing data and making inferences and forecasts in the face of uncertainty. It should not be surprising, therefore, that statistical methods have a key role to play in the atmospheric sciences. It is the uncertainty in atmospheric behavior that continues to move research forward and drive innovations in atmospheric modeling and prediction. This revised and expanded text explains the latest statistical methods that are being used to describe, analyze, test and forecast atmospheric data. It features numerous worked examples, illustrations, equations, and exercises with separate solutions. Statistical Methods in the Atmospheric Sciences, Second Edition will help advanced students and professionals understand and communicate what their data sets have to say, and make sense of the scientific literature in meteorology, climatology, and related disciplines. Accessible presentation and explanation of techniques for atmospheric data summarization, analysis, testing and forecasting Many worked examples End-of-chapter exercises, with answers provided. I Preliminaries -- Ch. 1 Introduction -- Ch. 2 Review of Probability -- II Univariate Statistics -- Ch. 3 Empirical Distributions and Exploratory Data Analysis -- Ch. 4 Parametric Probability Distributions -- Ch. 5 Frequentist Statistical Inference -- Ch. 6 Bayesian Inference -- Ch. 7 Statistical Forecasting -- Ch. 8 Forecast Verification -- Ch. 9 Time Series -- III Multivariate Statistics -- Ch. 10 Matrix Algebra and Random Matrices -- Ch. 11 The Multivariate Normal (MVN) Distribution -- Ch. 12 Principal Component (EOF) Analysis -- Ch. 13 Canonical Correlation Analysis (CCA) -- Ch. 14 Discrimination and Classification -- Ch. 15 Cluster Analysis -- Appendix A Example Data Sets -- Appendix B Probability Tables -- Appendix C Answers to Exercises -- References -- Index.&quot;,&quot;publisher&quot;:&quot;Academic Press&quot;,&quot;container-title-short&quot;:&quot;&quot;}}],&quot;manualOverride&quot;:{&quot;isManuallyOverridden&quot;:false,&quot;manualOverrideText&quot;:&quot;&quot;,&quot;citeprocText&quot;:&quot;[18]&quot;}},{&quot;properties&quot;:{&quot;noteIndex&quot;:0},&quot;citationID&quot;:&quot;MENDELEY_CITATION_ef3855ff-d37d-4287-80e0-9e0c3477ece4&quot;,&quot;isEdited&quot;:false,&quot;citationTag&quot;:&quot;MENDELEY_CITATION_v3_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&quot;,&quot;citationItems&quot;:[{&quot;id&quot;:&quot;18748332-9d7e-3c40-827d-81610db22d85&quot;,&quot;isTemporary&quot;:false,&quot;itemData&quot;:{&quot;type&quot;:&quot;article-journal&quot;,&quot;id&quot;:&quot;18748332-9d7e-3c40-827d-81610db22d85&quot;,&quot;title&quot;:&quot;Equitability Revisited: Why the “Equitable Threat Score” Is Not Equitable&quot;,&quot;author&quot;:[{&quot;family&quot;:&quot;Hogan&quot;,&quot;given&quot;:&quot;Robin J.&quot;,&quot;parse-names&quot;:false,&quot;dropping-particle&quot;:&quot;&quot;,&quot;non-dropping-particle&quot;:&quot;&quot;},{&quot;family&quot;:&quot;Ferro&quot;,&quot;given&quot;:&quot;Christopher A. T.&quot;,&quot;parse-names&quot;:false,&quot;dropping-particle&quot;:&quot;&quot;,&quot;non-dropping-particle&quot;:&quot;&quot;},{&quot;family&quot;:&quot;Jolliffe&quot;,&quot;given&quot;:&quot;Ian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2009WAF2222350.1&quot;,&quot;ISSN&quot;:&quot;1520-0434&quot;,&quot;URL&quot;:&quot;https://journals.ametsoc.org/view/journals/wefo/25/2/2009waf2222350_1.xml&quot;,&quot;issued&quot;:{&quot;date-parts&quot;:[[2010,4,1]]},&quot;page&quot;:&quot;710-726&quot;,&quot;abstract&quot;:&quot;In the forecasting of binary events, verification measures that are \&quot;equitable\&quot; were defined by Gandin and Murphy to satisfy two requirements: 1) they award all random forecasting systems, including those that always issue the same forecast, the same expected score (typically zero), and 2) they are expressible as the linear weighted sum of the elements of the contingency table, where the weights are independent of the entries in the table, apart from the base rate. The authors demonstrate that the widely used \&quot;equitable threat score\&quot; (ETS), as well as numerous others, satisfies neither of these requirements and only satisfies the first requirement in the limit of an infinite sample size. Such measures are referred to as \&quot;asymptotically equitable.\&quot; In the case of ETS, the expected score of a random forecasting system is always positive and only falls below 0.01 when the number of samples is greater than around 30. Two other asymptotically equitable measures are the odds ratio skill score and the symmetric extreme dependency score, which are more strongly inequitable than ETS, particularly for rare events; for example, when the base rate is 2% and the sample size is 1000, random but unbiased forecasting systems yield an expected score of around -0.5, reducing in magnitude to -0.01 or smaller only for sample sizes exceeding 25 000. This presents a problem since these nonlinear measures have other desirable properties, in particular being reliable indicators of skill for rare events (provided that the sample size is large enough). A potential way to reconcile these properties with equitability is to recognize that Gandin and Murphy's two requirements are independent, and the second can be safely discarded without losing the key advantages of equitability that are embodied in the first. This enables inequitable and asymptotically equitable measures to be scaled to make them equitable, while retaining their nonlinearity and other properties such as being reliable indicators of skill for rare events. It also opens up the possibility of designing new equitable verification measures. © 2010 American Meteorological Society.&quot;,&quot;publisher&quot;:&quot;American Meteorological Society&quot;,&quot;issue&quot;:&quot;2&quot;,&quot;volume&quot;:&quot;25&quot;,&quot;container-title-short&quot;:&quot;&quot;}},{&quot;id&quot;:&quot;6ba15a27-dd14-3a30-974a-7ad0ad4e2dee&quot;,&quot;isTemporary&quot;:false,&quot;itemData&quot;:{&quot;type&quot;:&quot;article-journal&quot;,&quot;id&quot;:&quot;6ba15a27-dd14-3a30-974a-7ad0ad4e2dee&quot;,&quot;title&quot;:&quot;Verification of cloud-fraction forecasts&quot;,&quot;author&quot;:[{&quot;family&quot;:&quot;Hogan&quot;,&quot;given&quot;:&quot;Robin J.&quot;,&quot;parse-names&quot;:false,&quot;dropping-particle&quot;:&quot;&quot;,&quot;non-dropping-particle&quot;:&quot;&quot;},{&quot;family&quot;:&quot;O'Connor&quot;,&quot;given&quot;:&quot;Ewan J.&quot;,&quot;parse-names&quot;:false,&quot;dropping-particle&quot;:&quot;&quot;,&quot;non-dropping-particle&quot;:&quot;&quot;},{&quot;family&quot;:&quot;Illingworth&quot;,&quot;given&quot;:&quot;Anthony J.&quot;,&quot;parse-names&quot;:false,&quot;dropping-particle&quot;:&quot;&quot;,&quot;non-dropping-particle&quot;:&quot;&quot;}],&quot;container-title&quot;:&quot;Quarterly Journal of the Royal Meteorological Society&quot;,&quot;accessed&quot;:{&quot;date-parts&quot;:[[2021,11,2]]},&quot;DOI&quot;:&quot;10.1002/QJ.481&quot;,&quot;ISSN&quot;:&quot;1477-870X&quot;,&quot;URL&quot;:&quot;https://onlinelibrary.wiley.com/doi/full/10.1002/qj.481&quot;,&quot;issued&quot;:{&quot;date-parts&quot;:[[2009,7,1]]},&quot;page&quot;:&quot;1494-1511&quot;,&quot;abstract&quot;:&quot;Cloud radar and lidar can be used to evaluate the skill of numerical weather prediction models in forecasting the timing and placement of clouds, but care must be taken in choosing the appropriate metric of skill to use due to the non- Gaussian nature of cloud-fraction distributions. We compare the properties of a number of different verification measures and conclude that of existing measures the Log of Odds Ratio is the most suitable for cloud fraction. We also propose a new measure, the Symmetric Extreme Dependency Score, which has very attractive properties, being equitable (for large samples), difficult to hedge and independent of the frequency of occurrence of the quantity being verified. We then use data from five European ground-based sites and seven forecast models, processed using the 'Cloudnet' analysis system, to investigate the dependence of forecast skill on cloud fraction threshold (for binary skill scores), height, horizontal scale and (for the Met Office and German Weather Service models) forecast lead time. The models are found to be least skillful at predicting the timing and placement of boundary-layer clouds and most skilful at predicting mid-level clouds, although in the latter case they tend to underestimate mean cloud fraction when cloud is present. It is found that skill decreases approximately inverse-exponentially with forecast lead time, enabling a forecast 'half-life' to be estimated. When considering the skill of instantaneous model snapshots, we find typical values ranging between 2.5 and 4.5 days. © 2009 Royal Meteorological Society.&quot;,&quot;publisher&quot;:&quot;John Wiley &amp; Sons, Ltd&quot;,&quot;issue&quot;:&quot;643&quot;,&quot;volume&quot;:&quot;135&quot;,&quot;container-title-short&quot;:&quot;&quot;}},{&quot;id&quot;:&quot;1290f65e-e533-3452-b9ed-d897df17f66a&quot;,&quot;isTemporary&quot;:false,&quot;itemData&quot;:{&quot;type&quot;:&quot;article-journal&quot;,&quot;id&quot;:&quot;1290f65e-e533-3452-b9ed-d897df17f66a&quot;,&quot;title&quot;:&quot;Extremal Dependence Indices: Improved Verification Measures for Deterministic Forecasts of Rare Binary Events&quot;,&quot;author&quot;:[{&quot;family&quot;:&quot;Ferro&quot;,&quot;given&quot;:&quot;Christopher A.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WAF-D-10-05030.1&quot;,&quot;ISSN&quot;:&quot;1520-0434&quot;,&quot;URL&quot;:&quot;https://journals.ametsoc.org/view/journals/wefo/26/5/waf-d-10-05030_1.xml&quot;,&quot;issued&quot;:{&quot;date-parts&quot;:[[2011,10,1]]},&quot;page&quot;:&quot;699-713&quot;,&quot;abstract&quot;:&quot;Verifying forecasts of rare events is challenging, in part because traditional performance measures degenerate to trivial values as events become rarer. The extreme dependency score was proposed recently as a nondegenerating measure for the quality of deterministic forecasts of rare binary events. This measure has some undesirable properties, including being both easy to hedge and dependent on the base rate.Asymmetric extreme dependency score was also proposed recently, but this too is dependent on the base rate. These two scores and their properties are reviewed and the meanings of several properties, such as base-rate dependence and complement symmetry that have caused confusion are clarified. Two modified versions of the extreme dependency score, the extremal dependence index, and the symmetric extremal dependence index, are then proposed and are shown to overcome all of its shortcomings. The new measures are nondegenerating, baserate independent, asymptotically equitable, harder to hedge, and have regular isopleths that correspond to symmetric and asymmetric relative operating characteristic curves. © 2011 American Meteorological Society.&quot;,&quot;publisher&quot;:&quot;American Meteorological Society&quot;,&quot;issue&quot;:&quot;5&quot;,&quot;volume&quot;:&quot;26&quot;,&quot;container-title-short&quot;:&quot;&quot;}}],&quot;manualOverride&quot;:{&quot;isManuallyOverridden&quot;:false,&quot;manualOverrideText&quot;:&quot;&quot;,&quot;citeprocText&quot;:&quot;[35–37]&quot;}},{&quot;properties&quot;:{&quot;noteIndex&quot;:0},&quot;citationID&quot;:&quot;MENDELEY_CITATION_38f02c41-829e-47f1-97fc-59d08ccbf2da&quot;,&quot;isEdited&quot;:false,&quot;citationTag&quot;:&quot;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&quot;,&quot;citationItems&quot;:[{&quot;id&quot;:&quot;18748332-9d7e-3c40-827d-81610db22d85&quot;,&quot;isTemporary&quot;:false,&quot;itemData&quot;:{&quot;type&quot;:&quot;article-journal&quot;,&quot;id&quot;:&quot;18748332-9d7e-3c40-827d-81610db22d85&quot;,&quot;title&quot;:&quot;Equitability Revisited: Why the “Equitable Threat Score” Is Not Equitable&quot;,&quot;author&quot;:[{&quot;family&quot;:&quot;Hogan&quot;,&quot;given&quot;:&quot;Robin J.&quot;,&quot;parse-names&quot;:false,&quot;dropping-particle&quot;:&quot;&quot;,&quot;non-dropping-particle&quot;:&quot;&quot;},{&quot;family&quot;:&quot;Ferro&quot;,&quot;given&quot;:&quot;Christopher A. T.&quot;,&quot;parse-names&quot;:false,&quot;dropping-particle&quot;:&quot;&quot;,&quot;non-dropping-particle&quot;:&quot;&quot;},{&quot;family&quot;:&quot;Jolliffe&quot;,&quot;given&quot;:&quot;Ian T.&quot;,&quot;parse-names&quot;:false,&quot;dropping-particle&quot;:&quot;&quot;,&quot;non-dropping-particle&quot;:&quot;&quot;},{&quot;family&quot;:&quot;Stephenson&quot;,&quot;given&quot;:&quot;David B.&quot;,&quot;parse-names&quot;:false,&quot;dropping-particle&quot;:&quot;&quot;,&quot;non-dropping-particle&quot;:&quot;&quot;}],&quot;container-title&quot;:&quot;Weather and Forecasting&quot;,&quot;accessed&quot;:{&quot;date-parts&quot;:[[2021,11,2]]},&quot;DOI&quot;:&quot;10.1175/2009WAF2222350.1&quot;,&quot;ISSN&quot;:&quot;1520-0434&quot;,&quot;URL&quot;:&quot;https://journals.ametsoc.org/view/journals/wefo/25/2/2009waf2222350_1.xml&quot;,&quot;issued&quot;:{&quot;date-parts&quot;:[[2010,4,1]]},&quot;page&quot;:&quot;710-726&quot;,&quot;abstract&quot;:&quot;In the forecasting of binary events, verification measures that are \&quot;equitable\&quot; were defined by Gandin and Murphy to satisfy two requirements: 1) they award all random forecasting systems, including those that always issue the same forecast, the same expected score (typically zero), and 2) they are expressible as the linear weighted sum of the elements of the contingency table, where the weights are independent of the entries in the table, apart from the base rate. The authors demonstrate that the widely used \&quot;equitable threat score\&quot; (ETS), as well as numerous others, satisfies neither of these requirements and only satisfies the first requirement in the limit of an infinite sample size. Such measures are referred to as \&quot;asymptotically equitable.\&quot; In the case of ETS, the expected score of a random forecasting system is always positive and only falls below 0.01 when the number of samples is greater than around 30. Two other asymptotically equitable measures are the odds ratio skill score and the symmetric extreme dependency score, which are more strongly inequitable than ETS, particularly for rare events; for example, when the base rate is 2% and the sample size is 1000, random but unbiased forecasting systems yield an expected score of around -0.5, reducing in magnitude to -0.01 or smaller only for sample sizes exceeding 25 000. This presents a problem since these nonlinear measures have other desirable properties, in particular being reliable indicators of skill for rare events (provided that the sample size is large enough). A potential way to reconcile these properties with equitability is to recognize that Gandin and Murphy's two requirements are independent, and the second can be safely discarded without losing the key advantages of equitability that are embodied in the first. This enables inequitable and asymptotically equitable measures to be scaled to make them equitable, while retaining their nonlinearity and other properties such as being reliable indicators of skill for rare events. It also opens up the possibility of designing new equitable verification measures. © 2010 American Meteorological Society.&quot;,&quot;publisher&quot;:&quot;American Meteorological Society&quot;,&quot;issue&quot;:&quot;2&quot;,&quot;volume&quot;:&quot;25&quot;,&quot;container-title-short&quot;:&quot;&quot;}},{&quot;id&quot;:&quot;6ba15a27-dd14-3a30-974a-7ad0ad4e2dee&quot;,&quot;isTemporary&quot;:false,&quot;itemData&quot;:{&quot;type&quot;:&quot;article-journal&quot;,&quot;id&quot;:&quot;6ba15a27-dd14-3a30-974a-7ad0ad4e2dee&quot;,&quot;title&quot;:&quot;Verification of cloud-fraction forecasts&quot;,&quot;author&quot;:[{&quot;family&quot;:&quot;Hogan&quot;,&quot;given&quot;:&quot;Robin J.&quot;,&quot;parse-names&quot;:false,&quot;dropping-particle&quot;:&quot;&quot;,&quot;non-dropping-particle&quot;:&quot;&quot;},{&quot;family&quot;:&quot;O'Connor&quot;,&quot;given&quot;:&quot;Ewan J.&quot;,&quot;parse-names&quot;:false,&quot;dropping-particle&quot;:&quot;&quot;,&quot;non-dropping-particle&quot;:&quot;&quot;},{&quot;family&quot;:&quot;Illingworth&quot;,&quot;given&quot;:&quot;Anthony J.&quot;,&quot;parse-names&quot;:false,&quot;dropping-particle&quot;:&quot;&quot;,&quot;non-dropping-particle&quot;:&quot;&quot;}],&quot;container-title&quot;:&quot;Quarterly Journal of the Royal Meteorological Society&quot;,&quot;accessed&quot;:{&quot;date-parts&quot;:[[2021,11,2]]},&quot;DOI&quot;:&quot;10.1002/QJ.481&quot;,&quot;ISSN&quot;:&quot;1477-870X&quot;,&quot;URL&quot;:&quot;https://onlinelibrary.wiley.com/doi/full/10.1002/qj.481&quot;,&quot;issued&quot;:{&quot;date-parts&quot;:[[2009,7,1]]},&quot;page&quot;:&quot;1494-1511&quot;,&quot;abstract&quot;:&quot;Cloud radar and lidar can be used to evaluate the skill of numerical weather prediction models in forecasting the timing and placement of clouds, but care must be taken in choosing the appropriate metric of skill to use due to the non- Gaussian nature of cloud-fraction distributions. We compare the properties of a number of different verification measures and conclude that of existing measures the Log of Odds Ratio is the most suitable for cloud fraction. We also propose a new measure, the Symmetric Extreme Dependency Score, which has very attractive properties, being equitable (for large samples), difficult to hedge and independent of the frequency of occurrence of the quantity being verified. We then use data from five European ground-based sites and seven forecast models, processed using the 'Cloudnet' analysis system, to investigate the dependence of forecast skill on cloud fraction threshold (for binary skill scores), height, horizontal scale and (for the Met Office and German Weather Service models) forecast lead time. The models are found to be least skillful at predicting the timing and placement of boundary-layer clouds and most skilful at predicting mid-level clouds, although in the latter case they tend to underestimate mean cloud fraction when cloud is present. It is found that skill decreases approximately inverse-exponentially with forecast lead time, enabling a forecast 'half-life' to be estimated. When considering the skill of instantaneous model snapshots, we find typical values ranging between 2.5 and 4.5 days. © 2009 Royal Meteorological Society.&quot;,&quot;publisher&quot;:&quot;John Wiley &amp; Sons, Ltd&quot;,&quot;issue&quot;:&quot;643&quot;,&quot;volume&quot;:&quot;135&quot;,&quot;container-title-short&quot;:&quot;&quot;}}],&quot;manualOverride&quot;:{&quot;isManuallyOverridden&quot;:false,&quot;manualOverrideText&quot;:&quot;&quot;,&quot;citeprocText&quot;:&quot;[35,36]&quot;}},{&quot;properties&quot;:{&quot;noteIndex&quot;:0},&quot;citationID&quot;:&quot;MENDELEY_CITATION_65bf8fd3-3deb-43c6-9d80-1c338399eede&quot;,&quot;isEdited&quot;:false,&quot;citationTag&quot;:&quot;MENDELEY_CITATION_v3_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&quot;,&quot;citationItems&quot;:[{&quot;id&quot;:&quot;fb303c6d-af5e-3c34-a1d4-7f38183bf7bd&quot;,&quot;isTemporary&quot;:false,&quot;itemData&quot;:{&quot;type&quot;:&quot;report&quot;,&quot;id&quot;:&quot;fb303c6d-af5e-3c34-a1d4-7f38183bf7bd&quot;,&quot;title&quot;:&quot;The Verification and Validation Strategy Within the Second Wind Forecast Improvement Project (WFIP 2)&quot;,&quot;author&quot;:[{&quot;family&quot;:&quot;Draxl&quot;,&quot;given&quot;:&quot;Caroline&quot;,&quot;parse-names&quot;:false,&quot;dropping-particle&quot;:&quot;&quot;,&quot;non-dropping-particle&quot;:&quot;&quot;},{&quot;family&quot;:&quot;Berg&quot;,&quot;given&quot;:&quot;L. K.&quot;,&quot;parse-names&quot;:false,&quot;dropping-particle&quot;:&quot;&quot;,&quot;non-dropping-particle&quot;:&quot;&quot;},{&quot;family&quot;:&quot;Bianco&quot;,&quot;given&quot;:&quot;L.&quot;,&quot;parse-names&quot;:false,&quot;dropping-particle&quot;:&quot;&quot;,&quot;non-dropping-particle&quot;:&quot;&quot;},{&quot;family&quot;:&quot;Bonin&quot;,&quot;given&quot;:&quot;T. A.&quot;,&quot;parse-names&quot;:false,&quot;dropping-particle&quot;:&quot;&quot;,&quot;non-dropping-particle&quot;:&quot;&quot;},{&quot;family&quot;:&quot;Choukulkar&quot;,&quot;given&quot;:&quot;A.&quot;,&quot;parse-names&quot;:false,&quot;dropping-particle&quot;:&quot;&quot;,&quot;non-dropping-particle&quot;:&quot;&quot;},{&quot;family&quot;:&quot;Clifton&quot;,&quot;given&quot;:&quot;A.&quot;,&quot;parse-names&quot;:false,&quot;dropping-particle&quot;:&quot;&quot;,&quot;non-dropping-particle&quot;:&quot;&quot;},{&quot;family&quot;:&quot;Cline&quot;,&quot;given&quot;:&quot;J. W.&quot;,&quot;parse-names&quot;:false,&quot;dropping-particle&quot;:&quot;&quot;,&quot;non-dropping-particle&quot;:&quot;&quot;},{&quot;family&quot;:&quot;Djalalova&quot;,&quot;given&quot;:&quot;I.&quot;,&quot;parse-names&quot;:false,&quot;dropping-particle&quot;:&quot;v.&quot;,&quot;non-dropping-particle&quot;:&quot;&quot;},{&quot;family&quot;:&quot;Ghate&quot;,&quot;given&quot;:&quot;V.&quot;,&quot;parse-names&quot;:false,&quot;dropping-particle&quot;:&quot;&quot;,&quot;non-dropping-particle&quot;:&quot;&quot;},{&quot;family&quot;:&quot;Grimit&quot;,&quot;given&quot;:&quot;E. P.&quot;,&quot;parse-names&quot;:false,&quot;dropping-particle&quot;:&quot;&quot;,&quot;non-dropping-particle&quot;:&quot;&quot;},{&quot;family&quot;:&quot;Holub&quot;,&quot;given&quot;:&quot;K.&quot;,&quot;parse-names&quot;:false,&quot;dropping-particle&quot;:&quot;&quot;,&quot;non-dropping-particle&quot;:&quot;&quot;},{&quot;family&quot;:&quot;Kenyon&quot;,&quot;given&quot;:&quot;J. S.&quot;,&quot;parse-names&quot;:false,&quot;dropping-particle&quot;:&quot;&quot;,&quot;non-dropping-particle&quot;:&quot;&quot;},{&quot;family&quot;:&quot;Lantz&quot;,&quot;given&quot;:&quot;K.&quot;,&quot;parse-names&quot;:false,&quot;dropping-particle&quot;:&quot;&quot;,&quot;non-dropping-particle&quot;:&quot;&quot;},{&quot;family&quot;:&quot;Long&quot;,&quot;given&quot;:&quot;C.&quot;,&quot;parse-names&quot;:false,&quot;dropping-particle&quot;:&quot;&quot;,&quot;non-dropping-particle&quot;:&quot;&quot;},{&quot;family&quot;:&quot;Lundquist&quot;,&quot;given&quot;:&quot;J. K.&quot;,&quot;parse-names&quot;:false,&quot;dropping-particle&quot;:&quot;&quot;,&quot;non-dropping-particle&quot;:&quot;&quot;},{&quot;family&quot;:&quot;McCaa&quot;,&quot;given&quot;:&quot;J.&quot;,&quot;parse-names&quot;:false,&quot;dropping-particle&quot;:&quot;&quot;,&quot;non-dropping-particle&quot;:&quot;&quot;},{&quot;family&quot;:&quot;McCaffrey&quot;,&quot;given&quot;:&quot;K.&quot;,&quot;parse-names&quot;:false,&quot;dropping-particle&quot;:&quot;&quot;,&quot;non-dropping-particle&quot;:&quot;&quot;},{&quot;family&quot;:&quot;Newman&quot;,&quot;given&quot;:&quot;J. F.&quot;,&quot;parse-names&quot;:false,&quot;dropping-particle&quot;:&quot;&quot;,&quot;non-dropping-particle&quot;:&quot;&quot;},{&quot;family&quot;:&quot;Olson&quot;,&quot;given&quot;:&quot;J. B.&quot;,&quot;parse-names&quot;:false,&quot;dropping-particle&quot;:&quot;&quot;,&quot;non-dropping-particle&quot;:&quot;&quot;},{&quot;family&quot;:&quot;Pichugina&quot;,&quot;given&quot;:&quot;Y.&quot;,&quot;parse-names&quot;:false,&quot;dropping-particle&quot;:&quot;&quot;,&quot;non-dropping-particle&quot;:&quot;&quot;},{&quot;family&quot;:&quot;Sharp&quot;,&quot;given&quot;:&quot;J.&quot;,&quot;parse-names&quot;:false,&quot;dropping-particle&quot;:&quot;&quot;,&quot;non-dropping-particle&quot;:&quot;&quot;},{&quot;family&quot;:&quot;Shaw&quot;,&quot;given&quot;:&quot;W. J.&quot;,&quot;parse-names&quot;:false,&quot;dropping-particle&quot;:&quot;&quot;,&quot;non-dropping-particle&quot;:&quot;&quot;},{&quot;family&quot;:&quot;Smith&quot;,&quot;given&quot;:&quot;N. H.&quot;,&quot;parse-names&quot;:false,&quot;dropping-particle&quot;:&quot;&quot;,&quot;non-dropping-particle&quot;:&quot;&quot;},{&quot;family&quot;:&quot;Toy&quot;,&quot;given&quot;:&quot;M. D.&quot;,&quot;parse-names&quot;:false,&quot;dropping-particle&quot;:&quot;&quot;,&quot;non-dropping-particle&quot;:&quot;&quot;}],&quot;DOI&quot;:&quot;NREL/TP-5000-72553&quot;,&quot;issued&quot;:{&quot;date-parts&quot;:[[2019]]},&quot;publisher-place&quot;:&quot;Golden, CO&quot;,&quot;number-of-pages&quot;:&quot;19&quot;,&quot;container-title-short&quot;:&quot;&quot;}}],&quot;manualOverride&quot;:{&quot;isManuallyOverridden&quot;:false,&quot;manualOverrideText&quot;:&quot;&quot;,&quot;citeprocText&quot;:&quot;[6]&quot;}},{&quot;properties&quot;:{&quot;noteIndex&quot;:0},&quot;citationID&quot;:&quot;MENDELEY_CITATION_95d8c65f-7b74-495e-ac24-fc4f30e5d502&quot;,&quot;isEdited&quot;:false,&quot;citationTag&quot;:&quot;MENDELEY_CITATION_v3_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&quot;,&quot;citationItems&quot;:[{&quot;id&quot;:&quot;ae352a44-0aa4-3cbc-831e-fadd937e44da&quot;,&quot;isTemporary&quot;:false,&quot;itemData&quot;:{&quot;type&quot;:&quot;report&quot;,&quot;id&quot;:&quot;ae352a44-0aa4-3cbc-831e-fadd937e44da&quot;,&quot;title&quot;:&quot;IEA Wind task 36 Recommended Practice for Forecasting Solution Selection&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container-title-short&quot;:&quot;&quot;}}],&quot;manualOverride&quot;:{&quot;isManuallyOverridden&quot;:false,&quot;manualOverrideText&quot;:&quot;&quot;,&quot;citeprocText&quot;:&quot;[5]&quot;}},{&quot;properties&quot;:{&quot;noteIndex&quot;:0},&quot;citationID&quot;:&quot;MENDELEY_CITATION_6160e917-9f66-4130-8796-d6cc8da5ec94&quot;,&quot;isEdited&quot;:false,&quot;citationTag&quot;:&quot;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&quot;,&quot;citationItems&quot;:[{&quot;id&quot;:&quot;def6f89e-01c7-34a2-a947-46823faa7247&quot;,&quot;isTemporary&quot;:false,&quot;itemData&quot;:{&quot;type&quot;:&quot;article-journal&quot;,&quot;id&quot;:&quot;def6f89e-01c7-34a2-a947-46823faa7247&quot;,&quot;title&quot;:&quot;Improving Wind Energy Forecasting through Numerical Weather Prediction Model Development&quot;,&quot;author&quot;:[{&quot;family&quot;:&quot;Olson&quot;,&quot;given&quot;:&quot;Joseph B.&quot;,&quot;parse-names&quot;:false,&quot;dropping-particle&quot;:&quot;&quot;,&quot;non-dropping-particle&quot;:&quot;&quot;},{&quot;family&quot;:&quot;Kenyon&quot;,&quot;given&quot;:&quot;Jaymes S.&quot;,&quot;parse-names&quot;:false,&quot;dropping-particle&quot;:&quot;&quot;,&quot;non-dropping-particle&quot;:&quot;&quot;},{&quot;family&quot;:&quot;Djalalova&quot;,&quot;given&quot;:&quot;Irina&quot;,&quot;parse-names&quot;:false,&quot;dropping-particle&quot;:&quot;&quot;,&quot;non-dropping-particle&quot;:&quot;&quot;},{&quot;family&quot;:&quot;Bianco&quot;,&quot;given&quot;:&quot;Laura&quot;,&quot;parse-names&quot;:false,&quot;dropping-particle&quot;:&quot;&quot;,&quot;non-dropping-particle&quot;:&quot;&quot;},{&quot;family&quot;:&quot;Turner&quot;,&quot;given&quot;:&quot;David D.&quot;,&quot;parse-names&quot;:false,&quot;dropping-particle&quot;:&quot;&quot;,&quot;non-dropping-particle&quot;:&quot;&quot;},{&quot;family&quot;:&quot;Pichugina&quot;,&quot;given&quot;:&quot;Yelena&quot;,&quot;parse-names&quot;:false,&quot;dropping-particle&quot;:&quot;&quot;,&quot;non-dropping-particle&quot;:&quot;&quot;},{&quot;family&quot;:&quot;Choukulkar&quot;,&quot;given&quot;:&quot;Aditya&quot;,&quot;parse-names&quot;:false,&quot;dropping-particle&quot;:&quot;&quot;,&quot;non-dropping-particle&quot;:&quot;&quot;},{&quot;family&quot;:&quot;Toy&quot;,&quot;given&quot;:&quot;Michael D.&quot;,&quot;parse-names&quot;:false,&quot;dropping-particle&quot;:&quot;&quot;,&quot;non-dropping-particle&quot;:&quot;&quot;},{&quot;family&quot;:&quot;Brown&quot;,&quot;given&quot;:&quot;John M.&quot;,&quot;parse-names&quot;:false,&quot;dropping-particle&quot;:&quot;&quot;,&quot;non-dropping-particle&quot;:&quot;&quot;},{&quot;family&quot;:&quot;Angevine&quot;,&quot;given&quot;:&quot;Wayne M.&quot;,&quot;parse-names&quot;:false,&quot;dropping-particle&quot;:&quot;&quot;,&quot;non-dropping-particle&quot;:&quot;&quot;},{&quot;family&quot;:&quot;Akish&quot;,&quot;given&quot;:&quot;Elena&quot;,&quot;parse-names&quot;:false,&quot;dropping-particle&quot;:&quot;&quot;,&quot;non-dropping-particle&quot;:&quot;&quot;},{&quot;family&quot;:&quot;Bao&quot;,&quot;given&quot;:&quot;Jian Wen&quot;,&quot;parse-names&quot;:false,&quot;dropping-particle&quot;:&quot;&quot;,&quot;non-dropping-particle&quot;:&quot;&quot;},{&quot;family&quot;:&quot;Jimenez&quot;,&quot;given&quot;:&quot;Pedro&quot;,&quot;parse-names&quot;:false,&quot;dropping-particle&quot;:&quot;&quot;,&quot;non-dropping-particle&quot;:&quot;&quot;},{&quot;family&quot;:&quot;Kosovic&quot;,&quot;given&quot;:&quot;Branko&quot;,&quot;parse-names&quot;:false,&quot;dropping-particle&quot;:&quot;&quot;,&quot;non-dropping-particle&quot;:&quot;&quot;},{&quot;family&quot;:&quot;Lundquist&quot;,&quot;given&quot;:&quot;Katherine A.&quot;,&quot;parse-names&quot;:false,&quot;dropping-particle&quot;:&quot;&quot;,&quot;non-dropping-particle&quot;:&quot;&quot;},{&quot;family&quot;:&quot;Draxl&quot;,&quot;given&quot;:&quot;Caroline&quot;,&quot;parse-names&quot;:false,&quot;dropping-particle&quot;:&quot;&quot;,&quot;non-dropping-particle&quot;:&quot;&quot;},{&quot;family&quot;:&quot;Lundquist&quot;,&quot;given&quot;:&quot;Julie K.&quot;,&quot;parse-names&quot;:false,&quot;dropping-particle&quot;:&quot;&quot;,&quot;non-dropping-particle&quot;:&quot;&quot;},{&quot;family&quot;:&quot;McCaa&quot;,&quot;given&quot;:&quot;Jim&quot;,&quot;parse-names&quot;:false,&quot;dropping-particle&quot;:&quot;&quot;,&quot;non-dropping-particle&quot;:&quot;&quot;},{&quot;family&quot;:&quot;McCaffrey&quot;,&quot;given&quot;:&quot;Katherine&quot;,&quot;parse-names&quot;:false,&quot;dropping-particle&quot;:&quot;&quot;,&quot;non-dropping-particle&quot;:&quot;&quot;},{&quot;family&quot;:&quot;Lantz&quot;,&quot;given&quot;:&quot;Kathy&quot;,&quot;parse-names&quot;:false,&quot;dropping-particle&quot;:&quot;&quot;,&quot;non-dropping-particle&quot;:&quot;&quot;},{&quot;family&quot;:&quot;Long&quot;,&quot;given&quot;:&quot;Chuck&quot;,&quot;parse-names&quot;:false,&quot;dropping-particle&quot;:&quot;&quot;,&quot;non-dropping-particle&quot;:&quot;&quot;},{&quot;family&quot;:&quot;Wilczak&quot;,&quot;given&quot;:&quot;Jim&quot;,&quot;parse-names&quot;:false,&quot;dropping-particle&quot;:&quot;&quot;,&quot;non-dropping-particle&quot;:&quot;&quot;},{&quot;family&quot;:&quot;Banta&quot;,&quot;given&quot;:&quot;Robert&quot;,&quot;parse-names&quot;:false,&quot;dropping-particle&quot;:&quot;&quot;,&quot;non-dropping-particle&quot;:&quot;&quot;},{&quot;family&quot;:&quot;Marquis&quot;,&quot;given&quot;:&quot;Melinda&quot;,&quot;parse-names&quot;:false,&quot;dropping-particle&quot;:&quot;&quot;,&quot;non-dropping-particle&quot;:&quot;&quot;},{&quot;family&quot;:&quot;Redfern&quot;,&quot;given&quot;:&quot;Stephanie&quot;,&quot;parse-names&quot;:false,&quot;dropping-particle&quot;:&quot;&quot;,&quot;non-dropping-particle&quot;:&quot;&quot;},{&quot;family&quot;:&quot;Berg&quot;,&quot;given&quot;:&quot;Larry K.&quot;,&quot;parse-names&quot;:false,&quot;dropping-particle&quot;:&quot;&quot;,&quot;non-dropping-particle&quot;:&quot;&quot;},{&quot;family&quot;:&quot;Shaw&quot;,&quot;given&quot;:&quot;Will&quot;,&quot;parse-names&quot;:false,&quot;dropping-particle&quot;:&quot;&quot;,&quot;non-dropping-particle&quot;:&quot;&quot;},{&quot;family&quot;:&quot;Cline&quot;,&quot;given&quot;:&quot;Joel&quot;,&quot;parse-names&quot;:false,&quot;dropping-particle&quot;:&quot;&quot;,&quot;non-dropping-particle&quot;:&quot;&quot;}],&quot;container-title&quot;:&quot;Bulletin of the American Meteorological Society&quot;,&quot;accessed&quot;:{&quot;date-parts&quot;:[[2022,1,4]]},&quot;DOI&quot;:&quot;10.1175/BAMS-D-18-0040.1&quot;,&quot;ISSN&quot;:&quot;0003-0007&quot;,&quot;URL&quot;:&quot;https://journals.ametsoc.org/view/journals/bams/100/11/bams-d-18-0040.1.xml&quot;,&quot;issued&quot;:{&quot;date-parts&quot;:[[2019,11,1]]},&quot;page&quot;:&quot;2201-2220&quot;,&quot;abstract&quot;:&quot;Operational numerical weather prediction models are being developed to improve wind energy forecasts by leveraging a multiscale dataset from the Second Wind Forecast Improvement Project field campaign in the U.S. Northwest.&quot;,&quot;publisher&quot;:&quot;American Meteorological Society&quot;,&quot;issue&quot;:&quot;11&quot;,&quot;volume&quot;:&quot;100&quot;,&quot;container-title-short&quot;:&quot;Bull Am Meteorol Soc&quot;}},{&quot;id&quot;:&quot;9b3572cf-cb31-378a-beb8-d92cf2342773&quot;,&quot;isTemporary&quot;:false,&quot;itemData&quot;:{&quot;type&quot;:&quot;article-journal&quot;,&quot;id&quot;:&quot;9b3572cf-cb31-378a-beb8-d92cf2342773&quot;,&quot;title&quot;:&quot;The Wind Forecast Improvement Project (WFIP): A Public–Private Partnership Addressing Wind Energy Forecast Needs&quot;,&quot;author&quot;:[{&quot;family&quot;:&quot;Wilczak&quot;,&quot;given&quot;:&quot;James&quot;,&quot;parse-names&quot;:false,&quot;dropping-particle&quot;:&quot;&quot;,&quot;non-dropping-particle&quot;:&quot;&quot;},{&quot;family&quot;:&quot;Finley&quot;,&quot;given&quot;:&quot;Cathy&quot;,&quot;parse-names&quot;:false,&quot;dropping-particle&quot;:&quot;&quot;,&quot;non-dropping-particle&quot;:&quot;&quot;},{&quot;family&quot;:&quot;Freedman&quot;,&quot;given&quot;:&quot;Jeff&quot;,&quot;parse-names&quot;:false,&quot;dropping-particle&quot;:&quot;&quot;,&quot;non-dropping-particle&quot;:&quot;&quot;},{&quot;family&quot;:&quot;Cline&quot;,&quot;given&quot;:&quot;Joel&quot;,&quot;parse-names&quot;:false,&quot;dropping-particle&quot;:&quot;&quot;,&quot;non-dropping-particle&quot;:&quot;&quot;},{&quot;family&quot;:&quot;Bianco&quot;,&quot;given&quot;:&quot;Laura&quot;,&quot;parse-names&quot;:false,&quot;dropping-particle&quot;:&quot;&quot;,&quot;non-dropping-particle&quot;:&quot;&quot;},{&quot;family&quot;:&quot;Olson&quot;,&quot;given&quot;:&quot;Joseph&quot;,&quot;parse-names&quot;:false,&quot;dropping-particle&quot;:&quot;&quot;,&quot;non-dropping-particle&quot;:&quot;&quot;},{&quot;family&quot;:&quot;Djalalova&quot;,&quot;given&quot;:&quot;Irina&quot;,&quot;parse-names&quot;:false,&quot;dropping-particle&quot;:&quot;&quot;,&quot;non-dropping-particle&quot;:&quot;&quot;},{&quot;family&quot;:&quot;Sheridan&quot;,&quot;given&quot;:&quot;Lindsay&quot;,&quot;parse-names&quot;:false,&quot;dropping-particle&quot;:&quot;&quot;,&quot;non-dropping-particle&quot;:&quot;&quot;},{&quot;family&quot;:&quot;Ahlstrom&quot;,&quot;given&quot;:&quot;Mark&quot;,&quot;parse-names&quot;:false,&quot;dropping-particle&quot;:&quot;&quot;,&quot;non-dropping-particle&quot;:&quot;&quot;},{&quot;family&quot;:&quot;Manobianco&quot;,&quot;given&quot;:&quot;John&quot;,&quot;parse-names&quot;:false,&quot;dropping-particle&quot;:&quot;&quot;,&quot;non-dropping-particle&quot;:&quot;&quot;},{&quot;family&quot;:&quot;Zack&quot;,&quot;given&quot;:&quot;John&quot;,&quot;parse-names&quot;:false,&quot;dropping-particle&quot;:&quot;&quot;,&quot;non-dropping-particle&quot;:&quot;&quot;},{&quot;family&quot;:&quot;Carley&quot;,&quot;given&quot;:&quot;Jacob R&quot;,&quot;parse-names&quot;:false,&quot;dropping-particle&quot;:&quot;&quot;,&quot;non-dropping-particle&quot;:&quot;&quot;},{&quot;family&quot;:&quot;Benjamin&quot;,&quot;given&quot;:&quot;Stan&quot;,&quot;parse-names&quot;:false,&quot;dropping-particle&quot;:&quot;&quot;,&quot;non-dropping-particle&quot;:&quot;&quot;},{&quot;family&quot;:&quot;Coulter&quot;,&quot;given&quot;:&quot;Richard&quot;,&quot;parse-names&quot;:false,&quot;dropping-particle&quot;:&quot;&quot;,&quot;non-dropping-particle&quot;:&quot;&quot;},{&quot;family&quot;:&quot;Berg&quot;,&quot;given&quot;:&quot;Larry K&quot;,&quot;parse-names&quot;:false,&quot;dropping-particle&quot;:&quot;&quot;,&quot;non-dropping-particle&quot;:&quot;&quot;},{&quot;family&quot;:&quot;Mirocha&quot;,&quot;given&quot;:&quot;Jeffrey&quot;,&quot;parse-names&quot;:false,&quot;dropping-particle&quot;:&quot;&quot;,&quot;non-dropping-particle&quot;:&quot;&quot;},{&quot;family&quot;:&quot;Clawson&quot;,&quot;given&quot;:&quot;Kirk&quot;,&quot;parse-names&quot;:false,&quot;dropping-particle&quot;:&quot;&quot;,&quot;non-dropping-particle&quot;:&quot;&quot;},{&quot;family&quot;:&quot;Natenberg&quot;,&quot;given&quot;:&quot;Edward&quot;,&quot;parse-names&quot;:false,&quot;dropping-particle&quot;:&quot;&quot;,&quot;non-dropping-particle&quot;:&quot;&quot;},{&quot;family&quot;:&quot;Marquis&quot;,&quot;given&quot;:&quot;Melinda&quot;,&quot;parse-names&quot;:false,&quot;dropping-particle&quot;:&quot;&quot;,&quot;non-dropping-particle&quot;:&quot;&quot;}],&quot;title-short&quot;:&quot;The Wind Forecast Improvement Project (WFIP)&quot;,&quot;container-title&quot;:&quot;Bulletin of the American Meteorological Society&quot;,&quot;DOI&quot;:&quot;10.1175/BAMS-D-14-00107.1&quot;,&quot;ISBN&quot;:&quot;0003-0007&quot;,&quot;URL&quot;:&quot;http://journals.ametsoc.org/doi/10.1175/BAMS-D-14-00107.1&quot;,&quot;issued&quot;:{&quot;date-parts&quot;:[[2015]]},&quot;page&quot;:&quot;1699-1718&quot;,&quot;abstract&quot;:&quot;The Wind Forecast Improvement Project (WFIP) is a public–private research program, the goal of which is to improve the accuracy of short-term (0–6 h) wind power forecasts for the wind energy industry. WFIP was sponsored by the U.S. Department of Energy (DOE), with partners that included the National Oceanic and Atmospheric Administration (NOAA), private forecasting companies (WindLogics and AWS Truepower), DOE national laboratories, grid operators, and universities. WFIP employed two avenues for improving wind power forecasts: first, through the collection of special observations to be assimilated into forecast models and, second, by upgrading NWP forecast models and ensembles. The new observations were collected during concurrent year-long field campaigns in two high wind energy resource areas of the United States (the upper Great Plains and Texas) and included 12 wind profiling radars, 12 sodars, several lidars and surface flux stations, 184 instrumented tall towers, and over 400 nacelle anemometers. Results demonstrate that a substantial reduction (12%–5% for forecast hours 1–12) in power RMSE was achieved from the combination of improved numerical weather prediction models and assimilation of new observations, equivalent to the previous decade’s worth of improvements found for low-level winds in NOAA/National Weather Service (NWS) operational weather forecast models. Data-denial experiments run over select periods of time demonstrate that up to a 6% improvement came from the new observations. Ensemble forecasts developed by the private sector partners also produced significant improvements in power production and ramp prediction. Based on the success of WFIP, DOE is planning follow-on field programs.&quot;,&quot;issue&quot;:&quot;10&quot;,&quot;volume&quot;:&quot;96&quot;,&quot;container-title-short&quot;:&quot;Bull Am Meteorol Soc&quot;}},{&quot;id&quot;:&quot;ab1c1bdf-ab84-3eb5-b61b-6ba260af4276&quot;,&quot;isTemporary&quot;:false,&quot;itemData&quot;:{&quot;type&quot;:&quot;article-journal&quot;,&quot;id&quot;:&quot;ab1c1bdf-ab84-3eb5-b61b-6ba260af4276&quot;,&quot;title&quot;:&quot;The Second Wind Forecast Improvement Project (WFIP2): General Overview&quot;,&quot;author&quot;:[{&quot;family&quot;:&quot;Shaw&quot;,&quot;given&quot;:&quot;William J.&quot;,&quot;parse-names&quot;:false,&quot;dropping-particle&quot;:&quot;&quot;,&quot;non-dropping-particle&quot;:&quot;&quot;},{&quot;family&quot;:&quot;Berg&quot;,&quot;given&quot;:&quot;Larry K.&quot;,&quot;parse-names&quot;:false,&quot;dropping-particle&quot;:&quot;&quot;,&quot;non-dropping-particle&quot;:&quot;&quot;},{&quot;family&quot;:&quot;Cline&quot;,&quot;given&quot;:&quot;Joel&quot;,&quot;parse-names&quot;:false,&quot;dropping-particle&quot;:&quot;&quot;,&quot;non-dropping-particle&quot;:&quot;&quot;},{&quot;family&quot;:&quot;Draxl&quot;,&quot;given&quot;:&quot;Caroline&quot;,&quot;parse-names&quot;:false,&quot;dropping-particle&quot;:&quot;&quot;,&quot;non-dropping-particle&quot;:&quot;&quot;},{&quot;family&quot;:&quot;Djalalova&quot;,&quot;given&quot;:&quot;Irina&quot;,&quot;parse-names&quot;:false,&quot;dropping-particle&quot;:&quot;&quot;,&quot;non-dropping-particle&quot;:&quot;&quot;},{&quot;family&quot;:&quot;Grimit&quot;,&quot;given&quot;:&quot;Eric P.&quot;,&quot;parse-names&quot;:false,&quot;dropping-particle&quot;:&quot;&quot;,&quot;non-dropping-particle&quot;:&quot;&quot;},{&quot;family&quot;:&quot;Lundquist&quot;,&quot;given&quot;:&quot;Julie K.&quot;,&quot;parse-names&quot;:false,&quot;dropping-particle&quot;:&quot;&quot;,&quot;non-dropping-particle&quot;:&quot;&quot;},{&quot;family&quot;:&quot;Marquis&quot;,&quot;given&quot;:&quot;Melinda&quot;,&quot;parse-names&quot;:false,&quot;dropping-particle&quot;:&quot;&quot;,&quot;non-dropping-particle&quot;:&quot;&quot;},{&quot;family&quot;:&quot;McCaa&quot;,&quot;given&quot;:&quot;Jim&quot;,&quot;parse-names&quot;:false,&quot;dropping-particle&quot;:&quot;&quot;,&quot;non-dropping-particle&quot;:&quot;&quot;},{&quot;family&quot;:&quot;Olson&quot;,&quot;given&quot;:&quot;Joseph B.&quot;,&quot;parse-names&quot;:false,&quot;dropping-particle&quot;:&quot;&quot;,&quot;non-dropping-particle&quot;:&quot;&quot;},{&quot;family&quot;:&quot;Sivaraman&quot;,&quot;given&quot;:&quot;Chitra&quot;,&quot;parse-names&quot;:false,&quot;dropping-particle&quot;:&quot;&quot;,&quot;non-dropping-particle&quot;:&quot;&quot;},{&quot;family&quot;:&quot;Sharp&quot;,&quot;given&quot;:&quot;Justin&quot;,&quot;parse-names&quot;:false,&quot;dropping-particle&quot;:&quot;&quot;,&quot;non-dropping-particle&quot;:&quot;&quot;},{&quot;family&quot;:&quot;Wilczak&quot;,&quot;given&quot;:&quot;James M.&quot;,&quot;parse-names&quot;:false,&quot;dropping-particle&quot;:&quot;&quot;,&quot;non-dropping-particle&quot;:&quot;&quot;}],&quot;container-title&quot;:&quot;Bulletin of the American Meteorological Society&quot;,&quot;accessed&quot;:{&quot;date-parts&quot;:[[2021,12,13]]},&quot;DOI&quot;:&quot;10.1175/BAMS-D-18-0036.1&quot;,&quot;ISSN&quot;:&quot;0003-0007&quot;,&quot;URL&quot;:&quot;https://journals.ametsoc.org/view/journals/bams/100/9/bams-d-18-0036.1.xml&quot;,&quot;issued&quot;:{&quot;date-parts&quot;:[[2019,9,1]]},&quot;page&quot;:&quot;1687-1699&quot;,&quot;abstract&quot;:&quot;WFIP2 was a comprehensive field and modeling study aimed at improving wind forecasts at wind turbine heights in complex terrain. A unique and valuable feature of WFIP2 was the 18-month duration of the comprehensively nested observational component. To our knowledge, no other complex-terrain datasets document this spatial and temporal range to provide opportunities to validate model improvements with comprehensive observations. An additional strength of this study was the collaboration among DOE and NOAA laboratories and industry. Not only were the research teams able to make significant advances in fundamental atmospheric science and addressing shortcomings of subgrid-scale parameterizations and numerical methods, but the engagement of NOAA and industry also provided paths to immediate dissemination of the results to operational users. As a consequence, improved treatments of vertical mixing and surface friction in complex terrain are now included in the NWS operational forecasts. Further, decision support tools have been developed and transferred to the wind energy industry. These tools include both improved modeling and quantification of associated forecast uncertainties in an interface that allows easy visualization of both forecast power ramps and the confidence associated with them.&quot;,&quot;publisher&quot;:&quot;American Meteorological Society&quot;,&quot;issue&quot;:&quot;9&quot;,&quot;volume&quot;:&quot;100&quot;,&quot;container-title-short&quot;:&quot;Bull Am Meteorol Soc&quot;}}],&quot;manualOverride&quot;:{&quot;citeprocText&quot;:&quot;[8,9,38]&quot;,&quot;manualOverrideText&quot;:&quot;&quot;,&quot;isManuallyOverridden&quot;:false}},{&quot;properties&quot;:{&quot;noteIndex&quot;:0},&quot;citationID&quot;:&quot;MENDELEY_CITATION_acab48dc-aa9f-489c-bc70-12456cd87623&quot;,&quot;isEdited&quot;:false,&quot;citationTag&quot;:&quot;MENDELEY_CITATION_v3_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&quot;,&quot;citationItems&quot;:[{&quot;id&quot;:&quot;c071b782-4e67-317a-8fb4-88437a6b8309&quot;,&quot;isTemporary&quot;:false,&quot;itemData&quot;:{&quot;type&quot;:&quot;article-journal&quot;,&quot;id&quot;:&quot;c071b782-4e67-317a-8fb4-88437a6b8309&quot;,&quot;title&quot;:&quot;Mountain waves can impact wind power generation&quot;,&quot;author&quot;:[{&quot;family&quot;:&quot;Draxl&quot;,&quot;given&quot;:&quot;Caroline&quot;,&quot;parse-names&quot;:false,&quot;dropping-particle&quot;:&quot;&quot;,&quot;non-dropping-particle&quot;:&quot;&quot;},{&quot;family&quot;:&quot;Worsnop&quot;,&quot;given&quot;:&quot;Rochelle P.&quot;,&quot;parse-names&quot;:false,&quot;dropping-particle&quot;:&quot;&quot;,&quot;non-dropping-particle&quot;:&quot;&quot;},{&quot;family&quot;:&quot;Xia&quot;,&quot;given&quot;:&quot;Geng&quot;,&quot;parse-names&quot;:false,&quot;dropping-particle&quot;:&quot;&quot;,&quot;non-dropping-particle&quot;:&quot;&quot;},{&quot;family&quot;:&quot;Pichugina&quot;,&quot;given&quot;:&quot;Yelena&quot;,&quot;parse-names&quot;:false,&quot;dropping-particle&quot;:&quot;&quot;,&quot;non-dropping-particle&quot;:&quot;&quot;},{&quot;family&quot;:&quot;Chand&quot;,&quot;given&quot;:&quot;Duli&quot;,&quot;parse-names&quot;:false,&quot;dropping-particle&quot;:&quot;&quot;,&quot;non-dropping-particle&quot;:&quot;&quot;},{&quot;family&quot;:&quot;Lundquist&quot;,&quot;given&quot;:&quot;Julie K.&quot;,&quot;parse-names&quot;:false,&quot;dropping-particle&quot;:&quot;&quot;,&quot;non-dropping-particle&quot;:&quot;&quot;},{&quot;family&quot;:&quot;Sharp&quot;,&quot;given&quot;:&quot;Justin&quot;,&quot;parse-names&quot;:false,&quot;dropping-particle&quot;:&quot;&quot;,&quot;non-dropping-particle&quot;:&quot;&quot;},{&quot;family&quot;:&quot;Wedam&quot;,&quot;given&quot;:&quot;Garrett&quot;,&quot;parse-names&quot;:false,&quot;dropping-particle&quot;:&quot;&quot;,&quot;non-dropping-particle&quot;:&quot;&quot;},{&quot;family&quot;:&quot;Wilczak&quot;,&quot;given&quot;:&quot;James M.&quot;,&quot;parse-names&quot;:false,&quot;dropping-particle&quot;:&quot;&quot;,&quot;non-dropping-particle&quot;:&quot;&quot;},{&quot;family&quot;:&quot;Berg&quot;,&quot;given&quot;:&quot;Larry K.&quot;,&quot;parse-names&quot;:false,&quot;dropping-particle&quot;:&quot;&quot;,&quot;non-dropping-particle&quot;:&quot;&quot;}],&quot;container-title&quot;:&quot;Wind Energy Science&quot;,&quot;accessed&quot;:{&quot;date-parts&quot;:[[2022,1,2]]},&quot;DOI&quot;:&quot;10.5194/WES-6-45-2021&quot;,&quot;ISSN&quot;:&quot;23667451&quot;,&quot;issued&quot;:{&quot;date-parts&quot;:[[2021,1,7]]},&quot;page&quot;:&quot;45-60&quot;,&quot;abstract&quot;:&quot;Mountains can modify the weather downstream of the terrain. In particular, when stably stratified air ascends a mountain barrier, buoyancy perturbations develop. These perturbations can trigger mountain waves downstream of the mountains that can reach deep into the atmospheric boundary layer where wind turbines operate. Several such cases of mountain waves occurred during the Second Wind Forecast Improvement Project (WFIP2) in the Columbia River basin in the lee of the Cascade Range bounding the states of Washington and Oregon in the Pacific Northwest of the United States. Signals from the mountain waves appear in boundary layer sodar and lidar observations as well as in nacelle wind speeds and power observations from wind plants. Weather Research and Forecasting (WRF) model simulations also produce mountain waves and are compared to satellite, lidar, and sodar observations. Simulated mountain wave wavelengths and wave propagation speeds (group velocities) are analyzed using the fast Fourier transform. We found that not all mountain waves exhibit the same speed and conclude that the speed of propagation, magnitudes of wind speeds, or wavelengths are important parameters for forecasters to recognize the risk for mountain waves and associated large drops or surges in power. When analyzing wind farm power output and nacelle wind speeds, we found that even small oscillations in wind speed caused by mountain waves can induce oscillations between full-rated power of a wind farm and half of the power output, depending on the position of the mountain wave's crests and troughs. For the wind plant analyzed in this paper, mountain-wave-induced fluctuations translate to approximately 11% of the total wind farm output being influenced by mountain waves. Oscillations in measured wind speeds agree well with WRF simulations in timing and magnitude.We conclude that mountain waves can impact wind turbine and wind farm power output and, therefore, should be considered in complex terrain when designing, building, and forecasting for wind farms.&quot;,&quot;publisher&quot;:&quot;Copernicus GmbH&quot;,&quot;issue&quot;:&quot;1&quot;,&quot;volume&quot;:&quot;6&quot;,&quot;container-title-short&quot;:&quot;&quot;}}],&quot;manualOverride&quot;:{&quot;citeprocText&quot;:&quot;[39]&quot;,&quot;manualOverrideText&quot;:&quot;&quot;,&quot;isManuallyOverridden&quot;:false}},{&quot;properties&quot;:{&quot;noteIndex&quot;:0},&quot;citationID&quot;:&quot;MENDELEY_CITATION_887f153e-543a-427a-8659-9df15a88ebee&quot;,&quot;isEdited&quot;:false,&quot;citationTag&quot;:&quot;MENDELEY_CITATION_v3_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&quot;,&quot;citationItems&quot;:[{&quot;id&quot;:&quot;6eb05b75-ee8e-3f40-b6a5-e1098af8e32c&quot;,&quot;isTemporary&quot;:false,&quot;itemData&quot;:{&quot;type&quot;:&quot;article-journal&quot;,&quot;id&quot;:&quot;6eb05b75-ee8e-3f40-b6a5-e1098af8e32c&quot;,&quot;title&quot;:&quot;Visualizing Multiple Measures of Forecast Quality&quot;,&quot;author&quot;:[{&quot;family&quot;:&quot;Roebber&quot;,&quot;given&quot;:&quot;Paul J.&quot;,&quot;parse-names&quot;:false,&quot;dropping-particle&quot;:&quot;&quot;,&quot;non-dropping-particle&quot;:&quot;&quot;}],&quot;container-title&quot;:&quot;Weather and Forecasting&quot;,&quot;accessed&quot;:{&quot;date-parts&quot;:[[2021,11,2]]},&quot;DOI&quot;:&quot;10.1175/2008WAF2222159.1&quot;,&quot;ISSN&quot;:&quot;1520-0434&quot;,&quot;URL&quot;:&quot;https://journals.ametsoc.org/view/journals/wefo/24/2/2008waf2222159_1.xml&quot;,&quot;issued&quot;:{&quot;date-parts&quot;:[[2009,4,1]]},&quot;page&quot;:&quot;601-608&quot;,&quot;abstract&quot;:&quot;A method for visually representing multiple measures of dichotomous (yes-no) forecast quality (probability of detection, false alarm ratio, bias, and critical success index) in a single diagram is presented. Illustration of the method is provided using performance statistics from two previously published forecast verification studies (snowfall density and convective initiation) and a verification of several new forecast datasets: Storm Prediction Center forecasts of severe storms (nontornadic and tornadic), Hydrometeorological Prediction Center forecasts of heavy precipitation (greater than 12.5 mm in a 6-h period), National Weather Service Forecast Office terminal aviation forecasts (ceiling and visibility), and medium-range ensemble forecasts of 500-hPa height anomalies. The use of such verification metrics in concert with more detailed investigations to advance forecasting is briefly discussed. © 2009 American Meteorological Society.&quot;,&quot;publisher&quot;:&quot;American Meteorological Society&quot;,&quot;issue&quot;:&quot;2&quot;,&quot;volume&quot;:&quot;24&quot;,&quot;container-title-short&quot;:&quot;&quot;}}],&quot;manualOverride&quot;:{&quot;isManuallyOverridden&quot;:false,&quot;manualOverrideText&quot;:&quot;&quot;,&quot;citeprocText&quot;:&quot;[32]&quot;}},{&quot;properties&quot;:{&quot;noteIndex&quot;:0},&quot;citationID&quot;:&quot;MENDELEY_CITATION_5c112ecd-97fb-44a4-84b0-e61e1583779b&quot;,&quot;isEdited&quot;:false,&quot;citationTag&quot;:&quot;MENDELEY_CITATION_v3_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&quot;,&quot;citationItems&quot;:[{&quot;id&quot;:&quot;d5ff8f16-5fdb-3aa2-9b19-e15dbdf37662&quot;,&quot;isTemporary&quot;:false,&quot;itemData&quot;:{&quot;type&quot;:&quot;report&quot;,&quot;id&quot;:&quot;d5ff8f16-5fdb-3aa2-9b19-e15dbdf37662&quot;,&quot;title&quot;:&quot;Expert Group Report on Recommended Practices for Selecting Renewable Power Forecasting Solutions - Part 1: Forecast Solution Selection Proces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issued&quot;:{&quot;date-parts&quot;:[[2019]]},&quot;number-of-pages&quot;:&quot;48&quot;,&quot;container-title-short&quot;:&quot;&quot;}},{&quot;id&quot;:&quot;ae352a44-0aa4-3cbc-831e-fadd937e44da&quot;,&quot;isTemporary&quot;:false,&quot;itemData&quot;:{&quot;type&quot;:&quot;report&quot;,&quot;id&quot;:&quot;ae352a44-0aa4-3cbc-831e-fadd937e44da&quot;,&quot;title&quot;:&quot;Expert Group Report on Recommended Practices For Selecting Renewable Power Forecasting Solutions - Part 2: Designing and Executing Forecasting Benchmarks and Trials&quot;,&quot;author&quot;:[{&quot;family&quot;:&quot;Möhrlen&quot;,&quot;given&quot;:&quot;Corinna&quot;,&quot;parse-names&quot;:false,&quot;dropping-particle&quot;:&quot;&quot;,&quot;non-dropping-particle&quot;:&quot;&quot;},{&quot;family&quot;:&quot;Zack&quot;,&quot;given&quot;:&quot;John&quot;,&quot;parse-names&quot;:false,&quot;dropping-particle&quot;:&quot;&quot;,&quot;non-dropping-particle&quot;:&quot;&quot;},{&quot;family&quot;:&quot;Lerner&quot;,&quot;given&quot;:&quot;Jeffrey&quot;,&quot;parse-names&quot;:false,&quot;dropping-particle&quot;:&quot;&quot;,&quot;non-dropping-particle&quot;:&quot;&quot;}],&quot;issued&quot;:{&quot;date-parts&quot;:[[2019]]},&quot;number-of-pages&quot;:&quot;29&quot;,&quot;container-title-short&quot;:&quot;&quot;}}],&quot;manualOverride&quot;:{&quot;isManuallyOverridden&quot;:false,&quot;manualOverrideText&quot;:&quot;&quot;,&quot;citeprocText&quot;:&quot;[4,5]&quot;}},{&quot;properties&quot;:{&quot;noteIndex&quot;:0},&quot;citationID&quot;:&quot;MENDELEY_CITATION_b9627c93-9e03-4b72-9dac-0c197fa4f3eb&quot;,&quot;isEdited&quot;:false,&quot;citationTag&quot;:&quot;MENDELEY_CITATION_v3_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&quot;,&quot;citationItems&quot;:[{&quot;id&quot;:&quot;eb10e192-4d72-3008-a8bf-5309f80d7821&quot;,&quot;isTemporary&quot;:false,&quot;itemData&quot;:{&quot;type&quot;:&quot;article-journal&quot;,&quot;id&quot;:&quot;eb10e192-4d72-3008-a8bf-5309f80d7821&quot;,&quot;title&quot;:&quot;An introduction to multivariate probabilistic forecast evaluation&quot;,&quot;author&quot;:[{&quot;family&quot;:&quot;Bjerregård&quot;,&quot;given&quot;:&quot;Mathias Blicher&quot;,&quot;parse-names&quot;:false,&quot;dropping-particle&quot;:&quot;&quot;,&quot;non-dropping-particle&quot;:&quot;&quot;},{&quot;family&quot;:&quot;Møller&quot;,&quot;given&quot;:&quot;Jan Kloppenborg&quot;,&quot;parse-names&quot;:false,&quot;dropping-particle&quot;:&quot;&quot;,&quot;non-dropping-particle&quot;:&quot;&quot;},{&quot;family&quot;:&quot;Madsen&quot;,&quot;given&quot;:&quot;Henrik&quot;,&quot;parse-names&quot;:false,&quot;dropping-particle&quot;:&quot;&quot;,&quot;non-dropping-particle&quot;:&quot;&quot;}],&quot;container-title&quot;:&quot;Energy and AI&quot;,&quot;accessed&quot;:{&quot;date-parts&quot;:[[2022,2,20]]},&quot;DOI&quot;:&quot;10.1016/J.EGYAI.2021.100058&quot;,&quot;ISSN&quot;:&quot;2666-5468&quot;,&quot;issued&quot;:{&quot;date-parts&quot;:[[2021,6,1]]},&quot;abstract&quot;:&quot;Probabilistic forecasting is becoming increasingly important for a wide range of applications, especially for energy systems such as forecasting wind power production. A need for proper evaluation of probabilistic forecasts follows naturally with this, because evaluation is the key to improving the forecasts. Although plenty of excellent reviews and research papers on probabilistic forecast evaluation already exist, we find that there is a need for an introduction with some practical application. In particular, many forecast scenarios in energy systems are inherently multivariate, and while univariate evaluation methods are well understood and documented, only limited and scattered work has been done on their multivariate counterparts. This paper therefore contains a review of a selected set of probabilistic forecast evaluation methods, primarily scoring rules, as well as practical sections that explain how these methods can be calculated and estimated. In three case studies featuring simple autoregressive models, stochastic differential equations and real wind power data, we implement, apply and discuss the logarithmic score, the continuous ranked probability score and the variogram score for forecasting problems of varying dimension. Finally, the advantages and disadvantages of the three scoring rules are highlighted, and this provides a significant step towards deciding on an evaluation method for a given multivariate forecast scenario including forecast scenarios relevant for energy systems.&quot;,&quot;publisher&quot;:&quot;Elsevier&quot;,&quot;volume&quot;:&quot;4&quot;}}],&quot;manualOverride&quot;:{&quot;citeprocText&quot;:&quot;[40]&quot;,&quot;manualOverrideText&quot;:&quot;&quot;,&quot;isManuallyOverridden&quot;:false}}]"/>
    <we:property name="MENDELEY_CITATIONS_STYLE" value="{&quot;id&quot;:&quot;https://www.zotero.org/styles/renewable-energy&quot;,&quot;title&quot;:&quot;Renewable Energy&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FA67BB8893134191D9394909D4A940" ma:contentTypeVersion="12" ma:contentTypeDescription="Create a new document." ma:contentTypeScope="" ma:versionID="7c9b21a987813599722e3730cd6eaecb">
  <xsd:schema xmlns:xsd="http://www.w3.org/2001/XMLSchema" xmlns:xs="http://www.w3.org/2001/XMLSchema" xmlns:p="http://schemas.microsoft.com/office/2006/metadata/properties" xmlns:ns2="8f8875c8-43a9-487a-8483-c93934f2a15b" xmlns:ns3="0822d87c-9f4b-4af0-9aff-df69078804cc" targetNamespace="http://schemas.microsoft.com/office/2006/metadata/properties" ma:root="true" ma:fieldsID="b378793884891a40cc43184d8f2d233b" ns2:_="" ns3:_="">
    <xsd:import namespace="8f8875c8-43a9-487a-8483-c93934f2a15b"/>
    <xsd:import namespace="0822d87c-9f4b-4af0-9aff-df69078804cc"/>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8875c8-43a9-487a-8483-c93934f2a15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22d87c-9f4b-4af0-9aff-df69078804c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692C2-D0BE-4612-A636-0A340A43F5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8875c8-43a9-487a-8483-c93934f2a15b"/>
    <ds:schemaRef ds:uri="0822d87c-9f4b-4af0-9aff-df69078804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BFD7228-1354-4EFB-A4EC-BB725330CC3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60A41E-572B-49C8-8C8C-07157C22081B}">
  <ds:schemaRefs>
    <ds:schemaRef ds:uri="http://schemas.microsoft.com/sharepoint/v3/contenttype/forms"/>
  </ds:schemaRefs>
</ds:datastoreItem>
</file>

<file path=customXml/itemProps4.xml><?xml version="1.0" encoding="utf-8"?>
<ds:datastoreItem xmlns:ds="http://schemas.openxmlformats.org/officeDocument/2006/customXml" ds:itemID="{77BBFA9C-A8F4-467F-9395-B1C46A4B23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510</TotalTime>
  <Pages>41</Pages>
  <Words>11774</Words>
  <Characters>67117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ACM</Company>
  <LinksUpToDate>false</LinksUpToDate>
  <CharactersWithSpaces>78734</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SIGCHI</dc:creator>
  <cp:keywords>Guides, instructions, Author's kit, Conference Publications</cp:keywords>
  <dc:description/>
  <cp:lastModifiedBy>Carter, Laura</cp:lastModifiedBy>
  <cp:revision>44</cp:revision>
  <cp:lastPrinted>2018-12-26T15:25:00Z</cp:lastPrinted>
  <dcterms:created xsi:type="dcterms:W3CDTF">2022-06-03T17:41:00Z</dcterms:created>
  <dcterms:modified xsi:type="dcterms:W3CDTF">2022-06-06T21:37:00Z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ContentTypeId">
    <vt:lpwstr>0x010100CDFA67BB8893134191D9394909D4A940</vt:lpwstr>
  </property>
  <property fmtid="{D5CDD505-2E9C-101B-9397-08002B2CF9AE}" pid="5" name="Order">
    <vt:r8>3217400</vt:r8>
  </property>
  <property fmtid="{D5CDD505-2E9C-101B-9397-08002B2CF9AE}" pid="6" name="ComplianceAssetId">
    <vt:lpwstr/>
  </property>
</Properties>
</file>